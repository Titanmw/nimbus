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72A6659" w14:textId="77777777" w:rsidR="00804922" w:rsidRPr="00A14F8D" w:rsidRDefault="00804922" w:rsidP="00A14F8D">
      <w:pPr>
        <w:spacing w:after="0" w:line="240" w:lineRule="auto"/>
        <w:jc w:val="center"/>
        <w:rPr>
          <w:b/>
          <w:sz w:val="48"/>
          <w:szCs w:val="48"/>
        </w:rPr>
      </w:pPr>
    </w:p>
    <w:p w14:paraId="03BF5917" w14:textId="77777777" w:rsidR="00804922" w:rsidRPr="00D134DC" w:rsidRDefault="00804922" w:rsidP="00D134DC">
      <w:pPr>
        <w:spacing w:after="0" w:line="240" w:lineRule="auto"/>
        <w:jc w:val="center"/>
        <w:rPr>
          <w:b/>
          <w:sz w:val="48"/>
          <w:szCs w:val="48"/>
        </w:rPr>
      </w:pPr>
      <w:r w:rsidRPr="00D134DC">
        <w:rPr>
          <w:b/>
          <w:sz w:val="48"/>
          <w:szCs w:val="48"/>
        </w:rPr>
        <w:t>DIPLOMARBEIT</w:t>
      </w:r>
    </w:p>
    <w:p w14:paraId="0A37501D" w14:textId="77777777" w:rsidR="00804922" w:rsidRDefault="00804922" w:rsidP="00B47210">
      <w:pPr>
        <w:spacing w:after="0" w:line="240" w:lineRule="auto"/>
      </w:pPr>
    </w:p>
    <w:p w14:paraId="5DAB6C7B" w14:textId="77777777" w:rsidR="00804922" w:rsidRDefault="00804922" w:rsidP="00B47210">
      <w:pPr>
        <w:spacing w:after="0" w:line="240" w:lineRule="auto"/>
      </w:pPr>
    </w:p>
    <w:p w14:paraId="62A82073" w14:textId="1233B0C2" w:rsidR="00804922" w:rsidRPr="00D134DC" w:rsidRDefault="002470B2" w:rsidP="00D134DC">
      <w:pPr>
        <w:spacing w:after="0" w:line="240" w:lineRule="auto"/>
        <w:jc w:val="center"/>
        <w:rPr>
          <w:b/>
          <w:sz w:val="40"/>
          <w:szCs w:val="40"/>
        </w:rPr>
      </w:pPr>
      <w:sdt>
        <w:sdtPr>
          <w:rPr>
            <w:b/>
            <w:sz w:val="40"/>
            <w:szCs w:val="40"/>
          </w:rPr>
          <w:alias w:val="Titel"/>
          <w:tag w:val=""/>
          <w:id w:val="365802980"/>
          <w:placeholder>
            <w:docPart w:val="D0A6D67219DD45798CE0B5DCBF576E46"/>
          </w:placeholder>
          <w:dataBinding w:prefixMappings="xmlns:ns0='http://purl.org/dc/elements/1.1/' xmlns:ns1='http://schemas.openxmlformats.org/package/2006/metadata/core-properties' " w:xpath="/ns1:coreProperties[1]/ns0:title[1]" w:storeItemID="{6C3C8BC8-F283-45AE-878A-BAB7291924A1}"/>
          <w:text/>
        </w:sdtPr>
        <w:sdtContent>
          <w:r w:rsidR="0043356B" w:rsidRPr="0043356B">
            <w:rPr>
              <w:b/>
              <w:sz w:val="40"/>
              <w:szCs w:val="40"/>
            </w:rPr>
            <w:t>NIMBUS</w:t>
          </w:r>
        </w:sdtContent>
      </w:sdt>
    </w:p>
    <w:p w14:paraId="02EB378F" w14:textId="77777777" w:rsidR="00804922" w:rsidRDefault="00804922" w:rsidP="0075624D">
      <w:pPr>
        <w:tabs>
          <w:tab w:val="left" w:pos="426"/>
          <w:tab w:val="left" w:pos="1701"/>
        </w:tabs>
        <w:spacing w:after="0" w:line="240" w:lineRule="auto"/>
        <w:jc w:val="center"/>
        <w:rPr>
          <w:b/>
          <w:bCs/>
          <w:sz w:val="44"/>
          <w:szCs w:val="40"/>
        </w:rPr>
      </w:pPr>
    </w:p>
    <w:p w14:paraId="0203ABB1" w14:textId="77777777" w:rsidR="000E0E42" w:rsidRDefault="000E0E42" w:rsidP="0075624D">
      <w:pPr>
        <w:tabs>
          <w:tab w:val="left" w:pos="426"/>
          <w:tab w:val="left" w:pos="1701"/>
        </w:tabs>
        <w:spacing w:after="0" w:line="240" w:lineRule="auto"/>
        <w:jc w:val="center"/>
        <w:rPr>
          <w:b/>
          <w:bCs/>
          <w:sz w:val="44"/>
          <w:szCs w:val="40"/>
        </w:rPr>
      </w:pPr>
    </w:p>
    <w:p w14:paraId="65B0EDBF" w14:textId="3504867C" w:rsidR="000E0E42" w:rsidRPr="000E0E42" w:rsidRDefault="000E0E42" w:rsidP="000E0E42">
      <w:pPr>
        <w:tabs>
          <w:tab w:val="left" w:pos="426"/>
          <w:tab w:val="left" w:pos="1701"/>
        </w:tabs>
        <w:spacing w:after="0" w:line="240" w:lineRule="auto"/>
        <w:jc w:val="center"/>
        <w:rPr>
          <w:bCs/>
          <w:sz w:val="28"/>
          <w:szCs w:val="28"/>
        </w:rPr>
      </w:pPr>
      <w:r w:rsidRPr="000E0E42">
        <w:rPr>
          <w:bCs/>
          <w:noProof/>
          <w:sz w:val="28"/>
          <w:szCs w:val="28"/>
        </w:rPr>
        <w:drawing>
          <wp:inline distT="0" distB="0" distL="0" distR="0" wp14:anchorId="5E5E60B5" wp14:editId="1A627158">
            <wp:extent cx="5730240" cy="1615282"/>
            <wp:effectExtent l="0" t="0" r="0" b="0"/>
            <wp:docPr id="93997707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0619" cy="1621027"/>
                    </a:xfrm>
                    <a:prstGeom prst="rect">
                      <a:avLst/>
                    </a:prstGeom>
                    <a:noFill/>
                    <a:ln>
                      <a:noFill/>
                    </a:ln>
                  </pic:spPr>
                </pic:pic>
              </a:graphicData>
            </a:graphic>
          </wp:inline>
        </w:drawing>
      </w:r>
    </w:p>
    <w:p w14:paraId="6A05A809" w14:textId="77777777" w:rsidR="0082548E" w:rsidRDefault="0082548E" w:rsidP="0075624D">
      <w:pPr>
        <w:tabs>
          <w:tab w:val="left" w:pos="426"/>
          <w:tab w:val="left" w:pos="1701"/>
        </w:tabs>
        <w:spacing w:after="0" w:line="240" w:lineRule="auto"/>
        <w:jc w:val="center"/>
        <w:rPr>
          <w:bCs/>
          <w:sz w:val="28"/>
          <w:szCs w:val="28"/>
        </w:rPr>
      </w:pPr>
    </w:p>
    <w:p w14:paraId="3E796456" w14:textId="77777777" w:rsidR="00B732E9" w:rsidRDefault="00B732E9" w:rsidP="0075624D">
      <w:pPr>
        <w:tabs>
          <w:tab w:val="left" w:pos="426"/>
          <w:tab w:val="left" w:pos="1701"/>
        </w:tabs>
        <w:spacing w:after="0" w:line="240" w:lineRule="auto"/>
        <w:jc w:val="center"/>
        <w:rPr>
          <w:bCs/>
          <w:sz w:val="28"/>
          <w:szCs w:val="28"/>
        </w:rPr>
      </w:pPr>
    </w:p>
    <w:p w14:paraId="5A39BBE3" w14:textId="77777777" w:rsidR="00804922" w:rsidRDefault="00804922" w:rsidP="0075624D">
      <w:pPr>
        <w:snapToGrid w:val="0"/>
        <w:spacing w:after="0" w:line="240" w:lineRule="auto"/>
        <w:rPr>
          <w:b/>
          <w:i/>
          <w:color w:val="FFFFFF"/>
        </w:rPr>
      </w:pPr>
    </w:p>
    <w:p w14:paraId="41C8F396" w14:textId="14F38DAB" w:rsidR="00804922" w:rsidRDefault="00804922" w:rsidP="146695FD">
      <w:pPr>
        <w:spacing w:after="0"/>
        <w:rPr>
          <w:b/>
          <w:bCs/>
          <w:i/>
          <w:iCs/>
          <w:color w:val="FFFFFF"/>
        </w:rPr>
      </w:pPr>
    </w:p>
    <w:p w14:paraId="72A3D3EC" w14:textId="77777777" w:rsidR="00804922" w:rsidRDefault="00804922" w:rsidP="0075624D">
      <w:pPr>
        <w:tabs>
          <w:tab w:val="left" w:pos="426"/>
          <w:tab w:val="left" w:pos="2977"/>
        </w:tabs>
        <w:spacing w:after="0"/>
        <w:rPr>
          <w:rFonts w:cs="Tahoma"/>
          <w:bCs/>
          <w:sz w:val="16"/>
        </w:rPr>
      </w:pPr>
    </w:p>
    <w:p w14:paraId="6EC24EA4" w14:textId="639EAEC0" w:rsidR="00804922" w:rsidRDefault="00804922" w:rsidP="0075624D">
      <w:pPr>
        <w:tabs>
          <w:tab w:val="left" w:pos="426"/>
          <w:tab w:val="left" w:pos="2977"/>
        </w:tabs>
        <w:spacing w:after="0"/>
        <w:rPr>
          <w:rFonts w:cs="Tahoma"/>
          <w:bCs/>
          <w:sz w:val="28"/>
          <w:szCs w:val="28"/>
        </w:rPr>
      </w:pPr>
      <w:r>
        <w:rPr>
          <w:rFonts w:cs="Tahoma"/>
          <w:bCs/>
          <w:sz w:val="28"/>
          <w:szCs w:val="28"/>
        </w:rPr>
        <w:tab/>
        <w:t>Verfasser:</w:t>
      </w:r>
      <w:r>
        <w:rPr>
          <w:rFonts w:cs="Tahoma"/>
          <w:bCs/>
          <w:sz w:val="28"/>
          <w:szCs w:val="28"/>
        </w:rPr>
        <w:tab/>
      </w:r>
      <w:r w:rsidR="00043611">
        <w:rPr>
          <w:rFonts w:cs="Tahoma"/>
          <w:bCs/>
          <w:sz w:val="28"/>
          <w:szCs w:val="28"/>
        </w:rPr>
        <w:t xml:space="preserve">Janina </w:t>
      </w:r>
      <w:r w:rsidR="00CE330E">
        <w:rPr>
          <w:rFonts w:cs="Tahoma"/>
          <w:bCs/>
          <w:sz w:val="28"/>
          <w:szCs w:val="28"/>
        </w:rPr>
        <w:t>KOWATSCH</w:t>
      </w:r>
    </w:p>
    <w:p w14:paraId="32254091" w14:textId="5A192ECC" w:rsidR="00236A7A" w:rsidRDefault="00236A7A" w:rsidP="00236A7A">
      <w:pPr>
        <w:tabs>
          <w:tab w:val="left" w:pos="426"/>
          <w:tab w:val="left" w:pos="2977"/>
        </w:tabs>
        <w:spacing w:after="0"/>
        <w:rPr>
          <w:rFonts w:cs="Tahoma"/>
          <w:bCs/>
          <w:sz w:val="28"/>
          <w:szCs w:val="28"/>
        </w:rPr>
      </w:pPr>
      <w:r>
        <w:rPr>
          <w:rFonts w:cs="Tahoma"/>
          <w:bCs/>
          <w:sz w:val="28"/>
          <w:szCs w:val="28"/>
        </w:rPr>
        <w:tab/>
      </w:r>
      <w:r>
        <w:rPr>
          <w:rFonts w:cs="Tahoma"/>
          <w:bCs/>
          <w:sz w:val="28"/>
          <w:szCs w:val="28"/>
        </w:rPr>
        <w:tab/>
      </w:r>
      <w:r w:rsidR="00043611">
        <w:rPr>
          <w:rFonts w:cs="Tahoma"/>
          <w:bCs/>
          <w:sz w:val="28"/>
          <w:szCs w:val="28"/>
        </w:rPr>
        <w:t>Maximilian</w:t>
      </w:r>
      <w:r w:rsidR="00CE330E">
        <w:rPr>
          <w:rFonts w:cs="Tahoma"/>
          <w:bCs/>
          <w:sz w:val="28"/>
          <w:szCs w:val="28"/>
        </w:rPr>
        <w:t xml:space="preserve"> LANGER</w:t>
      </w:r>
    </w:p>
    <w:p w14:paraId="4BCC502A" w14:textId="15575923" w:rsidR="00804922" w:rsidRDefault="00804922" w:rsidP="0075624D">
      <w:pPr>
        <w:tabs>
          <w:tab w:val="left" w:pos="426"/>
          <w:tab w:val="left" w:pos="2977"/>
        </w:tabs>
        <w:spacing w:after="0"/>
        <w:rPr>
          <w:rFonts w:cs="Tahoma"/>
          <w:bCs/>
          <w:sz w:val="28"/>
          <w:szCs w:val="28"/>
        </w:rPr>
      </w:pPr>
      <w:r>
        <w:tab/>
      </w:r>
      <w:r>
        <w:tab/>
      </w:r>
      <w:r w:rsidR="00CE330E">
        <w:rPr>
          <w:rFonts w:cs="Tahoma"/>
          <w:bCs/>
          <w:sz w:val="28"/>
          <w:szCs w:val="28"/>
        </w:rPr>
        <w:t>Markus WANKE</w:t>
      </w:r>
    </w:p>
    <w:p w14:paraId="6CD33B02" w14:textId="50B2FFDC" w:rsidR="00236A7A" w:rsidRDefault="00236A7A" w:rsidP="00236A7A">
      <w:pPr>
        <w:tabs>
          <w:tab w:val="left" w:pos="426"/>
          <w:tab w:val="left" w:pos="2977"/>
        </w:tabs>
        <w:spacing w:after="0"/>
        <w:rPr>
          <w:rFonts w:cs="Tahoma"/>
          <w:bCs/>
          <w:sz w:val="28"/>
          <w:szCs w:val="28"/>
        </w:rPr>
      </w:pPr>
      <w:r>
        <w:rPr>
          <w:rFonts w:cs="Tahoma"/>
          <w:bCs/>
          <w:sz w:val="28"/>
          <w:szCs w:val="28"/>
        </w:rPr>
        <w:tab/>
      </w:r>
      <w:r>
        <w:rPr>
          <w:rFonts w:cs="Tahoma"/>
          <w:bCs/>
          <w:sz w:val="28"/>
          <w:szCs w:val="28"/>
        </w:rPr>
        <w:tab/>
      </w:r>
    </w:p>
    <w:p w14:paraId="0D0B940D" w14:textId="77777777" w:rsidR="00236A7A" w:rsidRDefault="00236A7A" w:rsidP="00236A7A">
      <w:pPr>
        <w:tabs>
          <w:tab w:val="left" w:pos="426"/>
          <w:tab w:val="left" w:pos="2977"/>
        </w:tabs>
        <w:spacing w:after="0"/>
        <w:rPr>
          <w:rFonts w:cs="Tahoma"/>
          <w:bCs/>
          <w:sz w:val="28"/>
          <w:szCs w:val="28"/>
        </w:rPr>
      </w:pPr>
      <w:r>
        <w:rPr>
          <w:rFonts w:cs="Tahoma"/>
          <w:bCs/>
          <w:sz w:val="28"/>
          <w:szCs w:val="28"/>
        </w:rPr>
        <w:tab/>
      </w:r>
      <w:r>
        <w:rPr>
          <w:rFonts w:cs="Tahoma"/>
          <w:bCs/>
          <w:sz w:val="28"/>
          <w:szCs w:val="28"/>
        </w:rPr>
        <w:tab/>
      </w:r>
    </w:p>
    <w:p w14:paraId="0E27B00A" w14:textId="77777777" w:rsidR="00804922" w:rsidRDefault="00804922" w:rsidP="0075624D">
      <w:pPr>
        <w:tabs>
          <w:tab w:val="left" w:pos="426"/>
          <w:tab w:val="left" w:pos="2977"/>
        </w:tabs>
        <w:spacing w:after="0"/>
        <w:rPr>
          <w:rFonts w:cs="Tahoma"/>
          <w:bCs/>
          <w:sz w:val="16"/>
          <w:szCs w:val="16"/>
        </w:rPr>
      </w:pPr>
    </w:p>
    <w:p w14:paraId="60061E4C" w14:textId="77777777" w:rsidR="00804922" w:rsidRDefault="00804922" w:rsidP="0075624D">
      <w:pPr>
        <w:tabs>
          <w:tab w:val="left" w:pos="426"/>
          <w:tab w:val="left" w:pos="2977"/>
        </w:tabs>
        <w:spacing w:after="0"/>
        <w:rPr>
          <w:rFonts w:cs="Tahoma"/>
          <w:bCs/>
          <w:sz w:val="16"/>
          <w:szCs w:val="16"/>
        </w:rPr>
      </w:pPr>
    </w:p>
    <w:p w14:paraId="7F5A6918" w14:textId="1704E228" w:rsidR="00804922" w:rsidRDefault="00804922" w:rsidP="0075624D">
      <w:pPr>
        <w:tabs>
          <w:tab w:val="left" w:pos="426"/>
          <w:tab w:val="left" w:pos="2977"/>
        </w:tabs>
        <w:spacing w:after="0"/>
        <w:rPr>
          <w:rFonts w:cs="Tahoma"/>
          <w:bCs/>
          <w:sz w:val="28"/>
          <w:szCs w:val="28"/>
        </w:rPr>
      </w:pPr>
      <w:r>
        <w:tab/>
      </w:r>
      <w:r>
        <w:rPr>
          <w:sz w:val="28"/>
          <w:szCs w:val="28"/>
        </w:rPr>
        <w:t>B</w:t>
      </w:r>
      <w:r>
        <w:rPr>
          <w:rFonts w:cs="Tahoma"/>
          <w:bCs/>
          <w:sz w:val="28"/>
          <w:szCs w:val="28"/>
        </w:rPr>
        <w:t>etreuer:</w:t>
      </w:r>
      <w:r>
        <w:rPr>
          <w:rFonts w:cs="Tahoma"/>
          <w:bCs/>
          <w:sz w:val="28"/>
          <w:szCs w:val="28"/>
        </w:rPr>
        <w:tab/>
      </w:r>
      <w:r w:rsidR="00036361" w:rsidRPr="00036361">
        <w:rPr>
          <w:rFonts w:cs="Tahoma"/>
          <w:bCs/>
          <w:sz w:val="28"/>
          <w:szCs w:val="28"/>
          <w:lang w:val="de-DE"/>
        </w:rPr>
        <w:t>Mag. Clemens Wiesinger, MBA</w:t>
      </w:r>
      <w:r>
        <w:rPr>
          <w:rFonts w:cs="Tahoma"/>
          <w:bCs/>
          <w:sz w:val="28"/>
          <w:szCs w:val="28"/>
        </w:rPr>
        <w:tab/>
      </w:r>
    </w:p>
    <w:p w14:paraId="3232B941" w14:textId="49207881" w:rsidR="00236A7A" w:rsidRPr="00C35D48" w:rsidRDefault="00236A7A" w:rsidP="00236A7A">
      <w:pPr>
        <w:tabs>
          <w:tab w:val="left" w:pos="426"/>
          <w:tab w:val="left" w:pos="2977"/>
        </w:tabs>
        <w:spacing w:after="0"/>
        <w:rPr>
          <w:rFonts w:cs="Tahoma"/>
          <w:bCs/>
          <w:sz w:val="28"/>
          <w:szCs w:val="28"/>
        </w:rPr>
      </w:pPr>
      <w:r>
        <w:rPr>
          <w:rFonts w:cs="Tahoma"/>
          <w:bCs/>
          <w:sz w:val="28"/>
          <w:szCs w:val="28"/>
        </w:rPr>
        <w:tab/>
      </w:r>
      <w:r>
        <w:rPr>
          <w:rFonts w:cs="Tahoma"/>
          <w:bCs/>
          <w:sz w:val="28"/>
          <w:szCs w:val="28"/>
        </w:rPr>
        <w:tab/>
      </w:r>
      <w:r w:rsidRPr="00C35D48">
        <w:rPr>
          <w:rFonts w:cs="Tahoma"/>
          <w:bCs/>
          <w:sz w:val="28"/>
          <w:szCs w:val="28"/>
        </w:rPr>
        <w:tab/>
      </w:r>
    </w:p>
    <w:p w14:paraId="44EAFD9C" w14:textId="77777777" w:rsidR="00236A7A" w:rsidRPr="00C35D48" w:rsidRDefault="00236A7A" w:rsidP="00236A7A">
      <w:pPr>
        <w:tabs>
          <w:tab w:val="left" w:pos="426"/>
          <w:tab w:val="left" w:pos="2977"/>
        </w:tabs>
        <w:spacing w:after="0"/>
        <w:rPr>
          <w:rFonts w:cs="Tahoma"/>
          <w:bCs/>
          <w:sz w:val="28"/>
          <w:szCs w:val="28"/>
        </w:rPr>
      </w:pPr>
      <w:r w:rsidRPr="00C35D48">
        <w:rPr>
          <w:rFonts w:cs="Tahoma"/>
          <w:bCs/>
          <w:sz w:val="28"/>
          <w:szCs w:val="28"/>
        </w:rPr>
        <w:tab/>
      </w:r>
      <w:r w:rsidRPr="00C35D48">
        <w:rPr>
          <w:rFonts w:cs="Tahoma"/>
          <w:bCs/>
          <w:sz w:val="28"/>
          <w:szCs w:val="28"/>
        </w:rPr>
        <w:tab/>
      </w:r>
      <w:r w:rsidRPr="00C35D48">
        <w:rPr>
          <w:rFonts w:cs="Tahoma"/>
          <w:bCs/>
          <w:sz w:val="28"/>
          <w:szCs w:val="28"/>
        </w:rPr>
        <w:tab/>
      </w:r>
    </w:p>
    <w:p w14:paraId="4B94D5A5" w14:textId="77777777" w:rsidR="00804922" w:rsidRPr="00C35D48" w:rsidRDefault="00804922" w:rsidP="0075624D">
      <w:pPr>
        <w:tabs>
          <w:tab w:val="left" w:pos="426"/>
          <w:tab w:val="left" w:pos="2977"/>
        </w:tabs>
        <w:spacing w:after="0"/>
        <w:rPr>
          <w:rFonts w:cs="Tahoma"/>
          <w:bCs/>
          <w:sz w:val="16"/>
          <w:szCs w:val="16"/>
        </w:rPr>
      </w:pPr>
    </w:p>
    <w:p w14:paraId="3DEEC669" w14:textId="77777777" w:rsidR="00804922" w:rsidRPr="00C35D48" w:rsidRDefault="00804922" w:rsidP="0075624D">
      <w:pPr>
        <w:tabs>
          <w:tab w:val="left" w:pos="426"/>
          <w:tab w:val="left" w:pos="2977"/>
        </w:tabs>
        <w:spacing w:after="0"/>
        <w:rPr>
          <w:rFonts w:cs="Tahoma"/>
          <w:bCs/>
          <w:sz w:val="16"/>
          <w:szCs w:val="16"/>
        </w:rPr>
      </w:pPr>
    </w:p>
    <w:p w14:paraId="30A34A51" w14:textId="446F183E" w:rsidR="00804922" w:rsidRDefault="00804922" w:rsidP="0075624D">
      <w:pPr>
        <w:tabs>
          <w:tab w:val="left" w:pos="426"/>
          <w:tab w:val="left" w:pos="2977"/>
        </w:tabs>
        <w:spacing w:after="0"/>
        <w:rPr>
          <w:sz w:val="28"/>
          <w:szCs w:val="28"/>
        </w:rPr>
      </w:pPr>
      <w:r w:rsidRPr="00C35D48">
        <w:rPr>
          <w:sz w:val="28"/>
          <w:szCs w:val="28"/>
        </w:rPr>
        <w:tab/>
      </w:r>
      <w:r w:rsidR="00286FDC">
        <w:rPr>
          <w:sz w:val="28"/>
          <w:szCs w:val="28"/>
        </w:rPr>
        <w:t>Abteilung für Informatik – Software Engineering</w:t>
      </w:r>
      <w:r>
        <w:rPr>
          <w:sz w:val="28"/>
          <w:szCs w:val="28"/>
        </w:rPr>
        <w:t>, 5</w:t>
      </w:r>
      <w:r w:rsidR="0043356B">
        <w:rPr>
          <w:sz w:val="28"/>
          <w:szCs w:val="28"/>
        </w:rPr>
        <w:t>AH</w:t>
      </w:r>
      <w:r w:rsidR="00286FDC">
        <w:rPr>
          <w:sz w:val="28"/>
          <w:szCs w:val="28"/>
        </w:rPr>
        <w:t>IF</w:t>
      </w:r>
    </w:p>
    <w:p w14:paraId="3656B9AB" w14:textId="77777777" w:rsidR="00427956" w:rsidRDefault="00427956" w:rsidP="004240D6">
      <w:pPr>
        <w:tabs>
          <w:tab w:val="center" w:pos="4536"/>
          <w:tab w:val="right" w:pos="9072"/>
        </w:tabs>
        <w:spacing w:after="0"/>
        <w:ind w:right="-1"/>
        <w:rPr>
          <w:rFonts w:eastAsia="Helvetica" w:cs="Helvetica"/>
          <w:color w:val="181412"/>
        </w:rPr>
      </w:pPr>
    </w:p>
    <w:p w14:paraId="45FB0818" w14:textId="14A58038" w:rsidR="0082548E" w:rsidRPr="0082548E" w:rsidRDefault="0082548E" w:rsidP="004240D6">
      <w:pPr>
        <w:tabs>
          <w:tab w:val="center" w:pos="4678"/>
          <w:tab w:val="right" w:pos="9072"/>
        </w:tabs>
        <w:spacing w:after="0"/>
        <w:ind w:right="-1"/>
        <w:rPr>
          <w:rFonts w:eastAsia="Helvetica" w:cs="Helvetica"/>
          <w:color w:val="181412"/>
        </w:rPr>
        <w:sectPr w:rsidR="0082548E" w:rsidRPr="0082548E" w:rsidSect="00427956">
          <w:headerReference w:type="default" r:id="rId13"/>
          <w:footerReference w:type="default" r:id="rId14"/>
          <w:pgSz w:w="11906" w:h="16838" w:code="9"/>
          <w:pgMar w:top="2381" w:right="1134" w:bottom="1701" w:left="1701" w:header="1701" w:footer="563" w:gutter="0"/>
          <w:cols w:space="720"/>
        </w:sectPr>
      </w:pPr>
    </w:p>
    <w:p w14:paraId="3F9D2F77" w14:textId="77777777" w:rsidR="003E6907" w:rsidRDefault="003E6907" w:rsidP="336912B1">
      <w:pPr>
        <w:pStyle w:val="berschrift1nichtimInhaltsverzeichnis"/>
        <w:ind w:left="0" w:firstLine="0"/>
      </w:pPr>
      <w:bookmarkStart w:id="0" w:name="_Toc337631235"/>
      <w:r>
        <w:lastRenderedPageBreak/>
        <w:t>Verfassererklärung</w:t>
      </w:r>
      <w:bookmarkEnd w:id="0"/>
    </w:p>
    <w:p w14:paraId="6076CCA7" w14:textId="7A4F69E1" w:rsidR="4E19431C" w:rsidRDefault="4E19431C" w:rsidP="336912B1">
      <w:pPr>
        <w:rPr>
          <w:rFonts w:cs="Tahoma"/>
        </w:rPr>
      </w:pPr>
      <w:r w:rsidRPr="336912B1">
        <w:rPr>
          <w:rFonts w:cs="Tahoma"/>
        </w:rPr>
        <w:t>Ich erkläre, dass ich die vorliegende Diplomarbeit selbstständig und ohne fremde Hilfe verfasst, andere als die angegebenen Quellen und Hilfsmittel nicht benutzt, die aus anderen Werken übernommene Inhalte durch Quellenangaben erkenntlich gemacht, sowie durch Künstliche Intelligenz oder sonstige Tools generierte Inhalte unter Angabe von Prompt und Produktversion in der Quellenangabe gekennzeichnet habe.</w:t>
      </w:r>
    </w:p>
    <w:p w14:paraId="18972252" w14:textId="77777777" w:rsidR="00D134DC" w:rsidRPr="00CE4478" w:rsidRDefault="00D134DC" w:rsidP="00CE4478">
      <w:pPr>
        <w:rPr>
          <w:rFonts w:cs="Tahoma"/>
          <w:szCs w:val="22"/>
        </w:rPr>
      </w:pPr>
      <w:r w:rsidRPr="00D134DC">
        <w:rPr>
          <w:szCs w:val="22"/>
          <w:highlight w:val="yellow"/>
        </w:rPr>
        <w:t>Gegebenenfalls Kooperation mit Firmen und Sperrvermerke ergänzen.</w:t>
      </w:r>
    </w:p>
    <w:p w14:paraId="48D9EF38" w14:textId="5FD3015D" w:rsidR="00D134DC" w:rsidRDefault="00CE4478" w:rsidP="00CE4478">
      <w:pPr>
        <w:jc w:val="right"/>
        <w:rPr>
          <w:szCs w:val="22"/>
        </w:rPr>
      </w:pPr>
      <w:r w:rsidRPr="00CE4478">
        <w:rPr>
          <w:szCs w:val="22"/>
        </w:rPr>
        <w:t>Wien,</w:t>
      </w:r>
      <w:r w:rsidR="00D134DC" w:rsidRPr="00CE4478">
        <w:rPr>
          <w:szCs w:val="22"/>
        </w:rPr>
        <w:t xml:space="preserve"> </w:t>
      </w:r>
      <w:sdt>
        <w:sdtPr>
          <w:rPr>
            <w:szCs w:val="22"/>
          </w:rPr>
          <w:alias w:val="Veröffentlichungsdatum"/>
          <w:tag w:val=""/>
          <w:id w:val="390619148"/>
          <w:placeholder>
            <w:docPart w:val="82D4584056EC4E87B710D630BCF98772"/>
          </w:placeholder>
          <w:showingPlcHdr/>
          <w:dataBinding w:prefixMappings="xmlns:ns0='http://schemas.microsoft.com/office/2006/coverPageProps' " w:xpath="/ns0:CoverPageProperties[1]/ns0:PublishDate[1]" w:storeItemID="{55AF091B-3C7A-41E3-B477-F2FDAA23CFDA}"/>
          <w:date w:fullDate="2017-04-05T00:00:00Z">
            <w:dateFormat w:val="dd. MMMM yyyy"/>
            <w:lid w:val="de-AT"/>
            <w:storeMappedDataAs w:val="dateTime"/>
            <w:calendar w:val="gregorian"/>
          </w:date>
        </w:sdtPr>
        <w:sdtContent>
          <w:r w:rsidR="00C35D48" w:rsidRPr="00270E71">
            <w:rPr>
              <w:rStyle w:val="Platzhaltertext"/>
            </w:rPr>
            <w:t>[Veröffentlichungsdatum]</w:t>
          </w:r>
        </w:sdtContent>
      </w:sdt>
    </w:p>
    <w:p w14:paraId="049F31CB" w14:textId="77777777" w:rsidR="00CE4478" w:rsidRDefault="00CE4478" w:rsidP="00D134DC">
      <w:pPr>
        <w:rPr>
          <w:szCs w:val="22"/>
        </w:rPr>
      </w:pPr>
    </w:p>
    <w:p w14:paraId="53128261" w14:textId="77777777" w:rsidR="00D134DC" w:rsidRPr="00CE4478" w:rsidRDefault="00D134DC" w:rsidP="00D134DC">
      <w:pPr>
        <w:jc w:val="left"/>
        <w:rPr>
          <w:szCs w:val="22"/>
        </w:rPr>
      </w:pPr>
    </w:p>
    <w:tbl>
      <w:tblPr>
        <w:tblStyle w:val="Tabellenraster"/>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261"/>
      </w:tblGrid>
      <w:tr w:rsidR="00D134DC" w14:paraId="12A23F80" w14:textId="77777777" w:rsidTr="0041332E">
        <w:tc>
          <w:tcPr>
            <w:tcW w:w="3118" w:type="dxa"/>
          </w:tcPr>
          <w:p w14:paraId="2ABAC893" w14:textId="24F9AED5" w:rsidR="00D134DC" w:rsidRDefault="00AC2841" w:rsidP="0041332E">
            <w:pPr>
              <w:spacing w:after="0" w:line="240" w:lineRule="auto"/>
              <w:rPr>
                <w:szCs w:val="22"/>
              </w:rPr>
            </w:pPr>
            <w:r>
              <w:rPr>
                <w:szCs w:val="22"/>
              </w:rPr>
              <w:t xml:space="preserve">Janina </w:t>
            </w:r>
            <w:r w:rsidR="00511E16">
              <w:rPr>
                <w:szCs w:val="22"/>
              </w:rPr>
              <w:t>KOWATSCH</w:t>
            </w:r>
          </w:p>
        </w:tc>
        <w:tc>
          <w:tcPr>
            <w:tcW w:w="3261" w:type="dxa"/>
            <w:tcBorders>
              <w:bottom w:val="dotted" w:sz="4" w:space="0" w:color="auto"/>
            </w:tcBorders>
          </w:tcPr>
          <w:p w14:paraId="62486C05" w14:textId="77777777" w:rsidR="00D134DC" w:rsidRDefault="00D134DC" w:rsidP="0041332E">
            <w:pPr>
              <w:spacing w:after="0" w:line="240" w:lineRule="auto"/>
              <w:rPr>
                <w:szCs w:val="22"/>
              </w:rPr>
            </w:pPr>
          </w:p>
        </w:tc>
      </w:tr>
      <w:tr w:rsidR="00D134DC" w14:paraId="66B76C9C" w14:textId="77777777" w:rsidTr="0041332E">
        <w:tc>
          <w:tcPr>
            <w:tcW w:w="3118" w:type="dxa"/>
          </w:tcPr>
          <w:p w14:paraId="4101652C" w14:textId="77777777" w:rsidR="00D134DC" w:rsidRPr="00CE4478" w:rsidRDefault="00D134DC" w:rsidP="0041332E">
            <w:pPr>
              <w:spacing w:after="0" w:line="240" w:lineRule="auto"/>
              <w:rPr>
                <w:rFonts w:cs="Tahoma"/>
                <w:bCs/>
                <w:szCs w:val="22"/>
                <w:highlight w:val="yellow"/>
              </w:rPr>
            </w:pPr>
          </w:p>
        </w:tc>
        <w:tc>
          <w:tcPr>
            <w:tcW w:w="3261" w:type="dxa"/>
            <w:tcBorders>
              <w:top w:val="dotted" w:sz="4" w:space="0" w:color="auto"/>
            </w:tcBorders>
          </w:tcPr>
          <w:p w14:paraId="78B848DF" w14:textId="77777777" w:rsidR="00D134DC" w:rsidRPr="00D134DC" w:rsidRDefault="00D134DC" w:rsidP="0041332E">
            <w:pPr>
              <w:spacing w:after="0" w:line="240" w:lineRule="auto"/>
              <w:jc w:val="center"/>
              <w:rPr>
                <w:sz w:val="16"/>
                <w:szCs w:val="16"/>
              </w:rPr>
            </w:pPr>
            <w:r w:rsidRPr="00D134DC">
              <w:rPr>
                <w:sz w:val="16"/>
                <w:szCs w:val="16"/>
              </w:rPr>
              <w:t>Unterschrift</w:t>
            </w:r>
          </w:p>
        </w:tc>
      </w:tr>
    </w:tbl>
    <w:p w14:paraId="4B99056E" w14:textId="77777777" w:rsidR="00A26FFF" w:rsidRDefault="00A26FFF" w:rsidP="00A26FFF">
      <w:pPr>
        <w:rPr>
          <w:szCs w:val="22"/>
        </w:rPr>
      </w:pPr>
    </w:p>
    <w:p w14:paraId="1299C43A" w14:textId="77777777" w:rsidR="00931BE9" w:rsidRDefault="00931BE9" w:rsidP="00931BE9">
      <w:pPr>
        <w:rPr>
          <w:szCs w:val="22"/>
        </w:rPr>
      </w:pPr>
    </w:p>
    <w:tbl>
      <w:tblPr>
        <w:tblStyle w:val="Tabellenraster"/>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261"/>
      </w:tblGrid>
      <w:tr w:rsidR="00931BE9" w14:paraId="1CCB20EB" w14:textId="77777777" w:rsidTr="007D3DF8">
        <w:tc>
          <w:tcPr>
            <w:tcW w:w="3118" w:type="dxa"/>
          </w:tcPr>
          <w:p w14:paraId="1DC28EE2" w14:textId="4C2DE683" w:rsidR="00931BE9" w:rsidRDefault="00AC2841" w:rsidP="007D3DF8">
            <w:pPr>
              <w:spacing w:after="0" w:line="240" w:lineRule="auto"/>
              <w:rPr>
                <w:szCs w:val="22"/>
              </w:rPr>
            </w:pPr>
            <w:r>
              <w:rPr>
                <w:szCs w:val="22"/>
              </w:rPr>
              <w:t xml:space="preserve">Maximilian </w:t>
            </w:r>
            <w:r w:rsidR="00511E16">
              <w:rPr>
                <w:szCs w:val="22"/>
              </w:rPr>
              <w:t>LANGER</w:t>
            </w:r>
          </w:p>
        </w:tc>
        <w:tc>
          <w:tcPr>
            <w:tcW w:w="3261" w:type="dxa"/>
            <w:tcBorders>
              <w:bottom w:val="dotted" w:sz="4" w:space="0" w:color="auto"/>
            </w:tcBorders>
          </w:tcPr>
          <w:p w14:paraId="4DDBEF00" w14:textId="77777777" w:rsidR="00931BE9" w:rsidRDefault="00931BE9" w:rsidP="007D3DF8">
            <w:pPr>
              <w:spacing w:after="0" w:line="240" w:lineRule="auto"/>
              <w:rPr>
                <w:szCs w:val="22"/>
              </w:rPr>
            </w:pPr>
          </w:p>
        </w:tc>
      </w:tr>
      <w:tr w:rsidR="00931BE9" w14:paraId="31F7CE93" w14:textId="77777777" w:rsidTr="007D3DF8">
        <w:tc>
          <w:tcPr>
            <w:tcW w:w="3118" w:type="dxa"/>
          </w:tcPr>
          <w:p w14:paraId="3461D779" w14:textId="77777777" w:rsidR="00931BE9" w:rsidRPr="00CE4478" w:rsidRDefault="00931BE9" w:rsidP="007D3DF8">
            <w:pPr>
              <w:spacing w:after="0" w:line="240" w:lineRule="auto"/>
              <w:rPr>
                <w:rFonts w:cs="Tahoma"/>
                <w:bCs/>
                <w:szCs w:val="22"/>
                <w:highlight w:val="yellow"/>
              </w:rPr>
            </w:pPr>
          </w:p>
        </w:tc>
        <w:tc>
          <w:tcPr>
            <w:tcW w:w="3261" w:type="dxa"/>
            <w:tcBorders>
              <w:top w:val="dotted" w:sz="4" w:space="0" w:color="auto"/>
            </w:tcBorders>
          </w:tcPr>
          <w:p w14:paraId="07F815AE" w14:textId="77777777" w:rsidR="00931BE9" w:rsidRPr="00D134DC" w:rsidRDefault="00931BE9" w:rsidP="007D3DF8">
            <w:pPr>
              <w:spacing w:after="0" w:line="240" w:lineRule="auto"/>
              <w:jc w:val="center"/>
              <w:rPr>
                <w:sz w:val="16"/>
                <w:szCs w:val="16"/>
              </w:rPr>
            </w:pPr>
            <w:r w:rsidRPr="00D134DC">
              <w:rPr>
                <w:sz w:val="16"/>
                <w:szCs w:val="16"/>
              </w:rPr>
              <w:t>Unterschrift</w:t>
            </w:r>
          </w:p>
        </w:tc>
      </w:tr>
    </w:tbl>
    <w:p w14:paraId="3CF2D8B6" w14:textId="77777777" w:rsidR="00931BE9" w:rsidRDefault="00931BE9" w:rsidP="00931BE9">
      <w:pPr>
        <w:rPr>
          <w:szCs w:val="22"/>
        </w:rPr>
      </w:pPr>
    </w:p>
    <w:p w14:paraId="0FB78278" w14:textId="77777777" w:rsidR="00931BE9" w:rsidRDefault="00931BE9" w:rsidP="00931BE9">
      <w:pPr>
        <w:rPr>
          <w:szCs w:val="22"/>
        </w:rPr>
      </w:pPr>
    </w:p>
    <w:tbl>
      <w:tblPr>
        <w:tblStyle w:val="Tabellenraster"/>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261"/>
      </w:tblGrid>
      <w:tr w:rsidR="00931BE9" w14:paraId="74235AFB" w14:textId="77777777" w:rsidTr="007D3DF8">
        <w:tc>
          <w:tcPr>
            <w:tcW w:w="3118" w:type="dxa"/>
          </w:tcPr>
          <w:p w14:paraId="72C2A829" w14:textId="13ECBF2E" w:rsidR="00931BE9" w:rsidRDefault="00511E16" w:rsidP="007D3DF8">
            <w:pPr>
              <w:spacing w:after="0" w:line="240" w:lineRule="auto"/>
              <w:rPr>
                <w:szCs w:val="22"/>
              </w:rPr>
            </w:pPr>
            <w:r>
              <w:rPr>
                <w:szCs w:val="22"/>
              </w:rPr>
              <w:t>Markus WANKE</w:t>
            </w:r>
          </w:p>
        </w:tc>
        <w:tc>
          <w:tcPr>
            <w:tcW w:w="3261" w:type="dxa"/>
            <w:tcBorders>
              <w:bottom w:val="dotted" w:sz="4" w:space="0" w:color="auto"/>
            </w:tcBorders>
          </w:tcPr>
          <w:p w14:paraId="1FC39945" w14:textId="77777777" w:rsidR="00931BE9" w:rsidRDefault="00931BE9" w:rsidP="007D3DF8">
            <w:pPr>
              <w:spacing w:after="0" w:line="240" w:lineRule="auto"/>
              <w:rPr>
                <w:szCs w:val="22"/>
              </w:rPr>
            </w:pPr>
          </w:p>
        </w:tc>
      </w:tr>
      <w:tr w:rsidR="00931BE9" w14:paraId="60520C57" w14:textId="77777777" w:rsidTr="007D3DF8">
        <w:tc>
          <w:tcPr>
            <w:tcW w:w="3118" w:type="dxa"/>
          </w:tcPr>
          <w:p w14:paraId="0562CB0E" w14:textId="77777777" w:rsidR="00931BE9" w:rsidRPr="00CE4478" w:rsidRDefault="00931BE9" w:rsidP="007D3DF8">
            <w:pPr>
              <w:spacing w:after="0" w:line="240" w:lineRule="auto"/>
              <w:rPr>
                <w:rFonts w:cs="Tahoma"/>
                <w:bCs/>
                <w:szCs w:val="22"/>
                <w:highlight w:val="yellow"/>
              </w:rPr>
            </w:pPr>
          </w:p>
        </w:tc>
        <w:tc>
          <w:tcPr>
            <w:tcW w:w="3261" w:type="dxa"/>
            <w:tcBorders>
              <w:top w:val="dotted" w:sz="4" w:space="0" w:color="auto"/>
            </w:tcBorders>
          </w:tcPr>
          <w:p w14:paraId="40D9E44B" w14:textId="77777777" w:rsidR="00931BE9" w:rsidRPr="00D134DC" w:rsidRDefault="00931BE9" w:rsidP="007D3DF8">
            <w:pPr>
              <w:spacing w:after="0" w:line="240" w:lineRule="auto"/>
              <w:jc w:val="center"/>
              <w:rPr>
                <w:sz w:val="16"/>
                <w:szCs w:val="16"/>
              </w:rPr>
            </w:pPr>
            <w:r w:rsidRPr="00D134DC">
              <w:rPr>
                <w:sz w:val="16"/>
                <w:szCs w:val="16"/>
              </w:rPr>
              <w:t>Unterschrift</w:t>
            </w:r>
          </w:p>
        </w:tc>
      </w:tr>
    </w:tbl>
    <w:p w14:paraId="5997CC1D" w14:textId="77777777" w:rsidR="00931BE9" w:rsidRDefault="00931BE9" w:rsidP="00931BE9">
      <w:pPr>
        <w:rPr>
          <w:szCs w:val="22"/>
        </w:rPr>
      </w:pPr>
    </w:p>
    <w:p w14:paraId="6B699379" w14:textId="1885FFED" w:rsidR="003E6907" w:rsidRDefault="003E6907" w:rsidP="1219851D">
      <w:pPr>
        <w:rPr>
          <w:szCs w:val="22"/>
        </w:rPr>
      </w:pPr>
    </w:p>
    <w:p w14:paraId="59F04C15" w14:textId="77777777" w:rsidR="003E6907" w:rsidRDefault="00A14F8D" w:rsidP="00290BE7">
      <w:pPr>
        <w:pStyle w:val="berschrift1nichtimInhaltsverzeichnis"/>
      </w:pPr>
      <w:bookmarkStart w:id="1" w:name="_Toc337631237"/>
      <w:r>
        <w:lastRenderedPageBreak/>
        <w:t>Kurzfassung</w:t>
      </w:r>
      <w:bookmarkEnd w:id="1"/>
    </w:p>
    <w:p w14:paraId="48F77804" w14:textId="77777777" w:rsidR="005B2B56" w:rsidRDefault="005B2B56" w:rsidP="005B2B56">
      <w:pPr>
        <w:rPr>
          <w:rFonts w:eastAsia="Times New Roman"/>
          <w:b/>
          <w:bCs/>
          <w:caps/>
          <w:kern w:val="32"/>
          <w:sz w:val="32"/>
          <w:szCs w:val="32"/>
        </w:rPr>
      </w:pPr>
    </w:p>
    <w:p w14:paraId="6A17ABB3" w14:textId="31A99BB6" w:rsidR="005B2B56" w:rsidRPr="00155BB5" w:rsidRDefault="005B2B56" w:rsidP="005B2B56">
      <w:pPr>
        <w:rPr>
          <w:rFonts w:cs="Tahoma"/>
        </w:rPr>
      </w:pPr>
      <w:r w:rsidRPr="005B2B56">
        <w:rPr>
          <w:rFonts w:cs="Tahoma"/>
        </w:rPr>
        <w:t>NIMBUS ist ein Schüler:innen-Projekt, das im Rahmen der Diplomarbeit an der HTL Donaustadt entwickelt wird. Es kombiniert Drohnentechnologie und Künstliche Intelligenz (KI) zur Unterstützung blinder und sehbeeinträchtigter Personen bei der sicheren Navigation in alltäglichen Umgebungen. Durch die Sensibilisierung für die Bedürfnisse blinder und sehbeeinträchtigter Menschen und die Förderung von Inklusion trägt NIMBUS wesentlich zur gesellschaftlichen Bewusstseinsbildung bei. Die technisch-spielerische Herangehensweise, wie etwa durch Showcases beim Tag der offenen Tür (TdoT) der HTL-Donaustadt, die den direkten Kontakt mit Drohnen ermöglicht, fördert nicht nur Kreativität und Innovation, sondern macht das Kennenlernen der Technologie auch zu einem spannenden Erlebnis.</w:t>
      </w:r>
    </w:p>
    <w:p w14:paraId="7CBFD60A" w14:textId="77777777" w:rsidR="00A14F8D" w:rsidRPr="00155BB5" w:rsidRDefault="00A14F8D" w:rsidP="00155BB5">
      <w:pPr>
        <w:pStyle w:val="berschrift1nichtimInhaltsverzeichnis"/>
        <w:ind w:left="0" w:firstLine="0"/>
        <w:rPr>
          <w:lang w:val="en-GB"/>
        </w:rPr>
      </w:pPr>
      <w:bookmarkStart w:id="2" w:name="_Toc337631238"/>
      <w:r w:rsidRPr="00155BB5">
        <w:rPr>
          <w:lang w:val="en-GB"/>
        </w:rPr>
        <w:lastRenderedPageBreak/>
        <w:t>Abstract</w:t>
      </w:r>
      <w:bookmarkEnd w:id="2"/>
    </w:p>
    <w:p w14:paraId="5BD25968" w14:textId="77777777" w:rsidR="002A757E" w:rsidRDefault="002A757E" w:rsidP="00683F7A">
      <w:pPr>
        <w:rPr>
          <w:lang w:val="en-GB"/>
        </w:rPr>
      </w:pPr>
    </w:p>
    <w:p w14:paraId="3FE9F23F" w14:textId="7345E796" w:rsidR="00683F7A" w:rsidRPr="00155BB5" w:rsidRDefault="00155BB5" w:rsidP="00683F7A">
      <w:pPr>
        <w:rPr>
          <w:lang w:val="en-GB"/>
        </w:rPr>
      </w:pPr>
      <w:r w:rsidRPr="00155BB5">
        <w:rPr>
          <w:lang w:val="en-GB"/>
        </w:rPr>
        <w:t>NIMBUS is a student project developed as part of a diploma thesis at HTL Donaustadt. It combines drone technology and artificial intelligence (AI) to support blind and visually impaired individuals in safely navigating everyday environments. By raising awareness of the needs of blind and visually impaired people and promoting inclusion, NIMBUS makes a significant contribution to societal awareness. The project’s technical and playful approach, such as showcases at HTL Donaustadt’s open house events, allows for direct interaction with drones, fostering creativity and innovation while making the exploration of technology an exciting experience.</w:t>
      </w:r>
    </w:p>
    <w:p w14:paraId="7F51CE9B" w14:textId="77777777" w:rsidR="00985E39" w:rsidRDefault="00985E39" w:rsidP="00683F7A">
      <w:pPr>
        <w:rPr>
          <w:lang w:val="en-GB"/>
        </w:rPr>
      </w:pPr>
    </w:p>
    <w:p w14:paraId="3D076DBE" w14:textId="4AD92D2A" w:rsidR="00985E39" w:rsidRPr="009B4FBA" w:rsidRDefault="00985E39" w:rsidP="009B4FBA">
      <w:pPr>
        <w:pStyle w:val="berschrift1nichtimInhaltsverzeichnis"/>
      </w:pPr>
      <w:bookmarkStart w:id="3" w:name="_Toc337631239"/>
      <w:r>
        <w:lastRenderedPageBreak/>
        <w:t>Inhaltsverzeichnis</w:t>
      </w:r>
      <w:bookmarkEnd w:id="3"/>
    </w:p>
    <w:p w14:paraId="2BBDE893" w14:textId="0D9A3AD5" w:rsidR="00C44438" w:rsidRDefault="00290BE7">
      <w:pPr>
        <w:pStyle w:val="Verzeichnis1"/>
        <w:rPr>
          <w:rFonts w:asciiTheme="minorHAnsi" w:eastAsiaTheme="minorEastAsia" w:hAnsiTheme="minorHAnsi" w:cstheme="minorBidi"/>
          <w:noProof/>
          <w:kern w:val="2"/>
          <w:sz w:val="24"/>
          <w14:ligatures w14:val="standardContextual"/>
        </w:rPr>
      </w:pPr>
      <w:r>
        <w:fldChar w:fldCharType="begin"/>
      </w:r>
      <w:r w:rsidR="221C6B59">
        <w:instrText xml:space="preserve"> TOC \o "2-3" \h \z \t "Überschrift 1;1" </w:instrText>
      </w:r>
      <w:r>
        <w:fldChar w:fldCharType="separate"/>
      </w:r>
      <w:hyperlink w:anchor="_Toc187690623" w:history="1">
        <w:r w:rsidR="00C44438" w:rsidRPr="004527C6">
          <w:rPr>
            <w:rStyle w:val="Hyperlink"/>
            <w:noProof/>
          </w:rPr>
          <w:t>1</w:t>
        </w:r>
        <w:r w:rsidR="00C44438">
          <w:rPr>
            <w:rFonts w:asciiTheme="minorHAnsi" w:eastAsiaTheme="minorEastAsia" w:hAnsiTheme="minorHAnsi" w:cstheme="minorBidi"/>
            <w:noProof/>
            <w:kern w:val="2"/>
            <w:sz w:val="24"/>
            <w14:ligatures w14:val="standardContextual"/>
          </w:rPr>
          <w:tab/>
        </w:r>
        <w:r w:rsidR="00C44438" w:rsidRPr="004527C6">
          <w:rPr>
            <w:rStyle w:val="Hyperlink"/>
            <w:noProof/>
          </w:rPr>
          <w:t>Einleitung</w:t>
        </w:r>
        <w:r w:rsidR="00C44438">
          <w:rPr>
            <w:noProof/>
            <w:webHidden/>
          </w:rPr>
          <w:tab/>
        </w:r>
        <w:r w:rsidR="00C44438">
          <w:rPr>
            <w:noProof/>
            <w:webHidden/>
          </w:rPr>
          <w:fldChar w:fldCharType="begin"/>
        </w:r>
        <w:r w:rsidR="00C44438">
          <w:rPr>
            <w:noProof/>
            <w:webHidden/>
          </w:rPr>
          <w:instrText xml:space="preserve"> PAGEREF _Toc187690623 \h </w:instrText>
        </w:r>
        <w:r w:rsidR="00C44438">
          <w:rPr>
            <w:noProof/>
            <w:webHidden/>
          </w:rPr>
        </w:r>
        <w:r w:rsidR="00C44438">
          <w:rPr>
            <w:noProof/>
            <w:webHidden/>
          </w:rPr>
          <w:fldChar w:fldCharType="separate"/>
        </w:r>
        <w:r w:rsidR="00C44438">
          <w:rPr>
            <w:noProof/>
            <w:webHidden/>
          </w:rPr>
          <w:t>7</w:t>
        </w:r>
        <w:r w:rsidR="00C44438">
          <w:rPr>
            <w:noProof/>
            <w:webHidden/>
          </w:rPr>
          <w:fldChar w:fldCharType="end"/>
        </w:r>
      </w:hyperlink>
    </w:p>
    <w:p w14:paraId="2F901576" w14:textId="5F49B751" w:rsidR="00C44438" w:rsidRDefault="00C44438">
      <w:pPr>
        <w:pStyle w:val="Verzeichnis1"/>
        <w:rPr>
          <w:rFonts w:asciiTheme="minorHAnsi" w:eastAsiaTheme="minorEastAsia" w:hAnsiTheme="minorHAnsi" w:cstheme="minorBidi"/>
          <w:noProof/>
          <w:kern w:val="2"/>
          <w:sz w:val="24"/>
          <w14:ligatures w14:val="standardContextual"/>
        </w:rPr>
      </w:pPr>
      <w:hyperlink w:anchor="_Toc187690624" w:history="1">
        <w:r w:rsidRPr="004527C6">
          <w:rPr>
            <w:rStyle w:val="Hyperlink"/>
            <w:noProof/>
          </w:rPr>
          <w:t>2</w:t>
        </w:r>
        <w:r>
          <w:rPr>
            <w:rFonts w:asciiTheme="minorHAnsi" w:eastAsiaTheme="minorEastAsia" w:hAnsiTheme="minorHAnsi" w:cstheme="minorBidi"/>
            <w:noProof/>
            <w:kern w:val="2"/>
            <w:sz w:val="24"/>
            <w14:ligatures w14:val="standardContextual"/>
          </w:rPr>
          <w:tab/>
        </w:r>
        <w:r w:rsidRPr="004527C6">
          <w:rPr>
            <w:rStyle w:val="Hyperlink"/>
            <w:noProof/>
          </w:rPr>
          <w:t>Best Practices zur Entwicklung einer barrierefreien App zur Drohnensteuerung</w:t>
        </w:r>
        <w:r>
          <w:rPr>
            <w:noProof/>
            <w:webHidden/>
          </w:rPr>
          <w:tab/>
        </w:r>
        <w:r>
          <w:rPr>
            <w:noProof/>
            <w:webHidden/>
          </w:rPr>
          <w:fldChar w:fldCharType="begin"/>
        </w:r>
        <w:r>
          <w:rPr>
            <w:noProof/>
            <w:webHidden/>
          </w:rPr>
          <w:instrText xml:space="preserve"> PAGEREF _Toc187690624 \h </w:instrText>
        </w:r>
        <w:r>
          <w:rPr>
            <w:noProof/>
            <w:webHidden/>
          </w:rPr>
        </w:r>
        <w:r>
          <w:rPr>
            <w:noProof/>
            <w:webHidden/>
          </w:rPr>
          <w:fldChar w:fldCharType="separate"/>
        </w:r>
        <w:r>
          <w:rPr>
            <w:noProof/>
            <w:webHidden/>
          </w:rPr>
          <w:t>8</w:t>
        </w:r>
        <w:r>
          <w:rPr>
            <w:noProof/>
            <w:webHidden/>
          </w:rPr>
          <w:fldChar w:fldCharType="end"/>
        </w:r>
      </w:hyperlink>
    </w:p>
    <w:p w14:paraId="45942356" w14:textId="79786E2B" w:rsidR="00C44438" w:rsidRDefault="00C44438">
      <w:pPr>
        <w:pStyle w:val="Verzeichnis2"/>
        <w:tabs>
          <w:tab w:val="left" w:pos="960"/>
          <w:tab w:val="right" w:leader="dot" w:pos="9061"/>
        </w:tabs>
        <w:rPr>
          <w:rFonts w:asciiTheme="minorHAnsi" w:eastAsiaTheme="minorEastAsia" w:hAnsiTheme="minorHAnsi" w:cstheme="minorBidi"/>
          <w:noProof/>
          <w:kern w:val="2"/>
          <w:sz w:val="24"/>
          <w14:ligatures w14:val="standardContextual"/>
        </w:rPr>
      </w:pPr>
      <w:hyperlink w:anchor="_Toc187690625" w:history="1">
        <w:r w:rsidRPr="004527C6">
          <w:rPr>
            <w:rStyle w:val="Hyperlink"/>
            <w:noProof/>
          </w:rPr>
          <w:t>2.1</w:t>
        </w:r>
        <w:r>
          <w:rPr>
            <w:rFonts w:asciiTheme="minorHAnsi" w:eastAsiaTheme="minorEastAsia" w:hAnsiTheme="minorHAnsi" w:cstheme="minorBidi"/>
            <w:noProof/>
            <w:kern w:val="2"/>
            <w:sz w:val="24"/>
            <w14:ligatures w14:val="standardContextual"/>
          </w:rPr>
          <w:tab/>
        </w:r>
        <w:r w:rsidRPr="004527C6">
          <w:rPr>
            <w:rStyle w:val="Hyperlink"/>
            <w:noProof/>
          </w:rPr>
          <w:t>Einführung</w:t>
        </w:r>
        <w:r>
          <w:rPr>
            <w:noProof/>
            <w:webHidden/>
          </w:rPr>
          <w:tab/>
        </w:r>
        <w:r>
          <w:rPr>
            <w:noProof/>
            <w:webHidden/>
          </w:rPr>
          <w:fldChar w:fldCharType="begin"/>
        </w:r>
        <w:r>
          <w:rPr>
            <w:noProof/>
            <w:webHidden/>
          </w:rPr>
          <w:instrText xml:space="preserve"> PAGEREF _Toc187690625 \h </w:instrText>
        </w:r>
        <w:r>
          <w:rPr>
            <w:noProof/>
            <w:webHidden/>
          </w:rPr>
        </w:r>
        <w:r>
          <w:rPr>
            <w:noProof/>
            <w:webHidden/>
          </w:rPr>
          <w:fldChar w:fldCharType="separate"/>
        </w:r>
        <w:r>
          <w:rPr>
            <w:noProof/>
            <w:webHidden/>
          </w:rPr>
          <w:t>8</w:t>
        </w:r>
        <w:r>
          <w:rPr>
            <w:noProof/>
            <w:webHidden/>
          </w:rPr>
          <w:fldChar w:fldCharType="end"/>
        </w:r>
      </w:hyperlink>
    </w:p>
    <w:p w14:paraId="5F1C816B" w14:textId="39F18E97" w:rsidR="00C44438" w:rsidRDefault="00C44438">
      <w:pPr>
        <w:pStyle w:val="Verzeichnis2"/>
        <w:tabs>
          <w:tab w:val="left" w:pos="960"/>
          <w:tab w:val="right" w:leader="dot" w:pos="9061"/>
        </w:tabs>
        <w:rPr>
          <w:rFonts w:asciiTheme="minorHAnsi" w:eastAsiaTheme="minorEastAsia" w:hAnsiTheme="minorHAnsi" w:cstheme="minorBidi"/>
          <w:noProof/>
          <w:kern w:val="2"/>
          <w:sz w:val="24"/>
          <w14:ligatures w14:val="standardContextual"/>
        </w:rPr>
      </w:pPr>
      <w:hyperlink w:anchor="_Toc187690626" w:history="1">
        <w:r w:rsidRPr="004527C6">
          <w:rPr>
            <w:rStyle w:val="Hyperlink"/>
            <w:noProof/>
          </w:rPr>
          <w:t>2.2</w:t>
        </w:r>
        <w:r>
          <w:rPr>
            <w:rFonts w:asciiTheme="minorHAnsi" w:eastAsiaTheme="minorEastAsia" w:hAnsiTheme="minorHAnsi" w:cstheme="minorBidi"/>
            <w:noProof/>
            <w:kern w:val="2"/>
            <w:sz w:val="24"/>
            <w14:ligatures w14:val="standardContextual"/>
          </w:rPr>
          <w:tab/>
        </w:r>
        <w:r w:rsidRPr="004527C6">
          <w:rPr>
            <w:rStyle w:val="Hyperlink"/>
            <w:noProof/>
          </w:rPr>
          <w:t>Theoretische Grundlagen</w:t>
        </w:r>
        <w:r>
          <w:rPr>
            <w:noProof/>
            <w:webHidden/>
          </w:rPr>
          <w:tab/>
        </w:r>
        <w:r>
          <w:rPr>
            <w:noProof/>
            <w:webHidden/>
          </w:rPr>
          <w:fldChar w:fldCharType="begin"/>
        </w:r>
        <w:r>
          <w:rPr>
            <w:noProof/>
            <w:webHidden/>
          </w:rPr>
          <w:instrText xml:space="preserve"> PAGEREF _Toc187690626 \h </w:instrText>
        </w:r>
        <w:r>
          <w:rPr>
            <w:noProof/>
            <w:webHidden/>
          </w:rPr>
        </w:r>
        <w:r>
          <w:rPr>
            <w:noProof/>
            <w:webHidden/>
          </w:rPr>
          <w:fldChar w:fldCharType="separate"/>
        </w:r>
        <w:r>
          <w:rPr>
            <w:noProof/>
            <w:webHidden/>
          </w:rPr>
          <w:t>8</w:t>
        </w:r>
        <w:r>
          <w:rPr>
            <w:noProof/>
            <w:webHidden/>
          </w:rPr>
          <w:fldChar w:fldCharType="end"/>
        </w:r>
      </w:hyperlink>
    </w:p>
    <w:p w14:paraId="639DC447" w14:textId="7AE0BC89" w:rsidR="00C44438" w:rsidRDefault="00C44438">
      <w:pPr>
        <w:pStyle w:val="Verzeichnis3"/>
        <w:rPr>
          <w:rFonts w:asciiTheme="minorHAnsi" w:eastAsiaTheme="minorEastAsia" w:hAnsiTheme="minorHAnsi" w:cstheme="minorBidi"/>
          <w:noProof/>
          <w:kern w:val="2"/>
          <w:sz w:val="24"/>
          <w14:ligatures w14:val="standardContextual"/>
        </w:rPr>
      </w:pPr>
      <w:hyperlink w:anchor="_Toc187690627" w:history="1">
        <w:r w:rsidRPr="004527C6">
          <w:rPr>
            <w:rStyle w:val="Hyperlink"/>
            <w:noProof/>
          </w:rPr>
          <w:t>2.2.1</w:t>
        </w:r>
        <w:r>
          <w:rPr>
            <w:rFonts w:asciiTheme="minorHAnsi" w:eastAsiaTheme="minorEastAsia" w:hAnsiTheme="minorHAnsi" w:cstheme="minorBidi"/>
            <w:noProof/>
            <w:kern w:val="2"/>
            <w:sz w:val="24"/>
            <w14:ligatures w14:val="standardContextual"/>
          </w:rPr>
          <w:tab/>
        </w:r>
        <w:r w:rsidRPr="004527C6">
          <w:rPr>
            <w:rStyle w:val="Hyperlink"/>
            <w:noProof/>
          </w:rPr>
          <w:t>User Experience</w:t>
        </w:r>
        <w:r>
          <w:rPr>
            <w:noProof/>
            <w:webHidden/>
          </w:rPr>
          <w:tab/>
        </w:r>
        <w:r>
          <w:rPr>
            <w:noProof/>
            <w:webHidden/>
          </w:rPr>
          <w:fldChar w:fldCharType="begin"/>
        </w:r>
        <w:r>
          <w:rPr>
            <w:noProof/>
            <w:webHidden/>
          </w:rPr>
          <w:instrText xml:space="preserve"> PAGEREF _Toc187690627 \h </w:instrText>
        </w:r>
        <w:r>
          <w:rPr>
            <w:noProof/>
            <w:webHidden/>
          </w:rPr>
        </w:r>
        <w:r>
          <w:rPr>
            <w:noProof/>
            <w:webHidden/>
          </w:rPr>
          <w:fldChar w:fldCharType="separate"/>
        </w:r>
        <w:r>
          <w:rPr>
            <w:noProof/>
            <w:webHidden/>
          </w:rPr>
          <w:t>8</w:t>
        </w:r>
        <w:r>
          <w:rPr>
            <w:noProof/>
            <w:webHidden/>
          </w:rPr>
          <w:fldChar w:fldCharType="end"/>
        </w:r>
      </w:hyperlink>
    </w:p>
    <w:p w14:paraId="367FD2E7" w14:textId="44844479" w:rsidR="00C44438" w:rsidRDefault="00C44438">
      <w:pPr>
        <w:pStyle w:val="Verzeichnis3"/>
        <w:rPr>
          <w:rFonts w:asciiTheme="minorHAnsi" w:eastAsiaTheme="minorEastAsia" w:hAnsiTheme="minorHAnsi" w:cstheme="minorBidi"/>
          <w:noProof/>
          <w:kern w:val="2"/>
          <w:sz w:val="24"/>
          <w14:ligatures w14:val="standardContextual"/>
        </w:rPr>
      </w:pPr>
      <w:hyperlink w:anchor="_Toc187690628" w:history="1">
        <w:r w:rsidRPr="004527C6">
          <w:rPr>
            <w:rStyle w:val="Hyperlink"/>
            <w:noProof/>
          </w:rPr>
          <w:t>2.2.2</w:t>
        </w:r>
        <w:r>
          <w:rPr>
            <w:rFonts w:asciiTheme="minorHAnsi" w:eastAsiaTheme="minorEastAsia" w:hAnsiTheme="minorHAnsi" w:cstheme="minorBidi"/>
            <w:noProof/>
            <w:kern w:val="2"/>
            <w:sz w:val="24"/>
            <w14:ligatures w14:val="standardContextual"/>
          </w:rPr>
          <w:tab/>
        </w:r>
        <w:r w:rsidRPr="004527C6">
          <w:rPr>
            <w:rStyle w:val="Hyperlink"/>
            <w:noProof/>
          </w:rPr>
          <w:t>Barrierefreiheit (</w:t>
        </w:r>
        <w:r w:rsidRPr="004527C6">
          <w:rPr>
            <w:rStyle w:val="Hyperlink"/>
            <w:noProof/>
            <w:lang w:val="en-GB"/>
          </w:rPr>
          <w:t>Accessibility</w:t>
        </w:r>
        <w:r w:rsidRPr="004527C6">
          <w:rPr>
            <w:rStyle w:val="Hyperlink"/>
            <w:noProof/>
          </w:rPr>
          <w:t>)</w:t>
        </w:r>
        <w:r>
          <w:rPr>
            <w:noProof/>
            <w:webHidden/>
          </w:rPr>
          <w:tab/>
        </w:r>
        <w:r>
          <w:rPr>
            <w:noProof/>
            <w:webHidden/>
          </w:rPr>
          <w:fldChar w:fldCharType="begin"/>
        </w:r>
        <w:r>
          <w:rPr>
            <w:noProof/>
            <w:webHidden/>
          </w:rPr>
          <w:instrText xml:space="preserve"> PAGEREF _Toc187690628 \h </w:instrText>
        </w:r>
        <w:r>
          <w:rPr>
            <w:noProof/>
            <w:webHidden/>
          </w:rPr>
        </w:r>
        <w:r>
          <w:rPr>
            <w:noProof/>
            <w:webHidden/>
          </w:rPr>
          <w:fldChar w:fldCharType="separate"/>
        </w:r>
        <w:r>
          <w:rPr>
            <w:noProof/>
            <w:webHidden/>
          </w:rPr>
          <w:t>10</w:t>
        </w:r>
        <w:r>
          <w:rPr>
            <w:noProof/>
            <w:webHidden/>
          </w:rPr>
          <w:fldChar w:fldCharType="end"/>
        </w:r>
      </w:hyperlink>
    </w:p>
    <w:p w14:paraId="60CAAC1A" w14:textId="4929F38B" w:rsidR="00C44438" w:rsidRDefault="00C44438">
      <w:pPr>
        <w:pStyle w:val="Verzeichnis3"/>
        <w:rPr>
          <w:rFonts w:asciiTheme="minorHAnsi" w:eastAsiaTheme="minorEastAsia" w:hAnsiTheme="minorHAnsi" w:cstheme="minorBidi"/>
          <w:noProof/>
          <w:kern w:val="2"/>
          <w:sz w:val="24"/>
          <w14:ligatures w14:val="standardContextual"/>
        </w:rPr>
      </w:pPr>
      <w:hyperlink w:anchor="_Toc187690629" w:history="1">
        <w:r w:rsidRPr="004527C6">
          <w:rPr>
            <w:rStyle w:val="Hyperlink"/>
            <w:noProof/>
            <w:lang w:val="en-GB"/>
          </w:rPr>
          <w:t>2.2.3</w:t>
        </w:r>
        <w:r>
          <w:rPr>
            <w:rFonts w:asciiTheme="minorHAnsi" w:eastAsiaTheme="minorEastAsia" w:hAnsiTheme="minorHAnsi" w:cstheme="minorBidi"/>
            <w:noProof/>
            <w:kern w:val="2"/>
            <w:sz w:val="24"/>
            <w14:ligatures w14:val="standardContextual"/>
          </w:rPr>
          <w:tab/>
        </w:r>
        <w:r w:rsidRPr="004527C6">
          <w:rPr>
            <w:rStyle w:val="Hyperlink"/>
            <w:noProof/>
            <w:lang w:val="en-GB"/>
          </w:rPr>
          <w:t>WCAG (Web Content Accessibility Guidelines)</w:t>
        </w:r>
        <w:r>
          <w:rPr>
            <w:noProof/>
            <w:webHidden/>
          </w:rPr>
          <w:tab/>
        </w:r>
        <w:r>
          <w:rPr>
            <w:noProof/>
            <w:webHidden/>
          </w:rPr>
          <w:fldChar w:fldCharType="begin"/>
        </w:r>
        <w:r>
          <w:rPr>
            <w:noProof/>
            <w:webHidden/>
          </w:rPr>
          <w:instrText xml:space="preserve"> PAGEREF _Toc187690629 \h </w:instrText>
        </w:r>
        <w:r>
          <w:rPr>
            <w:noProof/>
            <w:webHidden/>
          </w:rPr>
        </w:r>
        <w:r>
          <w:rPr>
            <w:noProof/>
            <w:webHidden/>
          </w:rPr>
          <w:fldChar w:fldCharType="separate"/>
        </w:r>
        <w:r>
          <w:rPr>
            <w:noProof/>
            <w:webHidden/>
          </w:rPr>
          <w:t>12</w:t>
        </w:r>
        <w:r>
          <w:rPr>
            <w:noProof/>
            <w:webHidden/>
          </w:rPr>
          <w:fldChar w:fldCharType="end"/>
        </w:r>
      </w:hyperlink>
    </w:p>
    <w:p w14:paraId="5A394686" w14:textId="19FF27DC" w:rsidR="00C44438" w:rsidRDefault="00C44438">
      <w:pPr>
        <w:pStyle w:val="Verzeichnis3"/>
        <w:rPr>
          <w:rFonts w:asciiTheme="minorHAnsi" w:eastAsiaTheme="minorEastAsia" w:hAnsiTheme="minorHAnsi" w:cstheme="minorBidi"/>
          <w:noProof/>
          <w:kern w:val="2"/>
          <w:sz w:val="24"/>
          <w14:ligatures w14:val="standardContextual"/>
        </w:rPr>
      </w:pPr>
      <w:hyperlink w:anchor="_Toc187690630" w:history="1">
        <w:r w:rsidRPr="004527C6">
          <w:rPr>
            <w:rStyle w:val="Hyperlink"/>
            <w:noProof/>
            <w:lang w:val="en-GB"/>
          </w:rPr>
          <w:t>2.2.4</w:t>
        </w:r>
        <w:r>
          <w:rPr>
            <w:rFonts w:asciiTheme="minorHAnsi" w:eastAsiaTheme="minorEastAsia" w:hAnsiTheme="minorHAnsi" w:cstheme="minorBidi"/>
            <w:noProof/>
            <w:kern w:val="2"/>
            <w:sz w:val="24"/>
            <w14:ligatures w14:val="standardContextual"/>
          </w:rPr>
          <w:tab/>
        </w:r>
        <w:r w:rsidRPr="004527C6">
          <w:rPr>
            <w:rStyle w:val="Hyperlink"/>
            <w:noProof/>
            <w:lang w:val="en-GB"/>
          </w:rPr>
          <w:t>EN 301 549</w:t>
        </w:r>
        <w:r>
          <w:rPr>
            <w:noProof/>
            <w:webHidden/>
          </w:rPr>
          <w:tab/>
        </w:r>
        <w:r>
          <w:rPr>
            <w:noProof/>
            <w:webHidden/>
          </w:rPr>
          <w:fldChar w:fldCharType="begin"/>
        </w:r>
        <w:r>
          <w:rPr>
            <w:noProof/>
            <w:webHidden/>
          </w:rPr>
          <w:instrText xml:space="preserve"> PAGEREF _Toc187690630 \h </w:instrText>
        </w:r>
        <w:r>
          <w:rPr>
            <w:noProof/>
            <w:webHidden/>
          </w:rPr>
        </w:r>
        <w:r>
          <w:rPr>
            <w:noProof/>
            <w:webHidden/>
          </w:rPr>
          <w:fldChar w:fldCharType="separate"/>
        </w:r>
        <w:r>
          <w:rPr>
            <w:noProof/>
            <w:webHidden/>
          </w:rPr>
          <w:t>13</w:t>
        </w:r>
        <w:r>
          <w:rPr>
            <w:noProof/>
            <w:webHidden/>
          </w:rPr>
          <w:fldChar w:fldCharType="end"/>
        </w:r>
      </w:hyperlink>
    </w:p>
    <w:p w14:paraId="62535DCA" w14:textId="3C3FBA31" w:rsidR="00C44438" w:rsidRDefault="00C44438">
      <w:pPr>
        <w:pStyle w:val="Verzeichnis3"/>
        <w:rPr>
          <w:rFonts w:asciiTheme="minorHAnsi" w:eastAsiaTheme="minorEastAsia" w:hAnsiTheme="minorHAnsi" w:cstheme="minorBidi"/>
          <w:noProof/>
          <w:kern w:val="2"/>
          <w:sz w:val="24"/>
          <w14:ligatures w14:val="standardContextual"/>
        </w:rPr>
      </w:pPr>
      <w:hyperlink w:anchor="_Toc187690631" w:history="1">
        <w:r w:rsidRPr="004527C6">
          <w:rPr>
            <w:rStyle w:val="Hyperlink"/>
            <w:noProof/>
            <w:lang w:val="en-GB"/>
          </w:rPr>
          <w:t>2.2.5</w:t>
        </w:r>
        <w:r>
          <w:rPr>
            <w:rFonts w:asciiTheme="minorHAnsi" w:eastAsiaTheme="minorEastAsia" w:hAnsiTheme="minorHAnsi" w:cstheme="minorBidi"/>
            <w:noProof/>
            <w:kern w:val="2"/>
            <w:sz w:val="24"/>
            <w14:ligatures w14:val="standardContextual"/>
          </w:rPr>
          <w:tab/>
        </w:r>
        <w:r w:rsidRPr="004527C6">
          <w:rPr>
            <w:rStyle w:val="Hyperlink"/>
            <w:noProof/>
            <w:lang w:val="en-GB"/>
          </w:rPr>
          <w:t>Accessibility Checklists und Testing Tools</w:t>
        </w:r>
        <w:r>
          <w:rPr>
            <w:noProof/>
            <w:webHidden/>
          </w:rPr>
          <w:tab/>
        </w:r>
        <w:r>
          <w:rPr>
            <w:noProof/>
            <w:webHidden/>
          </w:rPr>
          <w:fldChar w:fldCharType="begin"/>
        </w:r>
        <w:r>
          <w:rPr>
            <w:noProof/>
            <w:webHidden/>
          </w:rPr>
          <w:instrText xml:space="preserve"> PAGEREF _Toc187690631 \h </w:instrText>
        </w:r>
        <w:r>
          <w:rPr>
            <w:noProof/>
            <w:webHidden/>
          </w:rPr>
        </w:r>
        <w:r>
          <w:rPr>
            <w:noProof/>
            <w:webHidden/>
          </w:rPr>
          <w:fldChar w:fldCharType="separate"/>
        </w:r>
        <w:r>
          <w:rPr>
            <w:noProof/>
            <w:webHidden/>
          </w:rPr>
          <w:t>14</w:t>
        </w:r>
        <w:r>
          <w:rPr>
            <w:noProof/>
            <w:webHidden/>
          </w:rPr>
          <w:fldChar w:fldCharType="end"/>
        </w:r>
      </w:hyperlink>
    </w:p>
    <w:p w14:paraId="334209CA" w14:textId="017875C3" w:rsidR="00C44438" w:rsidRDefault="00C44438">
      <w:pPr>
        <w:pStyle w:val="Verzeichnis3"/>
        <w:rPr>
          <w:rFonts w:asciiTheme="minorHAnsi" w:eastAsiaTheme="minorEastAsia" w:hAnsiTheme="minorHAnsi" w:cstheme="minorBidi"/>
          <w:noProof/>
          <w:kern w:val="2"/>
          <w:sz w:val="24"/>
          <w14:ligatures w14:val="standardContextual"/>
        </w:rPr>
      </w:pPr>
      <w:hyperlink w:anchor="_Toc187690632" w:history="1">
        <w:r w:rsidRPr="004527C6">
          <w:rPr>
            <w:rStyle w:val="Hyperlink"/>
            <w:noProof/>
          </w:rPr>
          <w:t>2.2.6</w:t>
        </w:r>
        <w:r>
          <w:rPr>
            <w:rFonts w:asciiTheme="minorHAnsi" w:eastAsiaTheme="minorEastAsia" w:hAnsiTheme="minorHAnsi" w:cstheme="minorBidi"/>
            <w:noProof/>
            <w:kern w:val="2"/>
            <w:sz w:val="24"/>
            <w14:ligatures w14:val="standardContextual"/>
          </w:rPr>
          <w:tab/>
        </w:r>
        <w:r w:rsidRPr="004527C6">
          <w:rPr>
            <w:rStyle w:val="Hyperlink"/>
            <w:noProof/>
          </w:rPr>
          <w:t>Plattformunabhängige Mobile-App Entwicklung</w:t>
        </w:r>
        <w:r>
          <w:rPr>
            <w:noProof/>
            <w:webHidden/>
          </w:rPr>
          <w:tab/>
        </w:r>
        <w:r>
          <w:rPr>
            <w:noProof/>
            <w:webHidden/>
          </w:rPr>
          <w:fldChar w:fldCharType="begin"/>
        </w:r>
        <w:r>
          <w:rPr>
            <w:noProof/>
            <w:webHidden/>
          </w:rPr>
          <w:instrText xml:space="preserve"> PAGEREF _Toc187690632 \h </w:instrText>
        </w:r>
        <w:r>
          <w:rPr>
            <w:noProof/>
            <w:webHidden/>
          </w:rPr>
        </w:r>
        <w:r>
          <w:rPr>
            <w:noProof/>
            <w:webHidden/>
          </w:rPr>
          <w:fldChar w:fldCharType="separate"/>
        </w:r>
        <w:r>
          <w:rPr>
            <w:noProof/>
            <w:webHidden/>
          </w:rPr>
          <w:t>15</w:t>
        </w:r>
        <w:r>
          <w:rPr>
            <w:noProof/>
            <w:webHidden/>
          </w:rPr>
          <w:fldChar w:fldCharType="end"/>
        </w:r>
      </w:hyperlink>
    </w:p>
    <w:p w14:paraId="077E6A72" w14:textId="634779FB" w:rsidR="00C44438" w:rsidRDefault="00C44438">
      <w:pPr>
        <w:pStyle w:val="Verzeichnis3"/>
        <w:rPr>
          <w:rFonts w:asciiTheme="minorHAnsi" w:eastAsiaTheme="minorEastAsia" w:hAnsiTheme="minorHAnsi" w:cstheme="minorBidi"/>
          <w:noProof/>
          <w:kern w:val="2"/>
          <w:sz w:val="24"/>
          <w14:ligatures w14:val="standardContextual"/>
        </w:rPr>
      </w:pPr>
      <w:hyperlink w:anchor="_Toc187690633" w:history="1">
        <w:r w:rsidRPr="004527C6">
          <w:rPr>
            <w:rStyle w:val="Hyperlink"/>
            <w:noProof/>
          </w:rPr>
          <w:t>2.2.7</w:t>
        </w:r>
        <w:r>
          <w:rPr>
            <w:rFonts w:asciiTheme="minorHAnsi" w:eastAsiaTheme="minorEastAsia" w:hAnsiTheme="minorHAnsi" w:cstheme="minorBidi"/>
            <w:noProof/>
            <w:kern w:val="2"/>
            <w:sz w:val="24"/>
            <w14:ligatures w14:val="standardContextual"/>
          </w:rPr>
          <w:tab/>
        </w:r>
        <w:r w:rsidRPr="004527C6">
          <w:rPr>
            <w:rStyle w:val="Hyperlink"/>
            <w:noProof/>
          </w:rPr>
          <w:t>Flutter für plattformunabhängige Entwicklungen</w:t>
        </w:r>
        <w:r>
          <w:rPr>
            <w:noProof/>
            <w:webHidden/>
          </w:rPr>
          <w:tab/>
        </w:r>
        <w:r>
          <w:rPr>
            <w:noProof/>
            <w:webHidden/>
          </w:rPr>
          <w:fldChar w:fldCharType="begin"/>
        </w:r>
        <w:r>
          <w:rPr>
            <w:noProof/>
            <w:webHidden/>
          </w:rPr>
          <w:instrText xml:space="preserve"> PAGEREF _Toc187690633 \h </w:instrText>
        </w:r>
        <w:r>
          <w:rPr>
            <w:noProof/>
            <w:webHidden/>
          </w:rPr>
        </w:r>
        <w:r>
          <w:rPr>
            <w:noProof/>
            <w:webHidden/>
          </w:rPr>
          <w:fldChar w:fldCharType="separate"/>
        </w:r>
        <w:r>
          <w:rPr>
            <w:noProof/>
            <w:webHidden/>
          </w:rPr>
          <w:t>16</w:t>
        </w:r>
        <w:r>
          <w:rPr>
            <w:noProof/>
            <w:webHidden/>
          </w:rPr>
          <w:fldChar w:fldCharType="end"/>
        </w:r>
      </w:hyperlink>
    </w:p>
    <w:p w14:paraId="17C645A6" w14:textId="1492B5D7" w:rsidR="00C44438" w:rsidRDefault="00C44438">
      <w:pPr>
        <w:pStyle w:val="Verzeichnis3"/>
        <w:rPr>
          <w:rFonts w:asciiTheme="minorHAnsi" w:eastAsiaTheme="minorEastAsia" w:hAnsiTheme="minorHAnsi" w:cstheme="minorBidi"/>
          <w:noProof/>
          <w:kern w:val="2"/>
          <w:sz w:val="24"/>
          <w14:ligatures w14:val="standardContextual"/>
        </w:rPr>
      </w:pPr>
      <w:hyperlink w:anchor="_Toc187690634" w:history="1">
        <w:r w:rsidRPr="004527C6">
          <w:rPr>
            <w:rStyle w:val="Hyperlink"/>
            <w:noProof/>
          </w:rPr>
          <w:t>2.2.8</w:t>
        </w:r>
        <w:r>
          <w:rPr>
            <w:rFonts w:asciiTheme="minorHAnsi" w:eastAsiaTheme="minorEastAsia" w:hAnsiTheme="minorHAnsi" w:cstheme="minorBidi"/>
            <w:noProof/>
            <w:kern w:val="2"/>
            <w:sz w:val="24"/>
            <w14:ligatures w14:val="standardContextual"/>
          </w:rPr>
          <w:tab/>
        </w:r>
        <w:r w:rsidRPr="004527C6">
          <w:rPr>
            <w:rStyle w:val="Hyperlink"/>
            <w:noProof/>
          </w:rPr>
          <w:t>Tensorflow Lite für Machine Learning auf Mobilen Geräten</w:t>
        </w:r>
        <w:r>
          <w:rPr>
            <w:noProof/>
            <w:webHidden/>
          </w:rPr>
          <w:tab/>
        </w:r>
        <w:r>
          <w:rPr>
            <w:noProof/>
            <w:webHidden/>
          </w:rPr>
          <w:fldChar w:fldCharType="begin"/>
        </w:r>
        <w:r>
          <w:rPr>
            <w:noProof/>
            <w:webHidden/>
          </w:rPr>
          <w:instrText xml:space="preserve"> PAGEREF _Toc187690634 \h </w:instrText>
        </w:r>
        <w:r>
          <w:rPr>
            <w:noProof/>
            <w:webHidden/>
          </w:rPr>
        </w:r>
        <w:r>
          <w:rPr>
            <w:noProof/>
            <w:webHidden/>
          </w:rPr>
          <w:fldChar w:fldCharType="separate"/>
        </w:r>
        <w:r>
          <w:rPr>
            <w:noProof/>
            <w:webHidden/>
          </w:rPr>
          <w:t>17</w:t>
        </w:r>
        <w:r>
          <w:rPr>
            <w:noProof/>
            <w:webHidden/>
          </w:rPr>
          <w:fldChar w:fldCharType="end"/>
        </w:r>
      </w:hyperlink>
    </w:p>
    <w:p w14:paraId="2C6AA78E" w14:textId="3A44D6FE" w:rsidR="00C44438" w:rsidRDefault="00C44438">
      <w:pPr>
        <w:pStyle w:val="Verzeichnis2"/>
        <w:tabs>
          <w:tab w:val="left" w:pos="960"/>
          <w:tab w:val="right" w:leader="dot" w:pos="9061"/>
        </w:tabs>
        <w:rPr>
          <w:rFonts w:asciiTheme="minorHAnsi" w:eastAsiaTheme="minorEastAsia" w:hAnsiTheme="minorHAnsi" w:cstheme="minorBidi"/>
          <w:noProof/>
          <w:kern w:val="2"/>
          <w:sz w:val="24"/>
          <w14:ligatures w14:val="standardContextual"/>
        </w:rPr>
      </w:pPr>
      <w:hyperlink w:anchor="_Toc187690635" w:history="1">
        <w:r w:rsidRPr="004527C6">
          <w:rPr>
            <w:rStyle w:val="Hyperlink"/>
            <w:noProof/>
          </w:rPr>
          <w:t>2.3</w:t>
        </w:r>
        <w:r>
          <w:rPr>
            <w:rFonts w:asciiTheme="minorHAnsi" w:eastAsiaTheme="minorEastAsia" w:hAnsiTheme="minorHAnsi" w:cstheme="minorBidi"/>
            <w:noProof/>
            <w:kern w:val="2"/>
            <w:sz w:val="24"/>
            <w14:ligatures w14:val="standardContextual"/>
          </w:rPr>
          <w:tab/>
        </w:r>
        <w:r w:rsidRPr="004527C6">
          <w:rPr>
            <w:rStyle w:val="Hyperlink"/>
            <w:noProof/>
          </w:rPr>
          <w:t>Konzept</w:t>
        </w:r>
        <w:r>
          <w:rPr>
            <w:noProof/>
            <w:webHidden/>
          </w:rPr>
          <w:tab/>
        </w:r>
        <w:r>
          <w:rPr>
            <w:noProof/>
            <w:webHidden/>
          </w:rPr>
          <w:fldChar w:fldCharType="begin"/>
        </w:r>
        <w:r>
          <w:rPr>
            <w:noProof/>
            <w:webHidden/>
          </w:rPr>
          <w:instrText xml:space="preserve"> PAGEREF _Toc187690635 \h </w:instrText>
        </w:r>
        <w:r>
          <w:rPr>
            <w:noProof/>
            <w:webHidden/>
          </w:rPr>
        </w:r>
        <w:r>
          <w:rPr>
            <w:noProof/>
            <w:webHidden/>
          </w:rPr>
          <w:fldChar w:fldCharType="separate"/>
        </w:r>
        <w:r>
          <w:rPr>
            <w:noProof/>
            <w:webHidden/>
          </w:rPr>
          <w:t>17</w:t>
        </w:r>
        <w:r>
          <w:rPr>
            <w:noProof/>
            <w:webHidden/>
          </w:rPr>
          <w:fldChar w:fldCharType="end"/>
        </w:r>
      </w:hyperlink>
    </w:p>
    <w:p w14:paraId="12AAB98C" w14:textId="125FF84A" w:rsidR="00C44438" w:rsidRDefault="00C44438">
      <w:pPr>
        <w:pStyle w:val="Verzeichnis3"/>
        <w:rPr>
          <w:rFonts w:asciiTheme="minorHAnsi" w:eastAsiaTheme="minorEastAsia" w:hAnsiTheme="minorHAnsi" w:cstheme="minorBidi"/>
          <w:noProof/>
          <w:kern w:val="2"/>
          <w:sz w:val="24"/>
          <w14:ligatures w14:val="standardContextual"/>
        </w:rPr>
      </w:pPr>
      <w:hyperlink w:anchor="_Toc187690636" w:history="1">
        <w:r w:rsidRPr="004527C6">
          <w:rPr>
            <w:rStyle w:val="Hyperlink"/>
            <w:noProof/>
          </w:rPr>
          <w:t>2.3.1</w:t>
        </w:r>
        <w:r>
          <w:rPr>
            <w:rFonts w:asciiTheme="minorHAnsi" w:eastAsiaTheme="minorEastAsia" w:hAnsiTheme="minorHAnsi" w:cstheme="minorBidi"/>
            <w:noProof/>
            <w:kern w:val="2"/>
            <w:sz w:val="24"/>
            <w14:ligatures w14:val="standardContextual"/>
          </w:rPr>
          <w:tab/>
        </w:r>
        <w:r w:rsidRPr="004527C6">
          <w:rPr>
            <w:rStyle w:val="Hyperlink"/>
            <w:noProof/>
          </w:rPr>
          <w:t>Anforderungen an die mobile App</w:t>
        </w:r>
        <w:r>
          <w:rPr>
            <w:noProof/>
            <w:webHidden/>
          </w:rPr>
          <w:tab/>
        </w:r>
        <w:r>
          <w:rPr>
            <w:noProof/>
            <w:webHidden/>
          </w:rPr>
          <w:fldChar w:fldCharType="begin"/>
        </w:r>
        <w:r>
          <w:rPr>
            <w:noProof/>
            <w:webHidden/>
          </w:rPr>
          <w:instrText xml:space="preserve"> PAGEREF _Toc187690636 \h </w:instrText>
        </w:r>
        <w:r>
          <w:rPr>
            <w:noProof/>
            <w:webHidden/>
          </w:rPr>
        </w:r>
        <w:r>
          <w:rPr>
            <w:noProof/>
            <w:webHidden/>
          </w:rPr>
          <w:fldChar w:fldCharType="separate"/>
        </w:r>
        <w:r>
          <w:rPr>
            <w:noProof/>
            <w:webHidden/>
          </w:rPr>
          <w:t>17</w:t>
        </w:r>
        <w:r>
          <w:rPr>
            <w:noProof/>
            <w:webHidden/>
          </w:rPr>
          <w:fldChar w:fldCharType="end"/>
        </w:r>
      </w:hyperlink>
    </w:p>
    <w:p w14:paraId="3A9CE3DC" w14:textId="6964F7C7" w:rsidR="00C44438" w:rsidRDefault="00C44438">
      <w:pPr>
        <w:pStyle w:val="Verzeichnis3"/>
        <w:rPr>
          <w:rFonts w:asciiTheme="minorHAnsi" w:eastAsiaTheme="minorEastAsia" w:hAnsiTheme="minorHAnsi" w:cstheme="minorBidi"/>
          <w:noProof/>
          <w:kern w:val="2"/>
          <w:sz w:val="24"/>
          <w14:ligatures w14:val="standardContextual"/>
        </w:rPr>
      </w:pPr>
      <w:hyperlink w:anchor="_Toc187690637" w:history="1">
        <w:r w:rsidRPr="004527C6">
          <w:rPr>
            <w:rStyle w:val="Hyperlink"/>
            <w:noProof/>
          </w:rPr>
          <w:t>2.3.2</w:t>
        </w:r>
        <w:r>
          <w:rPr>
            <w:rFonts w:asciiTheme="minorHAnsi" w:eastAsiaTheme="minorEastAsia" w:hAnsiTheme="minorHAnsi" w:cstheme="minorBidi"/>
            <w:noProof/>
            <w:kern w:val="2"/>
            <w:sz w:val="24"/>
            <w14:ligatures w14:val="standardContextual"/>
          </w:rPr>
          <w:tab/>
        </w:r>
        <w:r w:rsidRPr="004527C6">
          <w:rPr>
            <w:rStyle w:val="Hyperlink"/>
            <w:noProof/>
          </w:rPr>
          <w:t>Aufbau und Struktur der App</w:t>
        </w:r>
        <w:r>
          <w:rPr>
            <w:noProof/>
            <w:webHidden/>
          </w:rPr>
          <w:tab/>
        </w:r>
        <w:r>
          <w:rPr>
            <w:noProof/>
            <w:webHidden/>
          </w:rPr>
          <w:fldChar w:fldCharType="begin"/>
        </w:r>
        <w:r>
          <w:rPr>
            <w:noProof/>
            <w:webHidden/>
          </w:rPr>
          <w:instrText xml:space="preserve"> PAGEREF _Toc187690637 \h </w:instrText>
        </w:r>
        <w:r>
          <w:rPr>
            <w:noProof/>
            <w:webHidden/>
          </w:rPr>
        </w:r>
        <w:r>
          <w:rPr>
            <w:noProof/>
            <w:webHidden/>
          </w:rPr>
          <w:fldChar w:fldCharType="separate"/>
        </w:r>
        <w:r>
          <w:rPr>
            <w:noProof/>
            <w:webHidden/>
          </w:rPr>
          <w:t>17</w:t>
        </w:r>
        <w:r>
          <w:rPr>
            <w:noProof/>
            <w:webHidden/>
          </w:rPr>
          <w:fldChar w:fldCharType="end"/>
        </w:r>
      </w:hyperlink>
    </w:p>
    <w:p w14:paraId="2FDE4B03" w14:textId="2E0722E3" w:rsidR="00C44438" w:rsidRDefault="00C44438">
      <w:pPr>
        <w:pStyle w:val="Verzeichnis3"/>
        <w:rPr>
          <w:rFonts w:asciiTheme="minorHAnsi" w:eastAsiaTheme="minorEastAsia" w:hAnsiTheme="minorHAnsi" w:cstheme="minorBidi"/>
          <w:noProof/>
          <w:kern w:val="2"/>
          <w:sz w:val="24"/>
          <w14:ligatures w14:val="standardContextual"/>
        </w:rPr>
      </w:pPr>
      <w:hyperlink w:anchor="_Toc187690638" w:history="1">
        <w:r w:rsidRPr="004527C6">
          <w:rPr>
            <w:rStyle w:val="Hyperlink"/>
            <w:noProof/>
          </w:rPr>
          <w:t>2.3.3</w:t>
        </w:r>
        <w:r>
          <w:rPr>
            <w:rFonts w:asciiTheme="minorHAnsi" w:eastAsiaTheme="minorEastAsia" w:hAnsiTheme="minorHAnsi" w:cstheme="minorBidi"/>
            <w:noProof/>
            <w:kern w:val="2"/>
            <w:sz w:val="24"/>
            <w14:ligatures w14:val="standardContextual"/>
          </w:rPr>
          <w:tab/>
        </w:r>
        <w:r w:rsidRPr="004527C6">
          <w:rPr>
            <w:rStyle w:val="Hyperlink"/>
            <w:noProof/>
          </w:rPr>
          <w:t>Schnittstellen</w:t>
        </w:r>
        <w:r>
          <w:rPr>
            <w:noProof/>
            <w:webHidden/>
          </w:rPr>
          <w:tab/>
        </w:r>
        <w:r>
          <w:rPr>
            <w:noProof/>
            <w:webHidden/>
          </w:rPr>
          <w:fldChar w:fldCharType="begin"/>
        </w:r>
        <w:r>
          <w:rPr>
            <w:noProof/>
            <w:webHidden/>
          </w:rPr>
          <w:instrText xml:space="preserve"> PAGEREF _Toc187690638 \h </w:instrText>
        </w:r>
        <w:r>
          <w:rPr>
            <w:noProof/>
            <w:webHidden/>
          </w:rPr>
        </w:r>
        <w:r>
          <w:rPr>
            <w:noProof/>
            <w:webHidden/>
          </w:rPr>
          <w:fldChar w:fldCharType="separate"/>
        </w:r>
        <w:r>
          <w:rPr>
            <w:noProof/>
            <w:webHidden/>
          </w:rPr>
          <w:t>17</w:t>
        </w:r>
        <w:r>
          <w:rPr>
            <w:noProof/>
            <w:webHidden/>
          </w:rPr>
          <w:fldChar w:fldCharType="end"/>
        </w:r>
      </w:hyperlink>
    </w:p>
    <w:p w14:paraId="7DF06EA1" w14:textId="56B3FE9D" w:rsidR="00C44438" w:rsidRDefault="00C44438">
      <w:pPr>
        <w:pStyle w:val="Verzeichnis3"/>
        <w:rPr>
          <w:rFonts w:asciiTheme="minorHAnsi" w:eastAsiaTheme="minorEastAsia" w:hAnsiTheme="minorHAnsi" w:cstheme="minorBidi"/>
          <w:noProof/>
          <w:kern w:val="2"/>
          <w:sz w:val="24"/>
          <w14:ligatures w14:val="standardContextual"/>
        </w:rPr>
      </w:pPr>
      <w:hyperlink w:anchor="_Toc187690639" w:history="1">
        <w:r w:rsidRPr="004527C6">
          <w:rPr>
            <w:rStyle w:val="Hyperlink"/>
            <w:noProof/>
          </w:rPr>
          <w:t>2.3.4</w:t>
        </w:r>
        <w:r>
          <w:rPr>
            <w:rFonts w:asciiTheme="minorHAnsi" w:eastAsiaTheme="minorEastAsia" w:hAnsiTheme="minorHAnsi" w:cstheme="minorBidi"/>
            <w:noProof/>
            <w:kern w:val="2"/>
            <w:sz w:val="24"/>
            <w14:ligatures w14:val="standardContextual"/>
          </w:rPr>
          <w:tab/>
        </w:r>
        <w:r w:rsidRPr="004527C6">
          <w:rPr>
            <w:rStyle w:val="Hyperlink"/>
            <w:noProof/>
          </w:rPr>
          <w:t>Maßnahmen in Flutter für Accessibility</w:t>
        </w:r>
        <w:r>
          <w:rPr>
            <w:noProof/>
            <w:webHidden/>
          </w:rPr>
          <w:tab/>
        </w:r>
        <w:r>
          <w:rPr>
            <w:noProof/>
            <w:webHidden/>
          </w:rPr>
          <w:fldChar w:fldCharType="begin"/>
        </w:r>
        <w:r>
          <w:rPr>
            <w:noProof/>
            <w:webHidden/>
          </w:rPr>
          <w:instrText xml:space="preserve"> PAGEREF _Toc187690639 \h </w:instrText>
        </w:r>
        <w:r>
          <w:rPr>
            <w:noProof/>
            <w:webHidden/>
          </w:rPr>
        </w:r>
        <w:r>
          <w:rPr>
            <w:noProof/>
            <w:webHidden/>
          </w:rPr>
          <w:fldChar w:fldCharType="separate"/>
        </w:r>
        <w:r>
          <w:rPr>
            <w:noProof/>
            <w:webHidden/>
          </w:rPr>
          <w:t>17</w:t>
        </w:r>
        <w:r>
          <w:rPr>
            <w:noProof/>
            <w:webHidden/>
          </w:rPr>
          <w:fldChar w:fldCharType="end"/>
        </w:r>
      </w:hyperlink>
    </w:p>
    <w:p w14:paraId="0BD10DB4" w14:textId="33C2FE4C" w:rsidR="00C44438" w:rsidRDefault="00C44438">
      <w:pPr>
        <w:pStyle w:val="Verzeichnis2"/>
        <w:tabs>
          <w:tab w:val="left" w:pos="960"/>
          <w:tab w:val="right" w:leader="dot" w:pos="9061"/>
        </w:tabs>
        <w:rPr>
          <w:rFonts w:asciiTheme="minorHAnsi" w:eastAsiaTheme="minorEastAsia" w:hAnsiTheme="minorHAnsi" w:cstheme="minorBidi"/>
          <w:noProof/>
          <w:kern w:val="2"/>
          <w:sz w:val="24"/>
          <w14:ligatures w14:val="standardContextual"/>
        </w:rPr>
      </w:pPr>
      <w:hyperlink w:anchor="_Toc187690640" w:history="1">
        <w:r w:rsidRPr="004527C6">
          <w:rPr>
            <w:rStyle w:val="Hyperlink"/>
            <w:noProof/>
          </w:rPr>
          <w:t>2.4</w:t>
        </w:r>
        <w:r>
          <w:rPr>
            <w:rFonts w:asciiTheme="minorHAnsi" w:eastAsiaTheme="minorEastAsia" w:hAnsiTheme="minorHAnsi" w:cstheme="minorBidi"/>
            <w:noProof/>
            <w:kern w:val="2"/>
            <w:sz w:val="24"/>
            <w14:ligatures w14:val="standardContextual"/>
          </w:rPr>
          <w:tab/>
        </w:r>
        <w:r w:rsidRPr="004527C6">
          <w:rPr>
            <w:rStyle w:val="Hyperlink"/>
            <w:noProof/>
          </w:rPr>
          <w:t>Herausforderungen der Umsetzung</w:t>
        </w:r>
        <w:r>
          <w:rPr>
            <w:noProof/>
            <w:webHidden/>
          </w:rPr>
          <w:tab/>
        </w:r>
        <w:r>
          <w:rPr>
            <w:noProof/>
            <w:webHidden/>
          </w:rPr>
          <w:fldChar w:fldCharType="begin"/>
        </w:r>
        <w:r>
          <w:rPr>
            <w:noProof/>
            <w:webHidden/>
          </w:rPr>
          <w:instrText xml:space="preserve"> PAGEREF _Toc187690640 \h </w:instrText>
        </w:r>
        <w:r>
          <w:rPr>
            <w:noProof/>
            <w:webHidden/>
          </w:rPr>
        </w:r>
        <w:r>
          <w:rPr>
            <w:noProof/>
            <w:webHidden/>
          </w:rPr>
          <w:fldChar w:fldCharType="separate"/>
        </w:r>
        <w:r>
          <w:rPr>
            <w:noProof/>
            <w:webHidden/>
          </w:rPr>
          <w:t>18</w:t>
        </w:r>
        <w:r>
          <w:rPr>
            <w:noProof/>
            <w:webHidden/>
          </w:rPr>
          <w:fldChar w:fldCharType="end"/>
        </w:r>
      </w:hyperlink>
    </w:p>
    <w:p w14:paraId="6E076590" w14:textId="3D2EA5C3" w:rsidR="00C44438" w:rsidRDefault="00C44438">
      <w:pPr>
        <w:pStyle w:val="Verzeichnis3"/>
        <w:rPr>
          <w:rFonts w:asciiTheme="minorHAnsi" w:eastAsiaTheme="minorEastAsia" w:hAnsiTheme="minorHAnsi" w:cstheme="minorBidi"/>
          <w:noProof/>
          <w:kern w:val="2"/>
          <w:sz w:val="24"/>
          <w14:ligatures w14:val="standardContextual"/>
        </w:rPr>
      </w:pPr>
      <w:hyperlink w:anchor="_Toc187690641" w:history="1">
        <w:r w:rsidRPr="004527C6">
          <w:rPr>
            <w:rStyle w:val="Hyperlink"/>
            <w:noProof/>
          </w:rPr>
          <w:t>2.4.1</w:t>
        </w:r>
        <w:r>
          <w:rPr>
            <w:rFonts w:asciiTheme="minorHAnsi" w:eastAsiaTheme="minorEastAsia" w:hAnsiTheme="minorHAnsi" w:cstheme="minorBidi"/>
            <w:noProof/>
            <w:kern w:val="2"/>
            <w:sz w:val="24"/>
            <w14:ligatures w14:val="standardContextual"/>
          </w:rPr>
          <w:tab/>
        </w:r>
        <w:r w:rsidRPr="004527C6">
          <w:rPr>
            <w:rStyle w:val="Hyperlink"/>
            <w:noProof/>
          </w:rPr>
          <w:t>Barrierefreiheit in den Screens</w:t>
        </w:r>
        <w:r>
          <w:rPr>
            <w:noProof/>
            <w:webHidden/>
          </w:rPr>
          <w:tab/>
        </w:r>
        <w:r>
          <w:rPr>
            <w:noProof/>
            <w:webHidden/>
          </w:rPr>
          <w:fldChar w:fldCharType="begin"/>
        </w:r>
        <w:r>
          <w:rPr>
            <w:noProof/>
            <w:webHidden/>
          </w:rPr>
          <w:instrText xml:space="preserve"> PAGEREF _Toc187690641 \h </w:instrText>
        </w:r>
        <w:r>
          <w:rPr>
            <w:noProof/>
            <w:webHidden/>
          </w:rPr>
        </w:r>
        <w:r>
          <w:rPr>
            <w:noProof/>
            <w:webHidden/>
          </w:rPr>
          <w:fldChar w:fldCharType="separate"/>
        </w:r>
        <w:r>
          <w:rPr>
            <w:noProof/>
            <w:webHidden/>
          </w:rPr>
          <w:t>18</w:t>
        </w:r>
        <w:r>
          <w:rPr>
            <w:noProof/>
            <w:webHidden/>
          </w:rPr>
          <w:fldChar w:fldCharType="end"/>
        </w:r>
      </w:hyperlink>
    </w:p>
    <w:p w14:paraId="2CD047D7" w14:textId="547FD87F" w:rsidR="00C44438" w:rsidRDefault="00C44438">
      <w:pPr>
        <w:pStyle w:val="Verzeichnis3"/>
        <w:rPr>
          <w:rFonts w:asciiTheme="minorHAnsi" w:eastAsiaTheme="minorEastAsia" w:hAnsiTheme="minorHAnsi" w:cstheme="minorBidi"/>
          <w:noProof/>
          <w:kern w:val="2"/>
          <w:sz w:val="24"/>
          <w14:ligatures w14:val="standardContextual"/>
        </w:rPr>
      </w:pPr>
      <w:hyperlink w:anchor="_Toc187690642" w:history="1">
        <w:r w:rsidRPr="004527C6">
          <w:rPr>
            <w:rStyle w:val="Hyperlink"/>
            <w:noProof/>
          </w:rPr>
          <w:t>2.4.2</w:t>
        </w:r>
        <w:r>
          <w:rPr>
            <w:rFonts w:asciiTheme="minorHAnsi" w:eastAsiaTheme="minorEastAsia" w:hAnsiTheme="minorHAnsi" w:cstheme="minorBidi"/>
            <w:noProof/>
            <w:kern w:val="2"/>
            <w:sz w:val="24"/>
            <w14:ligatures w14:val="standardContextual"/>
          </w:rPr>
          <w:tab/>
        </w:r>
        <w:r w:rsidRPr="004527C6">
          <w:rPr>
            <w:rStyle w:val="Hyperlink"/>
            <w:noProof/>
          </w:rPr>
          <w:t>Plattformunabhängige Nimbus-App</w:t>
        </w:r>
        <w:r>
          <w:rPr>
            <w:noProof/>
            <w:webHidden/>
          </w:rPr>
          <w:tab/>
        </w:r>
        <w:r>
          <w:rPr>
            <w:noProof/>
            <w:webHidden/>
          </w:rPr>
          <w:fldChar w:fldCharType="begin"/>
        </w:r>
        <w:r>
          <w:rPr>
            <w:noProof/>
            <w:webHidden/>
          </w:rPr>
          <w:instrText xml:space="preserve"> PAGEREF _Toc187690642 \h </w:instrText>
        </w:r>
        <w:r>
          <w:rPr>
            <w:noProof/>
            <w:webHidden/>
          </w:rPr>
        </w:r>
        <w:r>
          <w:rPr>
            <w:noProof/>
            <w:webHidden/>
          </w:rPr>
          <w:fldChar w:fldCharType="separate"/>
        </w:r>
        <w:r>
          <w:rPr>
            <w:noProof/>
            <w:webHidden/>
          </w:rPr>
          <w:t>18</w:t>
        </w:r>
        <w:r>
          <w:rPr>
            <w:noProof/>
            <w:webHidden/>
          </w:rPr>
          <w:fldChar w:fldCharType="end"/>
        </w:r>
      </w:hyperlink>
    </w:p>
    <w:p w14:paraId="4D60C6C4" w14:textId="150A991E" w:rsidR="00C44438" w:rsidRDefault="00C44438">
      <w:pPr>
        <w:pStyle w:val="Verzeichnis3"/>
        <w:rPr>
          <w:rFonts w:asciiTheme="minorHAnsi" w:eastAsiaTheme="minorEastAsia" w:hAnsiTheme="minorHAnsi" w:cstheme="minorBidi"/>
          <w:noProof/>
          <w:kern w:val="2"/>
          <w:sz w:val="24"/>
          <w14:ligatures w14:val="standardContextual"/>
        </w:rPr>
      </w:pPr>
      <w:hyperlink w:anchor="_Toc187690643" w:history="1">
        <w:r w:rsidRPr="004527C6">
          <w:rPr>
            <w:rStyle w:val="Hyperlink"/>
            <w:noProof/>
          </w:rPr>
          <w:t>2.4.3</w:t>
        </w:r>
        <w:r>
          <w:rPr>
            <w:rFonts w:asciiTheme="minorHAnsi" w:eastAsiaTheme="minorEastAsia" w:hAnsiTheme="minorHAnsi" w:cstheme="minorBidi"/>
            <w:noProof/>
            <w:kern w:val="2"/>
            <w:sz w:val="24"/>
            <w14:ligatures w14:val="standardContextual"/>
          </w:rPr>
          <w:tab/>
        </w:r>
        <w:r w:rsidRPr="004527C6">
          <w:rPr>
            <w:rStyle w:val="Hyperlink"/>
            <w:noProof/>
          </w:rPr>
          <w:t>Überprüfung der Barrierefreiheit</w:t>
        </w:r>
        <w:r>
          <w:rPr>
            <w:noProof/>
            <w:webHidden/>
          </w:rPr>
          <w:tab/>
        </w:r>
        <w:r>
          <w:rPr>
            <w:noProof/>
            <w:webHidden/>
          </w:rPr>
          <w:fldChar w:fldCharType="begin"/>
        </w:r>
        <w:r>
          <w:rPr>
            <w:noProof/>
            <w:webHidden/>
          </w:rPr>
          <w:instrText xml:space="preserve"> PAGEREF _Toc187690643 \h </w:instrText>
        </w:r>
        <w:r>
          <w:rPr>
            <w:noProof/>
            <w:webHidden/>
          </w:rPr>
        </w:r>
        <w:r>
          <w:rPr>
            <w:noProof/>
            <w:webHidden/>
          </w:rPr>
          <w:fldChar w:fldCharType="separate"/>
        </w:r>
        <w:r>
          <w:rPr>
            <w:noProof/>
            <w:webHidden/>
          </w:rPr>
          <w:t>18</w:t>
        </w:r>
        <w:r>
          <w:rPr>
            <w:noProof/>
            <w:webHidden/>
          </w:rPr>
          <w:fldChar w:fldCharType="end"/>
        </w:r>
      </w:hyperlink>
    </w:p>
    <w:p w14:paraId="14B627DF" w14:textId="2AF2CAFA" w:rsidR="00C44438" w:rsidRDefault="00C44438">
      <w:pPr>
        <w:pStyle w:val="Verzeichnis3"/>
        <w:rPr>
          <w:rFonts w:asciiTheme="minorHAnsi" w:eastAsiaTheme="minorEastAsia" w:hAnsiTheme="minorHAnsi" w:cstheme="minorBidi"/>
          <w:noProof/>
          <w:kern w:val="2"/>
          <w:sz w:val="24"/>
          <w14:ligatures w14:val="standardContextual"/>
        </w:rPr>
      </w:pPr>
      <w:hyperlink w:anchor="_Toc187690644" w:history="1">
        <w:r w:rsidRPr="004527C6">
          <w:rPr>
            <w:rStyle w:val="Hyperlink"/>
            <w:noProof/>
          </w:rPr>
          <w:t>2.4.4</w:t>
        </w:r>
        <w:r>
          <w:rPr>
            <w:rFonts w:asciiTheme="minorHAnsi" w:eastAsiaTheme="minorEastAsia" w:hAnsiTheme="minorHAnsi" w:cstheme="minorBidi"/>
            <w:noProof/>
            <w:kern w:val="2"/>
            <w:sz w:val="24"/>
            <w14:ligatures w14:val="standardContextual"/>
          </w:rPr>
          <w:tab/>
        </w:r>
        <w:r w:rsidRPr="004527C6">
          <w:rPr>
            <w:rStyle w:val="Hyperlink"/>
            <w:noProof/>
          </w:rPr>
          <w:t>Herausforderungen bei der Flutter-Integration</w:t>
        </w:r>
        <w:r>
          <w:rPr>
            <w:noProof/>
            <w:webHidden/>
          </w:rPr>
          <w:tab/>
        </w:r>
        <w:r>
          <w:rPr>
            <w:noProof/>
            <w:webHidden/>
          </w:rPr>
          <w:fldChar w:fldCharType="begin"/>
        </w:r>
        <w:r>
          <w:rPr>
            <w:noProof/>
            <w:webHidden/>
          </w:rPr>
          <w:instrText xml:space="preserve"> PAGEREF _Toc187690644 \h </w:instrText>
        </w:r>
        <w:r>
          <w:rPr>
            <w:noProof/>
            <w:webHidden/>
          </w:rPr>
        </w:r>
        <w:r>
          <w:rPr>
            <w:noProof/>
            <w:webHidden/>
          </w:rPr>
          <w:fldChar w:fldCharType="separate"/>
        </w:r>
        <w:r>
          <w:rPr>
            <w:noProof/>
            <w:webHidden/>
          </w:rPr>
          <w:t>18</w:t>
        </w:r>
        <w:r>
          <w:rPr>
            <w:noProof/>
            <w:webHidden/>
          </w:rPr>
          <w:fldChar w:fldCharType="end"/>
        </w:r>
      </w:hyperlink>
    </w:p>
    <w:p w14:paraId="2B24413F" w14:textId="08D37801" w:rsidR="00C44438" w:rsidRDefault="00C44438">
      <w:pPr>
        <w:pStyle w:val="Verzeichnis3"/>
        <w:rPr>
          <w:rFonts w:asciiTheme="minorHAnsi" w:eastAsiaTheme="minorEastAsia" w:hAnsiTheme="minorHAnsi" w:cstheme="minorBidi"/>
          <w:noProof/>
          <w:kern w:val="2"/>
          <w:sz w:val="24"/>
          <w14:ligatures w14:val="standardContextual"/>
        </w:rPr>
      </w:pPr>
      <w:hyperlink w:anchor="_Toc187690645" w:history="1">
        <w:r w:rsidRPr="004527C6">
          <w:rPr>
            <w:rStyle w:val="Hyperlink"/>
            <w:noProof/>
          </w:rPr>
          <w:t>2.4.5</w:t>
        </w:r>
        <w:r>
          <w:rPr>
            <w:rFonts w:asciiTheme="minorHAnsi" w:eastAsiaTheme="minorEastAsia" w:hAnsiTheme="minorHAnsi" w:cstheme="minorBidi"/>
            <w:noProof/>
            <w:kern w:val="2"/>
            <w:sz w:val="24"/>
            <w14:ligatures w14:val="standardContextual"/>
          </w:rPr>
          <w:tab/>
        </w:r>
        <w:r w:rsidRPr="004527C6">
          <w:rPr>
            <w:rStyle w:val="Hyperlink"/>
            <w:noProof/>
          </w:rPr>
          <w:t>Tensorflow Lite und Barrierefreiheit</w:t>
        </w:r>
        <w:r>
          <w:rPr>
            <w:noProof/>
            <w:webHidden/>
          </w:rPr>
          <w:tab/>
        </w:r>
        <w:r>
          <w:rPr>
            <w:noProof/>
            <w:webHidden/>
          </w:rPr>
          <w:fldChar w:fldCharType="begin"/>
        </w:r>
        <w:r>
          <w:rPr>
            <w:noProof/>
            <w:webHidden/>
          </w:rPr>
          <w:instrText xml:space="preserve"> PAGEREF _Toc187690645 \h </w:instrText>
        </w:r>
        <w:r>
          <w:rPr>
            <w:noProof/>
            <w:webHidden/>
          </w:rPr>
        </w:r>
        <w:r>
          <w:rPr>
            <w:noProof/>
            <w:webHidden/>
          </w:rPr>
          <w:fldChar w:fldCharType="separate"/>
        </w:r>
        <w:r>
          <w:rPr>
            <w:noProof/>
            <w:webHidden/>
          </w:rPr>
          <w:t>18</w:t>
        </w:r>
        <w:r>
          <w:rPr>
            <w:noProof/>
            <w:webHidden/>
          </w:rPr>
          <w:fldChar w:fldCharType="end"/>
        </w:r>
      </w:hyperlink>
    </w:p>
    <w:p w14:paraId="28E7E04F" w14:textId="66B6B1D2" w:rsidR="00C44438" w:rsidRDefault="00C44438">
      <w:pPr>
        <w:pStyle w:val="Verzeichnis2"/>
        <w:tabs>
          <w:tab w:val="left" w:pos="960"/>
          <w:tab w:val="right" w:leader="dot" w:pos="9061"/>
        </w:tabs>
        <w:rPr>
          <w:rFonts w:asciiTheme="minorHAnsi" w:eastAsiaTheme="minorEastAsia" w:hAnsiTheme="minorHAnsi" w:cstheme="minorBidi"/>
          <w:noProof/>
          <w:kern w:val="2"/>
          <w:sz w:val="24"/>
          <w14:ligatures w14:val="standardContextual"/>
        </w:rPr>
      </w:pPr>
      <w:hyperlink w:anchor="_Toc187690646" w:history="1">
        <w:r w:rsidRPr="004527C6">
          <w:rPr>
            <w:rStyle w:val="Hyperlink"/>
            <w:noProof/>
          </w:rPr>
          <w:t>2.5</w:t>
        </w:r>
        <w:r>
          <w:rPr>
            <w:rFonts w:asciiTheme="minorHAnsi" w:eastAsiaTheme="minorEastAsia" w:hAnsiTheme="minorHAnsi" w:cstheme="minorBidi"/>
            <w:noProof/>
            <w:kern w:val="2"/>
            <w:sz w:val="24"/>
            <w14:ligatures w14:val="standardContextual"/>
          </w:rPr>
          <w:tab/>
        </w:r>
        <w:r w:rsidRPr="004527C6">
          <w:rPr>
            <w:rStyle w:val="Hyperlink"/>
            <w:noProof/>
          </w:rPr>
          <w:t>Fazit und Ausblick</w:t>
        </w:r>
        <w:r>
          <w:rPr>
            <w:noProof/>
            <w:webHidden/>
          </w:rPr>
          <w:tab/>
        </w:r>
        <w:r>
          <w:rPr>
            <w:noProof/>
            <w:webHidden/>
          </w:rPr>
          <w:fldChar w:fldCharType="begin"/>
        </w:r>
        <w:r>
          <w:rPr>
            <w:noProof/>
            <w:webHidden/>
          </w:rPr>
          <w:instrText xml:space="preserve"> PAGEREF _Toc187690646 \h </w:instrText>
        </w:r>
        <w:r>
          <w:rPr>
            <w:noProof/>
            <w:webHidden/>
          </w:rPr>
        </w:r>
        <w:r>
          <w:rPr>
            <w:noProof/>
            <w:webHidden/>
          </w:rPr>
          <w:fldChar w:fldCharType="separate"/>
        </w:r>
        <w:r>
          <w:rPr>
            <w:noProof/>
            <w:webHidden/>
          </w:rPr>
          <w:t>18</w:t>
        </w:r>
        <w:r>
          <w:rPr>
            <w:noProof/>
            <w:webHidden/>
          </w:rPr>
          <w:fldChar w:fldCharType="end"/>
        </w:r>
      </w:hyperlink>
    </w:p>
    <w:p w14:paraId="6295090B" w14:textId="30DB823D" w:rsidR="00C44438" w:rsidRDefault="00C44438">
      <w:pPr>
        <w:pStyle w:val="Verzeichnis1"/>
        <w:rPr>
          <w:rFonts w:asciiTheme="minorHAnsi" w:eastAsiaTheme="minorEastAsia" w:hAnsiTheme="minorHAnsi" w:cstheme="minorBidi"/>
          <w:noProof/>
          <w:kern w:val="2"/>
          <w:sz w:val="24"/>
          <w14:ligatures w14:val="standardContextual"/>
        </w:rPr>
      </w:pPr>
      <w:hyperlink w:anchor="_Toc187690647" w:history="1">
        <w:r w:rsidRPr="004527C6">
          <w:rPr>
            <w:rStyle w:val="Hyperlink"/>
            <w:noProof/>
          </w:rPr>
          <w:t>3</w:t>
        </w:r>
        <w:r>
          <w:rPr>
            <w:rFonts w:asciiTheme="minorHAnsi" w:eastAsiaTheme="minorEastAsia" w:hAnsiTheme="minorHAnsi" w:cstheme="minorBidi"/>
            <w:noProof/>
            <w:kern w:val="2"/>
            <w:sz w:val="24"/>
            <w14:ligatures w14:val="standardContextual"/>
          </w:rPr>
          <w:tab/>
        </w:r>
        <w:r w:rsidRPr="004527C6">
          <w:rPr>
            <w:rStyle w:val="Hyperlink"/>
            <w:noProof/>
          </w:rPr>
          <w:t>Einsatz von Künstlicher Intelligenz in Drohnen zur Hinderniserkennung für sehbeeinträchtigte Personen</w:t>
        </w:r>
        <w:r>
          <w:rPr>
            <w:noProof/>
            <w:webHidden/>
          </w:rPr>
          <w:tab/>
        </w:r>
        <w:r>
          <w:rPr>
            <w:noProof/>
            <w:webHidden/>
          </w:rPr>
          <w:fldChar w:fldCharType="begin"/>
        </w:r>
        <w:r>
          <w:rPr>
            <w:noProof/>
            <w:webHidden/>
          </w:rPr>
          <w:instrText xml:space="preserve"> PAGEREF _Toc187690647 \h </w:instrText>
        </w:r>
        <w:r>
          <w:rPr>
            <w:noProof/>
            <w:webHidden/>
          </w:rPr>
        </w:r>
        <w:r>
          <w:rPr>
            <w:noProof/>
            <w:webHidden/>
          </w:rPr>
          <w:fldChar w:fldCharType="separate"/>
        </w:r>
        <w:r>
          <w:rPr>
            <w:noProof/>
            <w:webHidden/>
          </w:rPr>
          <w:t>19</w:t>
        </w:r>
        <w:r>
          <w:rPr>
            <w:noProof/>
            <w:webHidden/>
          </w:rPr>
          <w:fldChar w:fldCharType="end"/>
        </w:r>
      </w:hyperlink>
    </w:p>
    <w:p w14:paraId="0A88DCBE" w14:textId="43258D17" w:rsidR="00C44438" w:rsidRDefault="00C44438">
      <w:pPr>
        <w:pStyle w:val="Verzeichnis2"/>
        <w:tabs>
          <w:tab w:val="left" w:pos="960"/>
          <w:tab w:val="right" w:leader="dot" w:pos="9061"/>
        </w:tabs>
        <w:rPr>
          <w:rFonts w:asciiTheme="minorHAnsi" w:eastAsiaTheme="minorEastAsia" w:hAnsiTheme="minorHAnsi" w:cstheme="minorBidi"/>
          <w:noProof/>
          <w:kern w:val="2"/>
          <w:sz w:val="24"/>
          <w14:ligatures w14:val="standardContextual"/>
        </w:rPr>
      </w:pPr>
      <w:hyperlink w:anchor="_Toc187690648" w:history="1">
        <w:r w:rsidRPr="004527C6">
          <w:rPr>
            <w:rStyle w:val="Hyperlink"/>
            <w:noProof/>
          </w:rPr>
          <w:t>3.1</w:t>
        </w:r>
        <w:r>
          <w:rPr>
            <w:rFonts w:asciiTheme="minorHAnsi" w:eastAsiaTheme="minorEastAsia" w:hAnsiTheme="minorHAnsi" w:cstheme="minorBidi"/>
            <w:noProof/>
            <w:kern w:val="2"/>
            <w:sz w:val="24"/>
            <w14:ligatures w14:val="standardContextual"/>
          </w:rPr>
          <w:tab/>
        </w:r>
        <w:r w:rsidRPr="004527C6">
          <w:rPr>
            <w:rStyle w:val="Hyperlink"/>
            <w:noProof/>
          </w:rPr>
          <w:t>Einführung</w:t>
        </w:r>
        <w:r>
          <w:rPr>
            <w:noProof/>
            <w:webHidden/>
          </w:rPr>
          <w:tab/>
        </w:r>
        <w:r>
          <w:rPr>
            <w:noProof/>
            <w:webHidden/>
          </w:rPr>
          <w:fldChar w:fldCharType="begin"/>
        </w:r>
        <w:r>
          <w:rPr>
            <w:noProof/>
            <w:webHidden/>
          </w:rPr>
          <w:instrText xml:space="preserve"> PAGEREF _Toc187690648 \h </w:instrText>
        </w:r>
        <w:r>
          <w:rPr>
            <w:noProof/>
            <w:webHidden/>
          </w:rPr>
        </w:r>
        <w:r>
          <w:rPr>
            <w:noProof/>
            <w:webHidden/>
          </w:rPr>
          <w:fldChar w:fldCharType="separate"/>
        </w:r>
        <w:r>
          <w:rPr>
            <w:noProof/>
            <w:webHidden/>
          </w:rPr>
          <w:t>19</w:t>
        </w:r>
        <w:r>
          <w:rPr>
            <w:noProof/>
            <w:webHidden/>
          </w:rPr>
          <w:fldChar w:fldCharType="end"/>
        </w:r>
      </w:hyperlink>
    </w:p>
    <w:p w14:paraId="3F890E29" w14:textId="36668E9E" w:rsidR="00C44438" w:rsidRDefault="00C44438">
      <w:pPr>
        <w:pStyle w:val="Verzeichnis2"/>
        <w:tabs>
          <w:tab w:val="left" w:pos="960"/>
          <w:tab w:val="right" w:leader="dot" w:pos="9061"/>
        </w:tabs>
        <w:rPr>
          <w:rFonts w:asciiTheme="minorHAnsi" w:eastAsiaTheme="minorEastAsia" w:hAnsiTheme="minorHAnsi" w:cstheme="minorBidi"/>
          <w:noProof/>
          <w:kern w:val="2"/>
          <w:sz w:val="24"/>
          <w14:ligatures w14:val="standardContextual"/>
        </w:rPr>
      </w:pPr>
      <w:hyperlink w:anchor="_Toc187690649" w:history="1">
        <w:r w:rsidRPr="004527C6">
          <w:rPr>
            <w:rStyle w:val="Hyperlink"/>
            <w:noProof/>
          </w:rPr>
          <w:t>3.2</w:t>
        </w:r>
        <w:r>
          <w:rPr>
            <w:rFonts w:asciiTheme="minorHAnsi" w:eastAsiaTheme="minorEastAsia" w:hAnsiTheme="minorHAnsi" w:cstheme="minorBidi"/>
            <w:noProof/>
            <w:kern w:val="2"/>
            <w:sz w:val="24"/>
            <w14:ligatures w14:val="standardContextual"/>
          </w:rPr>
          <w:tab/>
        </w:r>
        <w:r w:rsidRPr="004527C6">
          <w:rPr>
            <w:rStyle w:val="Hyperlink"/>
            <w:noProof/>
          </w:rPr>
          <w:t>Theoretische Grundlagen</w:t>
        </w:r>
        <w:r>
          <w:rPr>
            <w:noProof/>
            <w:webHidden/>
          </w:rPr>
          <w:tab/>
        </w:r>
        <w:r>
          <w:rPr>
            <w:noProof/>
            <w:webHidden/>
          </w:rPr>
          <w:fldChar w:fldCharType="begin"/>
        </w:r>
        <w:r>
          <w:rPr>
            <w:noProof/>
            <w:webHidden/>
          </w:rPr>
          <w:instrText xml:space="preserve"> PAGEREF _Toc187690649 \h </w:instrText>
        </w:r>
        <w:r>
          <w:rPr>
            <w:noProof/>
            <w:webHidden/>
          </w:rPr>
        </w:r>
        <w:r>
          <w:rPr>
            <w:noProof/>
            <w:webHidden/>
          </w:rPr>
          <w:fldChar w:fldCharType="separate"/>
        </w:r>
        <w:r>
          <w:rPr>
            <w:noProof/>
            <w:webHidden/>
          </w:rPr>
          <w:t>20</w:t>
        </w:r>
        <w:r>
          <w:rPr>
            <w:noProof/>
            <w:webHidden/>
          </w:rPr>
          <w:fldChar w:fldCharType="end"/>
        </w:r>
      </w:hyperlink>
    </w:p>
    <w:p w14:paraId="07F10A06" w14:textId="34F5E650" w:rsidR="00C44438" w:rsidRDefault="00C44438">
      <w:pPr>
        <w:pStyle w:val="Verzeichnis3"/>
        <w:rPr>
          <w:rFonts w:asciiTheme="minorHAnsi" w:eastAsiaTheme="minorEastAsia" w:hAnsiTheme="minorHAnsi" w:cstheme="minorBidi"/>
          <w:noProof/>
          <w:kern w:val="2"/>
          <w:sz w:val="24"/>
          <w14:ligatures w14:val="standardContextual"/>
        </w:rPr>
      </w:pPr>
      <w:hyperlink w:anchor="_Toc187690650" w:history="1">
        <w:r w:rsidRPr="004527C6">
          <w:rPr>
            <w:rStyle w:val="Hyperlink"/>
            <w:noProof/>
          </w:rPr>
          <w:t>3.2.1</w:t>
        </w:r>
        <w:r>
          <w:rPr>
            <w:rFonts w:asciiTheme="minorHAnsi" w:eastAsiaTheme="minorEastAsia" w:hAnsiTheme="minorHAnsi" w:cstheme="minorBidi"/>
            <w:noProof/>
            <w:kern w:val="2"/>
            <w:sz w:val="24"/>
            <w14:ligatures w14:val="standardContextual"/>
          </w:rPr>
          <w:tab/>
        </w:r>
        <w:r w:rsidRPr="004527C6">
          <w:rPr>
            <w:rStyle w:val="Hyperlink"/>
            <w:noProof/>
          </w:rPr>
          <w:t>Künstliche Intelligenz und Maschinelles lernen</w:t>
        </w:r>
        <w:r>
          <w:rPr>
            <w:noProof/>
            <w:webHidden/>
          </w:rPr>
          <w:tab/>
        </w:r>
        <w:r>
          <w:rPr>
            <w:noProof/>
            <w:webHidden/>
          </w:rPr>
          <w:fldChar w:fldCharType="begin"/>
        </w:r>
        <w:r>
          <w:rPr>
            <w:noProof/>
            <w:webHidden/>
          </w:rPr>
          <w:instrText xml:space="preserve"> PAGEREF _Toc187690650 \h </w:instrText>
        </w:r>
        <w:r>
          <w:rPr>
            <w:noProof/>
            <w:webHidden/>
          </w:rPr>
        </w:r>
        <w:r>
          <w:rPr>
            <w:noProof/>
            <w:webHidden/>
          </w:rPr>
          <w:fldChar w:fldCharType="separate"/>
        </w:r>
        <w:r>
          <w:rPr>
            <w:noProof/>
            <w:webHidden/>
          </w:rPr>
          <w:t>20</w:t>
        </w:r>
        <w:r>
          <w:rPr>
            <w:noProof/>
            <w:webHidden/>
          </w:rPr>
          <w:fldChar w:fldCharType="end"/>
        </w:r>
      </w:hyperlink>
    </w:p>
    <w:p w14:paraId="451A3476" w14:textId="4BFEE511" w:rsidR="00C44438" w:rsidRDefault="00C44438">
      <w:pPr>
        <w:pStyle w:val="Verzeichnis3"/>
        <w:rPr>
          <w:rFonts w:asciiTheme="minorHAnsi" w:eastAsiaTheme="minorEastAsia" w:hAnsiTheme="minorHAnsi" w:cstheme="minorBidi"/>
          <w:noProof/>
          <w:kern w:val="2"/>
          <w:sz w:val="24"/>
          <w14:ligatures w14:val="standardContextual"/>
        </w:rPr>
      </w:pPr>
      <w:hyperlink w:anchor="_Toc187690651" w:history="1">
        <w:r w:rsidRPr="004527C6">
          <w:rPr>
            <w:rStyle w:val="Hyperlink"/>
            <w:noProof/>
          </w:rPr>
          <w:t>3.2.2</w:t>
        </w:r>
        <w:r>
          <w:rPr>
            <w:rFonts w:asciiTheme="minorHAnsi" w:eastAsiaTheme="minorEastAsia" w:hAnsiTheme="minorHAnsi" w:cstheme="minorBidi"/>
            <w:noProof/>
            <w:kern w:val="2"/>
            <w:sz w:val="24"/>
            <w14:ligatures w14:val="standardContextual"/>
          </w:rPr>
          <w:tab/>
        </w:r>
        <w:r w:rsidRPr="004527C6">
          <w:rPr>
            <w:rStyle w:val="Hyperlink"/>
            <w:noProof/>
          </w:rPr>
          <w:t>Bilderkennung in echtzeit</w:t>
        </w:r>
        <w:r>
          <w:rPr>
            <w:noProof/>
            <w:webHidden/>
          </w:rPr>
          <w:tab/>
        </w:r>
        <w:r>
          <w:rPr>
            <w:noProof/>
            <w:webHidden/>
          </w:rPr>
          <w:fldChar w:fldCharType="begin"/>
        </w:r>
        <w:r>
          <w:rPr>
            <w:noProof/>
            <w:webHidden/>
          </w:rPr>
          <w:instrText xml:space="preserve"> PAGEREF _Toc187690651 \h </w:instrText>
        </w:r>
        <w:r>
          <w:rPr>
            <w:noProof/>
            <w:webHidden/>
          </w:rPr>
        </w:r>
        <w:r>
          <w:rPr>
            <w:noProof/>
            <w:webHidden/>
          </w:rPr>
          <w:fldChar w:fldCharType="separate"/>
        </w:r>
        <w:r>
          <w:rPr>
            <w:noProof/>
            <w:webHidden/>
          </w:rPr>
          <w:t>20</w:t>
        </w:r>
        <w:r>
          <w:rPr>
            <w:noProof/>
            <w:webHidden/>
          </w:rPr>
          <w:fldChar w:fldCharType="end"/>
        </w:r>
      </w:hyperlink>
    </w:p>
    <w:p w14:paraId="195B7A1F" w14:textId="44F5691C" w:rsidR="00C44438" w:rsidRDefault="00C44438">
      <w:pPr>
        <w:pStyle w:val="Verzeichnis3"/>
        <w:rPr>
          <w:rFonts w:asciiTheme="minorHAnsi" w:eastAsiaTheme="minorEastAsia" w:hAnsiTheme="minorHAnsi" w:cstheme="minorBidi"/>
          <w:noProof/>
          <w:kern w:val="2"/>
          <w:sz w:val="24"/>
          <w14:ligatures w14:val="standardContextual"/>
        </w:rPr>
      </w:pPr>
      <w:hyperlink w:anchor="_Toc187690652" w:history="1">
        <w:r w:rsidRPr="004527C6">
          <w:rPr>
            <w:rStyle w:val="Hyperlink"/>
            <w:noProof/>
            <w:lang w:val="de-DE"/>
          </w:rPr>
          <w:t>3.2.3</w:t>
        </w:r>
        <w:r>
          <w:rPr>
            <w:rFonts w:asciiTheme="minorHAnsi" w:eastAsiaTheme="minorEastAsia" w:hAnsiTheme="minorHAnsi" w:cstheme="minorBidi"/>
            <w:noProof/>
            <w:kern w:val="2"/>
            <w:sz w:val="24"/>
            <w14:ligatures w14:val="standardContextual"/>
          </w:rPr>
          <w:tab/>
        </w:r>
        <w:r w:rsidRPr="004527C6">
          <w:rPr>
            <w:rStyle w:val="Hyperlink"/>
            <w:noProof/>
            <w:lang w:val="de-DE"/>
          </w:rPr>
          <w:t>Trainingsdatensätze und Training</w:t>
        </w:r>
        <w:r>
          <w:rPr>
            <w:noProof/>
            <w:webHidden/>
          </w:rPr>
          <w:tab/>
        </w:r>
        <w:r>
          <w:rPr>
            <w:noProof/>
            <w:webHidden/>
          </w:rPr>
          <w:fldChar w:fldCharType="begin"/>
        </w:r>
        <w:r>
          <w:rPr>
            <w:noProof/>
            <w:webHidden/>
          </w:rPr>
          <w:instrText xml:space="preserve"> PAGEREF _Toc187690652 \h </w:instrText>
        </w:r>
        <w:r>
          <w:rPr>
            <w:noProof/>
            <w:webHidden/>
          </w:rPr>
        </w:r>
        <w:r>
          <w:rPr>
            <w:noProof/>
            <w:webHidden/>
          </w:rPr>
          <w:fldChar w:fldCharType="separate"/>
        </w:r>
        <w:r>
          <w:rPr>
            <w:noProof/>
            <w:webHidden/>
          </w:rPr>
          <w:t>22</w:t>
        </w:r>
        <w:r>
          <w:rPr>
            <w:noProof/>
            <w:webHidden/>
          </w:rPr>
          <w:fldChar w:fldCharType="end"/>
        </w:r>
      </w:hyperlink>
    </w:p>
    <w:p w14:paraId="6568B646" w14:textId="470D3A8C" w:rsidR="00C44438" w:rsidRDefault="00C44438">
      <w:pPr>
        <w:pStyle w:val="Verzeichnis2"/>
        <w:tabs>
          <w:tab w:val="left" w:pos="960"/>
          <w:tab w:val="right" w:leader="dot" w:pos="9061"/>
        </w:tabs>
        <w:rPr>
          <w:rFonts w:asciiTheme="minorHAnsi" w:eastAsiaTheme="minorEastAsia" w:hAnsiTheme="minorHAnsi" w:cstheme="minorBidi"/>
          <w:noProof/>
          <w:kern w:val="2"/>
          <w:sz w:val="24"/>
          <w14:ligatures w14:val="standardContextual"/>
        </w:rPr>
      </w:pPr>
      <w:hyperlink w:anchor="_Toc187690653" w:history="1">
        <w:r w:rsidRPr="004527C6">
          <w:rPr>
            <w:rStyle w:val="Hyperlink"/>
            <w:noProof/>
          </w:rPr>
          <w:t>3.3</w:t>
        </w:r>
        <w:r>
          <w:rPr>
            <w:rFonts w:asciiTheme="minorHAnsi" w:eastAsiaTheme="minorEastAsia" w:hAnsiTheme="minorHAnsi" w:cstheme="minorBidi"/>
            <w:noProof/>
            <w:kern w:val="2"/>
            <w:sz w:val="24"/>
            <w14:ligatures w14:val="standardContextual"/>
          </w:rPr>
          <w:tab/>
        </w:r>
        <w:r w:rsidRPr="004527C6">
          <w:rPr>
            <w:rStyle w:val="Hyperlink"/>
            <w:noProof/>
          </w:rPr>
          <w:t>Konzept</w:t>
        </w:r>
        <w:r>
          <w:rPr>
            <w:noProof/>
            <w:webHidden/>
          </w:rPr>
          <w:tab/>
        </w:r>
        <w:r>
          <w:rPr>
            <w:noProof/>
            <w:webHidden/>
          </w:rPr>
          <w:fldChar w:fldCharType="begin"/>
        </w:r>
        <w:r>
          <w:rPr>
            <w:noProof/>
            <w:webHidden/>
          </w:rPr>
          <w:instrText xml:space="preserve"> PAGEREF _Toc187690653 \h </w:instrText>
        </w:r>
        <w:r>
          <w:rPr>
            <w:noProof/>
            <w:webHidden/>
          </w:rPr>
        </w:r>
        <w:r>
          <w:rPr>
            <w:noProof/>
            <w:webHidden/>
          </w:rPr>
          <w:fldChar w:fldCharType="separate"/>
        </w:r>
        <w:r>
          <w:rPr>
            <w:noProof/>
            <w:webHidden/>
          </w:rPr>
          <w:t>23</w:t>
        </w:r>
        <w:r>
          <w:rPr>
            <w:noProof/>
            <w:webHidden/>
          </w:rPr>
          <w:fldChar w:fldCharType="end"/>
        </w:r>
      </w:hyperlink>
    </w:p>
    <w:p w14:paraId="7D25926A" w14:textId="5A9DD9EE" w:rsidR="00C44438" w:rsidRDefault="00C44438">
      <w:pPr>
        <w:pStyle w:val="Verzeichnis3"/>
        <w:rPr>
          <w:rFonts w:asciiTheme="minorHAnsi" w:eastAsiaTheme="minorEastAsia" w:hAnsiTheme="minorHAnsi" w:cstheme="minorBidi"/>
          <w:noProof/>
          <w:kern w:val="2"/>
          <w:sz w:val="24"/>
          <w14:ligatures w14:val="standardContextual"/>
        </w:rPr>
      </w:pPr>
      <w:hyperlink w:anchor="_Toc187690654" w:history="1">
        <w:r w:rsidRPr="004527C6">
          <w:rPr>
            <w:rStyle w:val="Hyperlink"/>
            <w:noProof/>
          </w:rPr>
          <w:t>3.3.1</w:t>
        </w:r>
        <w:r>
          <w:rPr>
            <w:rFonts w:asciiTheme="minorHAnsi" w:eastAsiaTheme="minorEastAsia" w:hAnsiTheme="minorHAnsi" w:cstheme="minorBidi"/>
            <w:noProof/>
            <w:kern w:val="2"/>
            <w:sz w:val="24"/>
            <w14:ligatures w14:val="standardContextual"/>
          </w:rPr>
          <w:tab/>
        </w:r>
        <w:r w:rsidRPr="004527C6">
          <w:rPr>
            <w:rStyle w:val="Hyperlink"/>
            <w:noProof/>
          </w:rPr>
          <w:t>Systemarchitektur</w:t>
        </w:r>
        <w:r>
          <w:rPr>
            <w:noProof/>
            <w:webHidden/>
          </w:rPr>
          <w:tab/>
        </w:r>
        <w:r>
          <w:rPr>
            <w:noProof/>
            <w:webHidden/>
          </w:rPr>
          <w:fldChar w:fldCharType="begin"/>
        </w:r>
        <w:r>
          <w:rPr>
            <w:noProof/>
            <w:webHidden/>
          </w:rPr>
          <w:instrText xml:space="preserve"> PAGEREF _Toc187690654 \h </w:instrText>
        </w:r>
        <w:r>
          <w:rPr>
            <w:noProof/>
            <w:webHidden/>
          </w:rPr>
        </w:r>
        <w:r>
          <w:rPr>
            <w:noProof/>
            <w:webHidden/>
          </w:rPr>
          <w:fldChar w:fldCharType="separate"/>
        </w:r>
        <w:r>
          <w:rPr>
            <w:noProof/>
            <w:webHidden/>
          </w:rPr>
          <w:t>23</w:t>
        </w:r>
        <w:r>
          <w:rPr>
            <w:noProof/>
            <w:webHidden/>
          </w:rPr>
          <w:fldChar w:fldCharType="end"/>
        </w:r>
      </w:hyperlink>
    </w:p>
    <w:p w14:paraId="256ED76F" w14:textId="0F353FDD" w:rsidR="00C44438" w:rsidRDefault="00C44438">
      <w:pPr>
        <w:pStyle w:val="Verzeichnis3"/>
        <w:rPr>
          <w:rFonts w:asciiTheme="minorHAnsi" w:eastAsiaTheme="minorEastAsia" w:hAnsiTheme="minorHAnsi" w:cstheme="minorBidi"/>
          <w:noProof/>
          <w:kern w:val="2"/>
          <w:sz w:val="24"/>
          <w14:ligatures w14:val="standardContextual"/>
        </w:rPr>
      </w:pPr>
      <w:hyperlink w:anchor="_Toc187690655" w:history="1">
        <w:r w:rsidRPr="004527C6">
          <w:rPr>
            <w:rStyle w:val="Hyperlink"/>
            <w:noProof/>
            <w:lang w:val="de-DE"/>
          </w:rPr>
          <w:t>3.3.2</w:t>
        </w:r>
        <w:r>
          <w:rPr>
            <w:rFonts w:asciiTheme="minorHAnsi" w:eastAsiaTheme="minorEastAsia" w:hAnsiTheme="minorHAnsi" w:cstheme="minorBidi"/>
            <w:noProof/>
            <w:kern w:val="2"/>
            <w:sz w:val="24"/>
            <w14:ligatures w14:val="standardContextual"/>
          </w:rPr>
          <w:tab/>
        </w:r>
        <w:r w:rsidRPr="004527C6">
          <w:rPr>
            <w:rStyle w:val="Hyperlink"/>
            <w:noProof/>
            <w:lang w:val="de-DE"/>
          </w:rPr>
          <w:t>Verwendung von Tensorflow Lite für die Bilderkennung</w:t>
        </w:r>
        <w:r>
          <w:rPr>
            <w:noProof/>
            <w:webHidden/>
          </w:rPr>
          <w:tab/>
        </w:r>
        <w:r>
          <w:rPr>
            <w:noProof/>
            <w:webHidden/>
          </w:rPr>
          <w:fldChar w:fldCharType="begin"/>
        </w:r>
        <w:r>
          <w:rPr>
            <w:noProof/>
            <w:webHidden/>
          </w:rPr>
          <w:instrText xml:space="preserve"> PAGEREF _Toc187690655 \h </w:instrText>
        </w:r>
        <w:r>
          <w:rPr>
            <w:noProof/>
            <w:webHidden/>
          </w:rPr>
        </w:r>
        <w:r>
          <w:rPr>
            <w:noProof/>
            <w:webHidden/>
          </w:rPr>
          <w:fldChar w:fldCharType="separate"/>
        </w:r>
        <w:r>
          <w:rPr>
            <w:noProof/>
            <w:webHidden/>
          </w:rPr>
          <w:t>26</w:t>
        </w:r>
        <w:r>
          <w:rPr>
            <w:noProof/>
            <w:webHidden/>
          </w:rPr>
          <w:fldChar w:fldCharType="end"/>
        </w:r>
      </w:hyperlink>
    </w:p>
    <w:p w14:paraId="284B7898" w14:textId="6B56CA96" w:rsidR="00C44438" w:rsidRDefault="00C44438">
      <w:pPr>
        <w:pStyle w:val="Verzeichnis2"/>
        <w:tabs>
          <w:tab w:val="left" w:pos="960"/>
          <w:tab w:val="right" w:leader="dot" w:pos="9061"/>
        </w:tabs>
        <w:rPr>
          <w:rFonts w:asciiTheme="minorHAnsi" w:eastAsiaTheme="minorEastAsia" w:hAnsiTheme="minorHAnsi" w:cstheme="minorBidi"/>
          <w:noProof/>
          <w:kern w:val="2"/>
          <w:sz w:val="24"/>
          <w14:ligatures w14:val="standardContextual"/>
        </w:rPr>
      </w:pPr>
      <w:hyperlink w:anchor="_Toc187690656" w:history="1">
        <w:r w:rsidRPr="004527C6">
          <w:rPr>
            <w:rStyle w:val="Hyperlink"/>
            <w:noProof/>
            <w:lang w:val="de-DE"/>
          </w:rPr>
          <w:t>3.4</w:t>
        </w:r>
        <w:r>
          <w:rPr>
            <w:rFonts w:asciiTheme="minorHAnsi" w:eastAsiaTheme="minorEastAsia" w:hAnsiTheme="minorHAnsi" w:cstheme="minorBidi"/>
            <w:noProof/>
            <w:kern w:val="2"/>
            <w:sz w:val="24"/>
            <w14:ligatures w14:val="standardContextual"/>
          </w:rPr>
          <w:tab/>
        </w:r>
        <w:r w:rsidRPr="004527C6">
          <w:rPr>
            <w:rStyle w:val="Hyperlink"/>
            <w:noProof/>
            <w:lang w:val="de-DE"/>
          </w:rPr>
          <w:t>Herausforderungen der Umsetzung</w:t>
        </w:r>
        <w:r>
          <w:rPr>
            <w:noProof/>
            <w:webHidden/>
          </w:rPr>
          <w:tab/>
        </w:r>
        <w:r>
          <w:rPr>
            <w:noProof/>
            <w:webHidden/>
          </w:rPr>
          <w:fldChar w:fldCharType="begin"/>
        </w:r>
        <w:r>
          <w:rPr>
            <w:noProof/>
            <w:webHidden/>
          </w:rPr>
          <w:instrText xml:space="preserve"> PAGEREF _Toc187690656 \h </w:instrText>
        </w:r>
        <w:r>
          <w:rPr>
            <w:noProof/>
            <w:webHidden/>
          </w:rPr>
        </w:r>
        <w:r>
          <w:rPr>
            <w:noProof/>
            <w:webHidden/>
          </w:rPr>
          <w:fldChar w:fldCharType="separate"/>
        </w:r>
        <w:r>
          <w:rPr>
            <w:noProof/>
            <w:webHidden/>
          </w:rPr>
          <w:t>26</w:t>
        </w:r>
        <w:r>
          <w:rPr>
            <w:noProof/>
            <w:webHidden/>
          </w:rPr>
          <w:fldChar w:fldCharType="end"/>
        </w:r>
      </w:hyperlink>
    </w:p>
    <w:p w14:paraId="725E2CB1" w14:textId="6793C190" w:rsidR="00C44438" w:rsidRDefault="00C44438">
      <w:pPr>
        <w:pStyle w:val="Verzeichnis3"/>
        <w:rPr>
          <w:rFonts w:asciiTheme="minorHAnsi" w:eastAsiaTheme="minorEastAsia" w:hAnsiTheme="minorHAnsi" w:cstheme="minorBidi"/>
          <w:noProof/>
          <w:kern w:val="2"/>
          <w:sz w:val="24"/>
          <w14:ligatures w14:val="standardContextual"/>
        </w:rPr>
      </w:pPr>
      <w:hyperlink w:anchor="_Toc187690657" w:history="1">
        <w:r w:rsidRPr="004527C6">
          <w:rPr>
            <w:rStyle w:val="Hyperlink"/>
            <w:noProof/>
            <w:lang w:val="de-DE"/>
          </w:rPr>
          <w:t>3.4.1</w:t>
        </w:r>
        <w:r>
          <w:rPr>
            <w:rFonts w:asciiTheme="minorHAnsi" w:eastAsiaTheme="minorEastAsia" w:hAnsiTheme="minorHAnsi" w:cstheme="minorBidi"/>
            <w:noProof/>
            <w:kern w:val="2"/>
            <w:sz w:val="24"/>
            <w14:ligatures w14:val="standardContextual"/>
          </w:rPr>
          <w:tab/>
        </w:r>
        <w:r w:rsidRPr="004527C6">
          <w:rPr>
            <w:rStyle w:val="Hyperlink"/>
            <w:noProof/>
            <w:lang w:val="de-DE"/>
          </w:rPr>
          <w:t>Trainingsdatensätze und Modellgenauigkeit</w:t>
        </w:r>
        <w:r>
          <w:rPr>
            <w:noProof/>
            <w:webHidden/>
          </w:rPr>
          <w:tab/>
        </w:r>
        <w:r>
          <w:rPr>
            <w:noProof/>
            <w:webHidden/>
          </w:rPr>
          <w:fldChar w:fldCharType="begin"/>
        </w:r>
        <w:r>
          <w:rPr>
            <w:noProof/>
            <w:webHidden/>
          </w:rPr>
          <w:instrText xml:space="preserve"> PAGEREF _Toc187690657 \h </w:instrText>
        </w:r>
        <w:r>
          <w:rPr>
            <w:noProof/>
            <w:webHidden/>
          </w:rPr>
        </w:r>
        <w:r>
          <w:rPr>
            <w:noProof/>
            <w:webHidden/>
          </w:rPr>
          <w:fldChar w:fldCharType="separate"/>
        </w:r>
        <w:r>
          <w:rPr>
            <w:noProof/>
            <w:webHidden/>
          </w:rPr>
          <w:t>26</w:t>
        </w:r>
        <w:r>
          <w:rPr>
            <w:noProof/>
            <w:webHidden/>
          </w:rPr>
          <w:fldChar w:fldCharType="end"/>
        </w:r>
      </w:hyperlink>
    </w:p>
    <w:p w14:paraId="21E57B76" w14:textId="1DFE834F" w:rsidR="00C44438" w:rsidRDefault="00C44438">
      <w:pPr>
        <w:pStyle w:val="Verzeichnis2"/>
        <w:tabs>
          <w:tab w:val="left" w:pos="960"/>
          <w:tab w:val="right" w:leader="dot" w:pos="9061"/>
        </w:tabs>
        <w:rPr>
          <w:rFonts w:asciiTheme="minorHAnsi" w:eastAsiaTheme="minorEastAsia" w:hAnsiTheme="minorHAnsi" w:cstheme="minorBidi"/>
          <w:noProof/>
          <w:kern w:val="2"/>
          <w:sz w:val="24"/>
          <w14:ligatures w14:val="standardContextual"/>
        </w:rPr>
      </w:pPr>
      <w:hyperlink w:anchor="_Toc187690658" w:history="1">
        <w:r w:rsidRPr="004527C6">
          <w:rPr>
            <w:rStyle w:val="Hyperlink"/>
            <w:noProof/>
          </w:rPr>
          <w:t>3.5</w:t>
        </w:r>
        <w:r>
          <w:rPr>
            <w:rFonts w:asciiTheme="minorHAnsi" w:eastAsiaTheme="minorEastAsia" w:hAnsiTheme="minorHAnsi" w:cstheme="minorBidi"/>
            <w:noProof/>
            <w:kern w:val="2"/>
            <w:sz w:val="24"/>
            <w14:ligatures w14:val="standardContextual"/>
          </w:rPr>
          <w:tab/>
        </w:r>
        <w:r w:rsidRPr="004527C6">
          <w:rPr>
            <w:rStyle w:val="Hyperlink"/>
            <w:noProof/>
          </w:rPr>
          <w:t>Fazit und Ausblick</w:t>
        </w:r>
        <w:r>
          <w:rPr>
            <w:noProof/>
            <w:webHidden/>
          </w:rPr>
          <w:tab/>
        </w:r>
        <w:r>
          <w:rPr>
            <w:noProof/>
            <w:webHidden/>
          </w:rPr>
          <w:fldChar w:fldCharType="begin"/>
        </w:r>
        <w:r>
          <w:rPr>
            <w:noProof/>
            <w:webHidden/>
          </w:rPr>
          <w:instrText xml:space="preserve"> PAGEREF _Toc187690658 \h </w:instrText>
        </w:r>
        <w:r>
          <w:rPr>
            <w:noProof/>
            <w:webHidden/>
          </w:rPr>
        </w:r>
        <w:r>
          <w:rPr>
            <w:noProof/>
            <w:webHidden/>
          </w:rPr>
          <w:fldChar w:fldCharType="separate"/>
        </w:r>
        <w:r>
          <w:rPr>
            <w:noProof/>
            <w:webHidden/>
          </w:rPr>
          <w:t>28</w:t>
        </w:r>
        <w:r>
          <w:rPr>
            <w:noProof/>
            <w:webHidden/>
          </w:rPr>
          <w:fldChar w:fldCharType="end"/>
        </w:r>
      </w:hyperlink>
    </w:p>
    <w:p w14:paraId="7BBE2CC3" w14:textId="1618EE25" w:rsidR="00C44438" w:rsidRDefault="00C44438">
      <w:pPr>
        <w:pStyle w:val="Verzeichnis1"/>
        <w:rPr>
          <w:rFonts w:asciiTheme="minorHAnsi" w:eastAsiaTheme="minorEastAsia" w:hAnsiTheme="minorHAnsi" w:cstheme="minorBidi"/>
          <w:noProof/>
          <w:kern w:val="2"/>
          <w:sz w:val="24"/>
          <w14:ligatures w14:val="standardContextual"/>
        </w:rPr>
      </w:pPr>
      <w:hyperlink w:anchor="_Toc187690659" w:history="1">
        <w:r w:rsidRPr="004527C6">
          <w:rPr>
            <w:rStyle w:val="Hyperlink"/>
            <w:noProof/>
          </w:rPr>
          <w:t>4</w:t>
        </w:r>
        <w:r>
          <w:rPr>
            <w:rFonts w:asciiTheme="minorHAnsi" w:eastAsiaTheme="minorEastAsia" w:hAnsiTheme="minorHAnsi" w:cstheme="minorBidi"/>
            <w:noProof/>
            <w:kern w:val="2"/>
            <w:sz w:val="24"/>
            <w14:ligatures w14:val="standardContextual"/>
          </w:rPr>
          <w:tab/>
        </w:r>
        <w:r w:rsidRPr="004527C6">
          <w:rPr>
            <w:rStyle w:val="Hyperlink"/>
            <w:noProof/>
          </w:rPr>
          <w:t>Entwicklung der Drohnenhardware sowie -Firmware</w:t>
        </w:r>
        <w:r>
          <w:rPr>
            <w:noProof/>
            <w:webHidden/>
          </w:rPr>
          <w:tab/>
        </w:r>
        <w:r>
          <w:rPr>
            <w:noProof/>
            <w:webHidden/>
          </w:rPr>
          <w:fldChar w:fldCharType="begin"/>
        </w:r>
        <w:r>
          <w:rPr>
            <w:noProof/>
            <w:webHidden/>
          </w:rPr>
          <w:instrText xml:space="preserve"> PAGEREF _Toc187690659 \h </w:instrText>
        </w:r>
        <w:r>
          <w:rPr>
            <w:noProof/>
            <w:webHidden/>
          </w:rPr>
        </w:r>
        <w:r>
          <w:rPr>
            <w:noProof/>
            <w:webHidden/>
          </w:rPr>
          <w:fldChar w:fldCharType="separate"/>
        </w:r>
        <w:r>
          <w:rPr>
            <w:noProof/>
            <w:webHidden/>
          </w:rPr>
          <w:t>30</w:t>
        </w:r>
        <w:r>
          <w:rPr>
            <w:noProof/>
            <w:webHidden/>
          </w:rPr>
          <w:fldChar w:fldCharType="end"/>
        </w:r>
      </w:hyperlink>
    </w:p>
    <w:p w14:paraId="49C83F4F" w14:textId="690C4F08" w:rsidR="00C44438" w:rsidRDefault="00C44438">
      <w:pPr>
        <w:pStyle w:val="Verzeichnis2"/>
        <w:tabs>
          <w:tab w:val="left" w:pos="960"/>
          <w:tab w:val="right" w:leader="dot" w:pos="9061"/>
        </w:tabs>
        <w:rPr>
          <w:rFonts w:asciiTheme="minorHAnsi" w:eastAsiaTheme="minorEastAsia" w:hAnsiTheme="minorHAnsi" w:cstheme="minorBidi"/>
          <w:noProof/>
          <w:kern w:val="2"/>
          <w:sz w:val="24"/>
          <w14:ligatures w14:val="standardContextual"/>
        </w:rPr>
      </w:pPr>
      <w:hyperlink w:anchor="_Toc187690660" w:history="1">
        <w:r w:rsidRPr="004527C6">
          <w:rPr>
            <w:rStyle w:val="Hyperlink"/>
            <w:noProof/>
          </w:rPr>
          <w:t>4.1</w:t>
        </w:r>
        <w:r>
          <w:rPr>
            <w:rFonts w:asciiTheme="minorHAnsi" w:eastAsiaTheme="minorEastAsia" w:hAnsiTheme="minorHAnsi" w:cstheme="minorBidi"/>
            <w:noProof/>
            <w:kern w:val="2"/>
            <w:sz w:val="24"/>
            <w14:ligatures w14:val="standardContextual"/>
          </w:rPr>
          <w:tab/>
        </w:r>
        <w:r w:rsidRPr="004527C6">
          <w:rPr>
            <w:rStyle w:val="Hyperlink"/>
            <w:noProof/>
          </w:rPr>
          <w:t>Einführung</w:t>
        </w:r>
        <w:r>
          <w:rPr>
            <w:noProof/>
            <w:webHidden/>
          </w:rPr>
          <w:tab/>
        </w:r>
        <w:r>
          <w:rPr>
            <w:noProof/>
            <w:webHidden/>
          </w:rPr>
          <w:fldChar w:fldCharType="begin"/>
        </w:r>
        <w:r>
          <w:rPr>
            <w:noProof/>
            <w:webHidden/>
          </w:rPr>
          <w:instrText xml:space="preserve"> PAGEREF _Toc187690660 \h </w:instrText>
        </w:r>
        <w:r>
          <w:rPr>
            <w:noProof/>
            <w:webHidden/>
          </w:rPr>
        </w:r>
        <w:r>
          <w:rPr>
            <w:noProof/>
            <w:webHidden/>
          </w:rPr>
          <w:fldChar w:fldCharType="separate"/>
        </w:r>
        <w:r>
          <w:rPr>
            <w:noProof/>
            <w:webHidden/>
          </w:rPr>
          <w:t>30</w:t>
        </w:r>
        <w:r>
          <w:rPr>
            <w:noProof/>
            <w:webHidden/>
          </w:rPr>
          <w:fldChar w:fldCharType="end"/>
        </w:r>
      </w:hyperlink>
    </w:p>
    <w:p w14:paraId="223186F4" w14:textId="3D3F1CC9" w:rsidR="00C44438" w:rsidRDefault="00C44438">
      <w:pPr>
        <w:pStyle w:val="Verzeichnis2"/>
        <w:tabs>
          <w:tab w:val="left" w:pos="960"/>
          <w:tab w:val="right" w:leader="dot" w:pos="9061"/>
        </w:tabs>
        <w:rPr>
          <w:rFonts w:asciiTheme="minorHAnsi" w:eastAsiaTheme="minorEastAsia" w:hAnsiTheme="minorHAnsi" w:cstheme="minorBidi"/>
          <w:noProof/>
          <w:kern w:val="2"/>
          <w:sz w:val="24"/>
          <w14:ligatures w14:val="standardContextual"/>
        </w:rPr>
      </w:pPr>
      <w:hyperlink w:anchor="_Toc187690661" w:history="1">
        <w:r w:rsidRPr="004527C6">
          <w:rPr>
            <w:rStyle w:val="Hyperlink"/>
            <w:noProof/>
          </w:rPr>
          <w:t>4.2</w:t>
        </w:r>
        <w:r>
          <w:rPr>
            <w:rFonts w:asciiTheme="minorHAnsi" w:eastAsiaTheme="minorEastAsia" w:hAnsiTheme="minorHAnsi" w:cstheme="minorBidi"/>
            <w:noProof/>
            <w:kern w:val="2"/>
            <w:sz w:val="24"/>
            <w14:ligatures w14:val="standardContextual"/>
          </w:rPr>
          <w:tab/>
        </w:r>
        <w:r w:rsidRPr="004527C6">
          <w:rPr>
            <w:rStyle w:val="Hyperlink"/>
            <w:noProof/>
          </w:rPr>
          <w:t>Theoretische Grundlagen</w:t>
        </w:r>
        <w:r>
          <w:rPr>
            <w:noProof/>
            <w:webHidden/>
          </w:rPr>
          <w:tab/>
        </w:r>
        <w:r>
          <w:rPr>
            <w:noProof/>
            <w:webHidden/>
          </w:rPr>
          <w:fldChar w:fldCharType="begin"/>
        </w:r>
        <w:r>
          <w:rPr>
            <w:noProof/>
            <w:webHidden/>
          </w:rPr>
          <w:instrText xml:space="preserve"> PAGEREF _Toc187690661 \h </w:instrText>
        </w:r>
        <w:r>
          <w:rPr>
            <w:noProof/>
            <w:webHidden/>
          </w:rPr>
        </w:r>
        <w:r>
          <w:rPr>
            <w:noProof/>
            <w:webHidden/>
          </w:rPr>
          <w:fldChar w:fldCharType="separate"/>
        </w:r>
        <w:r>
          <w:rPr>
            <w:noProof/>
            <w:webHidden/>
          </w:rPr>
          <w:t>30</w:t>
        </w:r>
        <w:r>
          <w:rPr>
            <w:noProof/>
            <w:webHidden/>
          </w:rPr>
          <w:fldChar w:fldCharType="end"/>
        </w:r>
      </w:hyperlink>
    </w:p>
    <w:p w14:paraId="6112FC88" w14:textId="68D13C3E" w:rsidR="00C44438" w:rsidRDefault="00C44438">
      <w:pPr>
        <w:pStyle w:val="Verzeichnis3"/>
        <w:rPr>
          <w:rFonts w:asciiTheme="minorHAnsi" w:eastAsiaTheme="minorEastAsia" w:hAnsiTheme="minorHAnsi" w:cstheme="minorBidi"/>
          <w:noProof/>
          <w:kern w:val="2"/>
          <w:sz w:val="24"/>
          <w14:ligatures w14:val="standardContextual"/>
        </w:rPr>
      </w:pPr>
      <w:hyperlink w:anchor="_Toc187690662" w:history="1">
        <w:r w:rsidRPr="004527C6">
          <w:rPr>
            <w:rStyle w:val="Hyperlink"/>
            <w:noProof/>
          </w:rPr>
          <w:t>4.2.1</w:t>
        </w:r>
        <w:r>
          <w:rPr>
            <w:rFonts w:asciiTheme="minorHAnsi" w:eastAsiaTheme="minorEastAsia" w:hAnsiTheme="minorHAnsi" w:cstheme="minorBidi"/>
            <w:noProof/>
            <w:kern w:val="2"/>
            <w:sz w:val="24"/>
            <w14:ligatures w14:val="standardContextual"/>
          </w:rPr>
          <w:tab/>
        </w:r>
        <w:r w:rsidRPr="004527C6">
          <w:rPr>
            <w:rStyle w:val="Hyperlink"/>
            <w:noProof/>
          </w:rPr>
          <w:t>Drohnenplattformen</w:t>
        </w:r>
        <w:r>
          <w:rPr>
            <w:noProof/>
            <w:webHidden/>
          </w:rPr>
          <w:tab/>
        </w:r>
        <w:r>
          <w:rPr>
            <w:noProof/>
            <w:webHidden/>
          </w:rPr>
          <w:fldChar w:fldCharType="begin"/>
        </w:r>
        <w:r>
          <w:rPr>
            <w:noProof/>
            <w:webHidden/>
          </w:rPr>
          <w:instrText xml:space="preserve"> PAGEREF _Toc187690662 \h </w:instrText>
        </w:r>
        <w:r>
          <w:rPr>
            <w:noProof/>
            <w:webHidden/>
          </w:rPr>
        </w:r>
        <w:r>
          <w:rPr>
            <w:noProof/>
            <w:webHidden/>
          </w:rPr>
          <w:fldChar w:fldCharType="separate"/>
        </w:r>
        <w:r>
          <w:rPr>
            <w:noProof/>
            <w:webHidden/>
          </w:rPr>
          <w:t>30</w:t>
        </w:r>
        <w:r>
          <w:rPr>
            <w:noProof/>
            <w:webHidden/>
          </w:rPr>
          <w:fldChar w:fldCharType="end"/>
        </w:r>
      </w:hyperlink>
    </w:p>
    <w:p w14:paraId="306EC898" w14:textId="6755D2D9" w:rsidR="00C44438" w:rsidRDefault="00C44438">
      <w:pPr>
        <w:pStyle w:val="Verzeichnis3"/>
        <w:rPr>
          <w:rFonts w:asciiTheme="minorHAnsi" w:eastAsiaTheme="minorEastAsia" w:hAnsiTheme="minorHAnsi" w:cstheme="minorBidi"/>
          <w:noProof/>
          <w:kern w:val="2"/>
          <w:sz w:val="24"/>
          <w14:ligatures w14:val="standardContextual"/>
        </w:rPr>
      </w:pPr>
      <w:hyperlink w:anchor="_Toc187690663" w:history="1">
        <w:r w:rsidRPr="004527C6">
          <w:rPr>
            <w:rStyle w:val="Hyperlink"/>
            <w:noProof/>
          </w:rPr>
          <w:t>4.2.2</w:t>
        </w:r>
        <w:r>
          <w:rPr>
            <w:rFonts w:asciiTheme="minorHAnsi" w:eastAsiaTheme="minorEastAsia" w:hAnsiTheme="minorHAnsi" w:cstheme="minorBidi"/>
            <w:noProof/>
            <w:kern w:val="2"/>
            <w:sz w:val="24"/>
            <w14:ligatures w14:val="standardContextual"/>
          </w:rPr>
          <w:tab/>
        </w:r>
        <w:r w:rsidRPr="004527C6">
          <w:rPr>
            <w:rStyle w:val="Hyperlink"/>
            <w:noProof/>
          </w:rPr>
          <w:t>Antriebssystem</w:t>
        </w:r>
        <w:r>
          <w:rPr>
            <w:noProof/>
            <w:webHidden/>
          </w:rPr>
          <w:tab/>
        </w:r>
        <w:r>
          <w:rPr>
            <w:noProof/>
            <w:webHidden/>
          </w:rPr>
          <w:fldChar w:fldCharType="begin"/>
        </w:r>
        <w:r>
          <w:rPr>
            <w:noProof/>
            <w:webHidden/>
          </w:rPr>
          <w:instrText xml:space="preserve"> PAGEREF _Toc187690663 \h </w:instrText>
        </w:r>
        <w:r>
          <w:rPr>
            <w:noProof/>
            <w:webHidden/>
          </w:rPr>
        </w:r>
        <w:r>
          <w:rPr>
            <w:noProof/>
            <w:webHidden/>
          </w:rPr>
          <w:fldChar w:fldCharType="separate"/>
        </w:r>
        <w:r>
          <w:rPr>
            <w:noProof/>
            <w:webHidden/>
          </w:rPr>
          <w:t>31</w:t>
        </w:r>
        <w:r>
          <w:rPr>
            <w:noProof/>
            <w:webHidden/>
          </w:rPr>
          <w:fldChar w:fldCharType="end"/>
        </w:r>
      </w:hyperlink>
    </w:p>
    <w:p w14:paraId="25124B3C" w14:textId="0F192E92" w:rsidR="00C44438" w:rsidRDefault="00C44438">
      <w:pPr>
        <w:pStyle w:val="Verzeichnis3"/>
        <w:rPr>
          <w:rFonts w:asciiTheme="minorHAnsi" w:eastAsiaTheme="minorEastAsia" w:hAnsiTheme="minorHAnsi" w:cstheme="minorBidi"/>
          <w:noProof/>
          <w:kern w:val="2"/>
          <w:sz w:val="24"/>
          <w14:ligatures w14:val="standardContextual"/>
        </w:rPr>
      </w:pPr>
      <w:hyperlink w:anchor="_Toc187690664" w:history="1">
        <w:r w:rsidRPr="004527C6">
          <w:rPr>
            <w:rStyle w:val="Hyperlink"/>
            <w:noProof/>
          </w:rPr>
          <w:t>4.2.3</w:t>
        </w:r>
        <w:r>
          <w:rPr>
            <w:rFonts w:asciiTheme="minorHAnsi" w:eastAsiaTheme="minorEastAsia" w:hAnsiTheme="minorHAnsi" w:cstheme="minorBidi"/>
            <w:noProof/>
            <w:kern w:val="2"/>
            <w:sz w:val="24"/>
            <w14:ligatures w14:val="standardContextual"/>
          </w:rPr>
          <w:tab/>
        </w:r>
        <w:r w:rsidRPr="004527C6">
          <w:rPr>
            <w:rStyle w:val="Hyperlink"/>
            <w:noProof/>
          </w:rPr>
          <w:t>Microcontroller</w:t>
        </w:r>
        <w:r>
          <w:rPr>
            <w:noProof/>
            <w:webHidden/>
          </w:rPr>
          <w:tab/>
        </w:r>
        <w:r>
          <w:rPr>
            <w:noProof/>
            <w:webHidden/>
          </w:rPr>
          <w:fldChar w:fldCharType="begin"/>
        </w:r>
        <w:r>
          <w:rPr>
            <w:noProof/>
            <w:webHidden/>
          </w:rPr>
          <w:instrText xml:space="preserve"> PAGEREF _Toc187690664 \h </w:instrText>
        </w:r>
        <w:r>
          <w:rPr>
            <w:noProof/>
            <w:webHidden/>
          </w:rPr>
        </w:r>
        <w:r>
          <w:rPr>
            <w:noProof/>
            <w:webHidden/>
          </w:rPr>
          <w:fldChar w:fldCharType="separate"/>
        </w:r>
        <w:r>
          <w:rPr>
            <w:noProof/>
            <w:webHidden/>
          </w:rPr>
          <w:t>32</w:t>
        </w:r>
        <w:r>
          <w:rPr>
            <w:noProof/>
            <w:webHidden/>
          </w:rPr>
          <w:fldChar w:fldCharType="end"/>
        </w:r>
      </w:hyperlink>
    </w:p>
    <w:p w14:paraId="49DCF25F" w14:textId="5780AEAE" w:rsidR="00C44438" w:rsidRDefault="00C44438">
      <w:pPr>
        <w:pStyle w:val="Verzeichnis3"/>
        <w:rPr>
          <w:rFonts w:asciiTheme="minorHAnsi" w:eastAsiaTheme="minorEastAsia" w:hAnsiTheme="minorHAnsi" w:cstheme="minorBidi"/>
          <w:noProof/>
          <w:kern w:val="2"/>
          <w:sz w:val="24"/>
          <w14:ligatures w14:val="standardContextual"/>
        </w:rPr>
      </w:pPr>
      <w:hyperlink w:anchor="_Toc187690665" w:history="1">
        <w:r w:rsidRPr="004527C6">
          <w:rPr>
            <w:rStyle w:val="Hyperlink"/>
            <w:noProof/>
          </w:rPr>
          <w:t>4.2.4</w:t>
        </w:r>
        <w:r>
          <w:rPr>
            <w:rFonts w:asciiTheme="minorHAnsi" w:eastAsiaTheme="minorEastAsia" w:hAnsiTheme="minorHAnsi" w:cstheme="minorBidi"/>
            <w:noProof/>
            <w:kern w:val="2"/>
            <w:sz w:val="24"/>
            <w14:ligatures w14:val="standardContextual"/>
          </w:rPr>
          <w:tab/>
        </w:r>
        <w:r w:rsidRPr="004527C6">
          <w:rPr>
            <w:rStyle w:val="Hyperlink"/>
            <w:noProof/>
          </w:rPr>
          <w:t>Sensorik</w:t>
        </w:r>
        <w:r>
          <w:rPr>
            <w:noProof/>
            <w:webHidden/>
          </w:rPr>
          <w:tab/>
        </w:r>
        <w:r>
          <w:rPr>
            <w:noProof/>
            <w:webHidden/>
          </w:rPr>
          <w:fldChar w:fldCharType="begin"/>
        </w:r>
        <w:r>
          <w:rPr>
            <w:noProof/>
            <w:webHidden/>
          </w:rPr>
          <w:instrText xml:space="preserve"> PAGEREF _Toc187690665 \h </w:instrText>
        </w:r>
        <w:r>
          <w:rPr>
            <w:noProof/>
            <w:webHidden/>
          </w:rPr>
        </w:r>
        <w:r>
          <w:rPr>
            <w:noProof/>
            <w:webHidden/>
          </w:rPr>
          <w:fldChar w:fldCharType="separate"/>
        </w:r>
        <w:r>
          <w:rPr>
            <w:noProof/>
            <w:webHidden/>
          </w:rPr>
          <w:t>34</w:t>
        </w:r>
        <w:r>
          <w:rPr>
            <w:noProof/>
            <w:webHidden/>
          </w:rPr>
          <w:fldChar w:fldCharType="end"/>
        </w:r>
      </w:hyperlink>
    </w:p>
    <w:p w14:paraId="3C4AFB7B" w14:textId="5312DAE3" w:rsidR="00C44438" w:rsidRDefault="00C44438">
      <w:pPr>
        <w:pStyle w:val="Verzeichnis3"/>
        <w:rPr>
          <w:rFonts w:asciiTheme="minorHAnsi" w:eastAsiaTheme="minorEastAsia" w:hAnsiTheme="minorHAnsi" w:cstheme="minorBidi"/>
          <w:noProof/>
          <w:kern w:val="2"/>
          <w:sz w:val="24"/>
          <w14:ligatures w14:val="standardContextual"/>
        </w:rPr>
      </w:pPr>
      <w:hyperlink w:anchor="_Toc187690666" w:history="1">
        <w:r w:rsidRPr="004527C6">
          <w:rPr>
            <w:rStyle w:val="Hyperlink"/>
            <w:noProof/>
          </w:rPr>
          <w:t>4.2.5</w:t>
        </w:r>
        <w:r>
          <w:rPr>
            <w:rFonts w:asciiTheme="minorHAnsi" w:eastAsiaTheme="minorEastAsia" w:hAnsiTheme="minorHAnsi" w:cstheme="minorBidi"/>
            <w:noProof/>
            <w:kern w:val="2"/>
            <w:sz w:val="24"/>
            <w14:ligatures w14:val="standardContextual"/>
          </w:rPr>
          <w:tab/>
        </w:r>
        <w:r w:rsidRPr="004527C6">
          <w:rPr>
            <w:rStyle w:val="Hyperlink"/>
            <w:noProof/>
          </w:rPr>
          <w:t>Kommunikationsmodule</w:t>
        </w:r>
        <w:r>
          <w:rPr>
            <w:noProof/>
            <w:webHidden/>
          </w:rPr>
          <w:tab/>
        </w:r>
        <w:r>
          <w:rPr>
            <w:noProof/>
            <w:webHidden/>
          </w:rPr>
          <w:fldChar w:fldCharType="begin"/>
        </w:r>
        <w:r>
          <w:rPr>
            <w:noProof/>
            <w:webHidden/>
          </w:rPr>
          <w:instrText xml:space="preserve"> PAGEREF _Toc187690666 \h </w:instrText>
        </w:r>
        <w:r>
          <w:rPr>
            <w:noProof/>
            <w:webHidden/>
          </w:rPr>
        </w:r>
        <w:r>
          <w:rPr>
            <w:noProof/>
            <w:webHidden/>
          </w:rPr>
          <w:fldChar w:fldCharType="separate"/>
        </w:r>
        <w:r>
          <w:rPr>
            <w:noProof/>
            <w:webHidden/>
          </w:rPr>
          <w:t>34</w:t>
        </w:r>
        <w:r>
          <w:rPr>
            <w:noProof/>
            <w:webHidden/>
          </w:rPr>
          <w:fldChar w:fldCharType="end"/>
        </w:r>
      </w:hyperlink>
    </w:p>
    <w:p w14:paraId="239E76C7" w14:textId="59010191" w:rsidR="00C44438" w:rsidRDefault="00C44438">
      <w:pPr>
        <w:pStyle w:val="Verzeichnis3"/>
        <w:rPr>
          <w:rFonts w:asciiTheme="minorHAnsi" w:eastAsiaTheme="minorEastAsia" w:hAnsiTheme="minorHAnsi" w:cstheme="minorBidi"/>
          <w:noProof/>
          <w:kern w:val="2"/>
          <w:sz w:val="24"/>
          <w14:ligatures w14:val="standardContextual"/>
        </w:rPr>
      </w:pPr>
      <w:hyperlink w:anchor="_Toc187690667" w:history="1">
        <w:r w:rsidRPr="004527C6">
          <w:rPr>
            <w:rStyle w:val="Hyperlink"/>
            <w:noProof/>
          </w:rPr>
          <w:t>4.2.6</w:t>
        </w:r>
        <w:r>
          <w:rPr>
            <w:rFonts w:asciiTheme="minorHAnsi" w:eastAsiaTheme="minorEastAsia" w:hAnsiTheme="minorHAnsi" w:cstheme="minorBidi"/>
            <w:noProof/>
            <w:kern w:val="2"/>
            <w:sz w:val="24"/>
            <w14:ligatures w14:val="standardContextual"/>
          </w:rPr>
          <w:tab/>
        </w:r>
        <w:r w:rsidRPr="004527C6">
          <w:rPr>
            <w:rStyle w:val="Hyperlink"/>
            <w:noProof/>
          </w:rPr>
          <w:t>Autonomes Fliegen</w:t>
        </w:r>
        <w:r>
          <w:rPr>
            <w:noProof/>
            <w:webHidden/>
          </w:rPr>
          <w:tab/>
        </w:r>
        <w:r>
          <w:rPr>
            <w:noProof/>
            <w:webHidden/>
          </w:rPr>
          <w:fldChar w:fldCharType="begin"/>
        </w:r>
        <w:r>
          <w:rPr>
            <w:noProof/>
            <w:webHidden/>
          </w:rPr>
          <w:instrText xml:space="preserve"> PAGEREF _Toc187690667 \h </w:instrText>
        </w:r>
        <w:r>
          <w:rPr>
            <w:noProof/>
            <w:webHidden/>
          </w:rPr>
        </w:r>
        <w:r>
          <w:rPr>
            <w:noProof/>
            <w:webHidden/>
          </w:rPr>
          <w:fldChar w:fldCharType="separate"/>
        </w:r>
        <w:r>
          <w:rPr>
            <w:noProof/>
            <w:webHidden/>
          </w:rPr>
          <w:t>35</w:t>
        </w:r>
        <w:r>
          <w:rPr>
            <w:noProof/>
            <w:webHidden/>
          </w:rPr>
          <w:fldChar w:fldCharType="end"/>
        </w:r>
      </w:hyperlink>
    </w:p>
    <w:p w14:paraId="113F62A6" w14:textId="73FBA3BF" w:rsidR="00C44438" w:rsidRDefault="00C44438">
      <w:pPr>
        <w:pStyle w:val="Verzeichnis2"/>
        <w:tabs>
          <w:tab w:val="left" w:pos="960"/>
          <w:tab w:val="right" w:leader="dot" w:pos="9061"/>
        </w:tabs>
        <w:rPr>
          <w:rFonts w:asciiTheme="minorHAnsi" w:eastAsiaTheme="minorEastAsia" w:hAnsiTheme="minorHAnsi" w:cstheme="minorBidi"/>
          <w:noProof/>
          <w:kern w:val="2"/>
          <w:sz w:val="24"/>
          <w14:ligatures w14:val="standardContextual"/>
        </w:rPr>
      </w:pPr>
      <w:hyperlink w:anchor="_Toc187690668" w:history="1">
        <w:r w:rsidRPr="004527C6">
          <w:rPr>
            <w:rStyle w:val="Hyperlink"/>
            <w:noProof/>
          </w:rPr>
          <w:t>4.3</w:t>
        </w:r>
        <w:r>
          <w:rPr>
            <w:rFonts w:asciiTheme="minorHAnsi" w:eastAsiaTheme="minorEastAsia" w:hAnsiTheme="minorHAnsi" w:cstheme="minorBidi"/>
            <w:noProof/>
            <w:kern w:val="2"/>
            <w:sz w:val="24"/>
            <w14:ligatures w14:val="standardContextual"/>
          </w:rPr>
          <w:tab/>
        </w:r>
        <w:r w:rsidRPr="004527C6">
          <w:rPr>
            <w:rStyle w:val="Hyperlink"/>
            <w:noProof/>
          </w:rPr>
          <w:t>Konzept</w:t>
        </w:r>
        <w:r>
          <w:rPr>
            <w:noProof/>
            <w:webHidden/>
          </w:rPr>
          <w:tab/>
        </w:r>
        <w:r>
          <w:rPr>
            <w:noProof/>
            <w:webHidden/>
          </w:rPr>
          <w:fldChar w:fldCharType="begin"/>
        </w:r>
        <w:r>
          <w:rPr>
            <w:noProof/>
            <w:webHidden/>
          </w:rPr>
          <w:instrText xml:space="preserve"> PAGEREF _Toc187690668 \h </w:instrText>
        </w:r>
        <w:r>
          <w:rPr>
            <w:noProof/>
            <w:webHidden/>
          </w:rPr>
        </w:r>
        <w:r>
          <w:rPr>
            <w:noProof/>
            <w:webHidden/>
          </w:rPr>
          <w:fldChar w:fldCharType="separate"/>
        </w:r>
        <w:r>
          <w:rPr>
            <w:noProof/>
            <w:webHidden/>
          </w:rPr>
          <w:t>36</w:t>
        </w:r>
        <w:r>
          <w:rPr>
            <w:noProof/>
            <w:webHidden/>
          </w:rPr>
          <w:fldChar w:fldCharType="end"/>
        </w:r>
      </w:hyperlink>
    </w:p>
    <w:p w14:paraId="47B8302E" w14:textId="54F29C3A" w:rsidR="00C44438" w:rsidRDefault="00C44438">
      <w:pPr>
        <w:pStyle w:val="Verzeichnis3"/>
        <w:rPr>
          <w:rFonts w:asciiTheme="minorHAnsi" w:eastAsiaTheme="minorEastAsia" w:hAnsiTheme="minorHAnsi" w:cstheme="minorBidi"/>
          <w:noProof/>
          <w:kern w:val="2"/>
          <w:sz w:val="24"/>
          <w14:ligatures w14:val="standardContextual"/>
        </w:rPr>
      </w:pPr>
      <w:hyperlink w:anchor="_Toc187690669" w:history="1">
        <w:r w:rsidRPr="004527C6">
          <w:rPr>
            <w:rStyle w:val="Hyperlink"/>
            <w:noProof/>
          </w:rPr>
          <w:t>4.3.1</w:t>
        </w:r>
        <w:r>
          <w:rPr>
            <w:rFonts w:asciiTheme="minorHAnsi" w:eastAsiaTheme="minorEastAsia" w:hAnsiTheme="minorHAnsi" w:cstheme="minorBidi"/>
            <w:noProof/>
            <w:kern w:val="2"/>
            <w:sz w:val="24"/>
            <w14:ligatures w14:val="standardContextual"/>
          </w:rPr>
          <w:tab/>
        </w:r>
        <w:r w:rsidRPr="004527C6">
          <w:rPr>
            <w:rStyle w:val="Hyperlink"/>
            <w:noProof/>
          </w:rPr>
          <w:t>Konzept 1</w:t>
        </w:r>
        <w:r>
          <w:rPr>
            <w:noProof/>
            <w:webHidden/>
          </w:rPr>
          <w:tab/>
        </w:r>
        <w:r>
          <w:rPr>
            <w:noProof/>
            <w:webHidden/>
          </w:rPr>
          <w:fldChar w:fldCharType="begin"/>
        </w:r>
        <w:r>
          <w:rPr>
            <w:noProof/>
            <w:webHidden/>
          </w:rPr>
          <w:instrText xml:space="preserve"> PAGEREF _Toc187690669 \h </w:instrText>
        </w:r>
        <w:r>
          <w:rPr>
            <w:noProof/>
            <w:webHidden/>
          </w:rPr>
        </w:r>
        <w:r>
          <w:rPr>
            <w:noProof/>
            <w:webHidden/>
          </w:rPr>
          <w:fldChar w:fldCharType="separate"/>
        </w:r>
        <w:r>
          <w:rPr>
            <w:noProof/>
            <w:webHidden/>
          </w:rPr>
          <w:t>36</w:t>
        </w:r>
        <w:r>
          <w:rPr>
            <w:noProof/>
            <w:webHidden/>
          </w:rPr>
          <w:fldChar w:fldCharType="end"/>
        </w:r>
      </w:hyperlink>
    </w:p>
    <w:p w14:paraId="001D1F32" w14:textId="4CB9097C" w:rsidR="00C44438" w:rsidRDefault="00C44438">
      <w:pPr>
        <w:pStyle w:val="Verzeichnis3"/>
        <w:rPr>
          <w:rFonts w:asciiTheme="minorHAnsi" w:eastAsiaTheme="minorEastAsia" w:hAnsiTheme="minorHAnsi" w:cstheme="minorBidi"/>
          <w:noProof/>
          <w:kern w:val="2"/>
          <w:sz w:val="24"/>
          <w14:ligatures w14:val="standardContextual"/>
        </w:rPr>
      </w:pPr>
      <w:hyperlink w:anchor="_Toc187690670" w:history="1">
        <w:r w:rsidRPr="004527C6">
          <w:rPr>
            <w:rStyle w:val="Hyperlink"/>
            <w:noProof/>
          </w:rPr>
          <w:t>4.3.2</w:t>
        </w:r>
        <w:r>
          <w:rPr>
            <w:rFonts w:asciiTheme="minorHAnsi" w:eastAsiaTheme="minorEastAsia" w:hAnsiTheme="minorHAnsi" w:cstheme="minorBidi"/>
            <w:noProof/>
            <w:kern w:val="2"/>
            <w:sz w:val="24"/>
            <w14:ligatures w14:val="standardContextual"/>
          </w:rPr>
          <w:tab/>
        </w:r>
        <w:r w:rsidRPr="004527C6">
          <w:rPr>
            <w:rStyle w:val="Hyperlink"/>
            <w:noProof/>
          </w:rPr>
          <w:t>Konzept 2……</w:t>
        </w:r>
        <w:r>
          <w:rPr>
            <w:noProof/>
            <w:webHidden/>
          </w:rPr>
          <w:tab/>
        </w:r>
        <w:r>
          <w:rPr>
            <w:noProof/>
            <w:webHidden/>
          </w:rPr>
          <w:fldChar w:fldCharType="begin"/>
        </w:r>
        <w:r>
          <w:rPr>
            <w:noProof/>
            <w:webHidden/>
          </w:rPr>
          <w:instrText xml:space="preserve"> PAGEREF _Toc187690670 \h </w:instrText>
        </w:r>
        <w:r>
          <w:rPr>
            <w:noProof/>
            <w:webHidden/>
          </w:rPr>
        </w:r>
        <w:r>
          <w:rPr>
            <w:noProof/>
            <w:webHidden/>
          </w:rPr>
          <w:fldChar w:fldCharType="separate"/>
        </w:r>
        <w:r>
          <w:rPr>
            <w:noProof/>
            <w:webHidden/>
          </w:rPr>
          <w:t>36</w:t>
        </w:r>
        <w:r>
          <w:rPr>
            <w:noProof/>
            <w:webHidden/>
          </w:rPr>
          <w:fldChar w:fldCharType="end"/>
        </w:r>
      </w:hyperlink>
    </w:p>
    <w:p w14:paraId="78426367" w14:textId="331EB16C" w:rsidR="00C44438" w:rsidRDefault="00C44438">
      <w:pPr>
        <w:pStyle w:val="Verzeichnis2"/>
        <w:tabs>
          <w:tab w:val="left" w:pos="960"/>
          <w:tab w:val="right" w:leader="dot" w:pos="9061"/>
        </w:tabs>
        <w:rPr>
          <w:rFonts w:asciiTheme="minorHAnsi" w:eastAsiaTheme="minorEastAsia" w:hAnsiTheme="minorHAnsi" w:cstheme="minorBidi"/>
          <w:noProof/>
          <w:kern w:val="2"/>
          <w:sz w:val="24"/>
          <w14:ligatures w14:val="standardContextual"/>
        </w:rPr>
      </w:pPr>
      <w:hyperlink w:anchor="_Toc187690671" w:history="1">
        <w:r w:rsidRPr="004527C6">
          <w:rPr>
            <w:rStyle w:val="Hyperlink"/>
            <w:noProof/>
          </w:rPr>
          <w:t>4.4</w:t>
        </w:r>
        <w:r>
          <w:rPr>
            <w:rFonts w:asciiTheme="minorHAnsi" w:eastAsiaTheme="minorEastAsia" w:hAnsiTheme="minorHAnsi" w:cstheme="minorBidi"/>
            <w:noProof/>
            <w:kern w:val="2"/>
            <w:sz w:val="24"/>
            <w14:ligatures w14:val="standardContextual"/>
          </w:rPr>
          <w:tab/>
        </w:r>
        <w:r w:rsidRPr="004527C6">
          <w:rPr>
            <w:rStyle w:val="Hyperlink"/>
            <w:noProof/>
          </w:rPr>
          <w:t>Herausforderungen der Umsetzung</w:t>
        </w:r>
        <w:r>
          <w:rPr>
            <w:noProof/>
            <w:webHidden/>
          </w:rPr>
          <w:tab/>
        </w:r>
        <w:r>
          <w:rPr>
            <w:noProof/>
            <w:webHidden/>
          </w:rPr>
          <w:fldChar w:fldCharType="begin"/>
        </w:r>
        <w:r>
          <w:rPr>
            <w:noProof/>
            <w:webHidden/>
          </w:rPr>
          <w:instrText xml:space="preserve"> PAGEREF _Toc187690671 \h </w:instrText>
        </w:r>
        <w:r>
          <w:rPr>
            <w:noProof/>
            <w:webHidden/>
          </w:rPr>
        </w:r>
        <w:r>
          <w:rPr>
            <w:noProof/>
            <w:webHidden/>
          </w:rPr>
          <w:fldChar w:fldCharType="separate"/>
        </w:r>
        <w:r>
          <w:rPr>
            <w:noProof/>
            <w:webHidden/>
          </w:rPr>
          <w:t>37</w:t>
        </w:r>
        <w:r>
          <w:rPr>
            <w:noProof/>
            <w:webHidden/>
          </w:rPr>
          <w:fldChar w:fldCharType="end"/>
        </w:r>
      </w:hyperlink>
    </w:p>
    <w:p w14:paraId="25EC6700" w14:textId="5D5A84BD" w:rsidR="00C44438" w:rsidRDefault="00C44438">
      <w:pPr>
        <w:pStyle w:val="Verzeichnis2"/>
        <w:tabs>
          <w:tab w:val="left" w:pos="960"/>
          <w:tab w:val="right" w:leader="dot" w:pos="9061"/>
        </w:tabs>
        <w:rPr>
          <w:rFonts w:asciiTheme="minorHAnsi" w:eastAsiaTheme="minorEastAsia" w:hAnsiTheme="minorHAnsi" w:cstheme="minorBidi"/>
          <w:noProof/>
          <w:kern w:val="2"/>
          <w:sz w:val="24"/>
          <w14:ligatures w14:val="standardContextual"/>
        </w:rPr>
      </w:pPr>
      <w:hyperlink w:anchor="_Toc187690672" w:history="1">
        <w:r w:rsidRPr="004527C6">
          <w:rPr>
            <w:rStyle w:val="Hyperlink"/>
            <w:noProof/>
          </w:rPr>
          <w:t>4.5</w:t>
        </w:r>
        <w:r>
          <w:rPr>
            <w:rFonts w:asciiTheme="minorHAnsi" w:eastAsiaTheme="minorEastAsia" w:hAnsiTheme="minorHAnsi" w:cstheme="minorBidi"/>
            <w:noProof/>
            <w:kern w:val="2"/>
            <w:sz w:val="24"/>
            <w14:ligatures w14:val="standardContextual"/>
          </w:rPr>
          <w:tab/>
        </w:r>
        <w:r w:rsidRPr="004527C6">
          <w:rPr>
            <w:rStyle w:val="Hyperlink"/>
            <w:noProof/>
          </w:rPr>
          <w:t>Fazit und AusblicK</w:t>
        </w:r>
        <w:r>
          <w:rPr>
            <w:noProof/>
            <w:webHidden/>
          </w:rPr>
          <w:tab/>
        </w:r>
        <w:r>
          <w:rPr>
            <w:noProof/>
            <w:webHidden/>
          </w:rPr>
          <w:fldChar w:fldCharType="begin"/>
        </w:r>
        <w:r>
          <w:rPr>
            <w:noProof/>
            <w:webHidden/>
          </w:rPr>
          <w:instrText xml:space="preserve"> PAGEREF _Toc187690672 \h </w:instrText>
        </w:r>
        <w:r>
          <w:rPr>
            <w:noProof/>
            <w:webHidden/>
          </w:rPr>
        </w:r>
        <w:r>
          <w:rPr>
            <w:noProof/>
            <w:webHidden/>
          </w:rPr>
          <w:fldChar w:fldCharType="separate"/>
        </w:r>
        <w:r>
          <w:rPr>
            <w:noProof/>
            <w:webHidden/>
          </w:rPr>
          <w:t>37</w:t>
        </w:r>
        <w:r>
          <w:rPr>
            <w:noProof/>
            <w:webHidden/>
          </w:rPr>
          <w:fldChar w:fldCharType="end"/>
        </w:r>
      </w:hyperlink>
    </w:p>
    <w:p w14:paraId="7938212C" w14:textId="6E46D01B" w:rsidR="00C44438" w:rsidRDefault="00C44438">
      <w:pPr>
        <w:pStyle w:val="Verzeichnis1"/>
        <w:rPr>
          <w:rFonts w:asciiTheme="minorHAnsi" w:eastAsiaTheme="minorEastAsia" w:hAnsiTheme="minorHAnsi" w:cstheme="minorBidi"/>
          <w:noProof/>
          <w:kern w:val="2"/>
          <w:sz w:val="24"/>
          <w14:ligatures w14:val="standardContextual"/>
        </w:rPr>
      </w:pPr>
      <w:hyperlink w:anchor="_Toc187690673" w:history="1">
        <w:r w:rsidRPr="004527C6">
          <w:rPr>
            <w:rStyle w:val="Hyperlink"/>
            <w:noProof/>
          </w:rPr>
          <w:t>5</w:t>
        </w:r>
        <w:r>
          <w:rPr>
            <w:rFonts w:asciiTheme="minorHAnsi" w:eastAsiaTheme="minorEastAsia" w:hAnsiTheme="minorHAnsi" w:cstheme="minorBidi"/>
            <w:noProof/>
            <w:kern w:val="2"/>
            <w:sz w:val="24"/>
            <w14:ligatures w14:val="standardContextual"/>
          </w:rPr>
          <w:tab/>
        </w:r>
        <w:r w:rsidRPr="004527C6">
          <w:rPr>
            <w:rStyle w:val="Hyperlink"/>
            <w:noProof/>
            <w:lang w:val="de-DE"/>
          </w:rPr>
          <w:t>Literaturverzeichnis</w:t>
        </w:r>
        <w:r>
          <w:rPr>
            <w:noProof/>
            <w:webHidden/>
          </w:rPr>
          <w:tab/>
        </w:r>
        <w:r>
          <w:rPr>
            <w:noProof/>
            <w:webHidden/>
          </w:rPr>
          <w:fldChar w:fldCharType="begin"/>
        </w:r>
        <w:r>
          <w:rPr>
            <w:noProof/>
            <w:webHidden/>
          </w:rPr>
          <w:instrText xml:space="preserve"> PAGEREF _Toc187690673 \h </w:instrText>
        </w:r>
        <w:r>
          <w:rPr>
            <w:noProof/>
            <w:webHidden/>
          </w:rPr>
        </w:r>
        <w:r>
          <w:rPr>
            <w:noProof/>
            <w:webHidden/>
          </w:rPr>
          <w:fldChar w:fldCharType="separate"/>
        </w:r>
        <w:r>
          <w:rPr>
            <w:noProof/>
            <w:webHidden/>
          </w:rPr>
          <w:t>38</w:t>
        </w:r>
        <w:r>
          <w:rPr>
            <w:noProof/>
            <w:webHidden/>
          </w:rPr>
          <w:fldChar w:fldCharType="end"/>
        </w:r>
      </w:hyperlink>
    </w:p>
    <w:p w14:paraId="795D7B55" w14:textId="50A4FE83" w:rsidR="00C44438" w:rsidRDefault="00C44438">
      <w:pPr>
        <w:pStyle w:val="Verzeichnis1"/>
        <w:rPr>
          <w:rFonts w:asciiTheme="minorHAnsi" w:eastAsiaTheme="minorEastAsia" w:hAnsiTheme="minorHAnsi" w:cstheme="minorBidi"/>
          <w:noProof/>
          <w:kern w:val="2"/>
          <w:sz w:val="24"/>
          <w14:ligatures w14:val="standardContextual"/>
        </w:rPr>
      </w:pPr>
      <w:hyperlink w:anchor="_Toc187690674" w:history="1">
        <w:r w:rsidRPr="004527C6">
          <w:rPr>
            <w:rStyle w:val="Hyperlink"/>
            <w:noProof/>
          </w:rPr>
          <w:t>6</w:t>
        </w:r>
        <w:r>
          <w:rPr>
            <w:rFonts w:asciiTheme="minorHAnsi" w:eastAsiaTheme="minorEastAsia" w:hAnsiTheme="minorHAnsi" w:cstheme="minorBidi"/>
            <w:noProof/>
            <w:kern w:val="2"/>
            <w:sz w:val="24"/>
            <w14:ligatures w14:val="standardContextual"/>
          </w:rPr>
          <w:tab/>
        </w:r>
        <w:r w:rsidRPr="004527C6">
          <w:rPr>
            <w:rStyle w:val="Hyperlink"/>
            <w:noProof/>
          </w:rPr>
          <w:t>Abbildungsverzeichnis</w:t>
        </w:r>
        <w:r>
          <w:rPr>
            <w:noProof/>
            <w:webHidden/>
          </w:rPr>
          <w:tab/>
        </w:r>
        <w:r>
          <w:rPr>
            <w:noProof/>
            <w:webHidden/>
          </w:rPr>
          <w:fldChar w:fldCharType="begin"/>
        </w:r>
        <w:r>
          <w:rPr>
            <w:noProof/>
            <w:webHidden/>
          </w:rPr>
          <w:instrText xml:space="preserve"> PAGEREF _Toc187690674 \h </w:instrText>
        </w:r>
        <w:r>
          <w:rPr>
            <w:noProof/>
            <w:webHidden/>
          </w:rPr>
        </w:r>
        <w:r>
          <w:rPr>
            <w:noProof/>
            <w:webHidden/>
          </w:rPr>
          <w:fldChar w:fldCharType="separate"/>
        </w:r>
        <w:r>
          <w:rPr>
            <w:noProof/>
            <w:webHidden/>
          </w:rPr>
          <w:t>39</w:t>
        </w:r>
        <w:r>
          <w:rPr>
            <w:noProof/>
            <w:webHidden/>
          </w:rPr>
          <w:fldChar w:fldCharType="end"/>
        </w:r>
      </w:hyperlink>
    </w:p>
    <w:p w14:paraId="125170E1" w14:textId="2C0B83F7" w:rsidR="00C44438" w:rsidRDefault="00C44438">
      <w:pPr>
        <w:pStyle w:val="Verzeichnis1"/>
        <w:rPr>
          <w:rFonts w:asciiTheme="minorHAnsi" w:eastAsiaTheme="minorEastAsia" w:hAnsiTheme="minorHAnsi" w:cstheme="minorBidi"/>
          <w:noProof/>
          <w:kern w:val="2"/>
          <w:sz w:val="24"/>
          <w14:ligatures w14:val="standardContextual"/>
        </w:rPr>
      </w:pPr>
      <w:hyperlink w:anchor="_Toc187690675" w:history="1">
        <w:r w:rsidRPr="004527C6">
          <w:rPr>
            <w:rStyle w:val="Hyperlink"/>
            <w:noProof/>
            <w:highlight w:val="yellow"/>
          </w:rPr>
          <w:t>7</w:t>
        </w:r>
        <w:r>
          <w:rPr>
            <w:rFonts w:asciiTheme="minorHAnsi" w:eastAsiaTheme="minorEastAsia" w:hAnsiTheme="minorHAnsi" w:cstheme="minorBidi"/>
            <w:noProof/>
            <w:kern w:val="2"/>
            <w:sz w:val="24"/>
            <w14:ligatures w14:val="standardContextual"/>
          </w:rPr>
          <w:tab/>
        </w:r>
        <w:r w:rsidRPr="004527C6">
          <w:rPr>
            <w:rStyle w:val="Hyperlink"/>
            <w:noProof/>
            <w:highlight w:val="yellow"/>
          </w:rPr>
          <w:t>Tabellenverzeichnis</w:t>
        </w:r>
        <w:r>
          <w:rPr>
            <w:noProof/>
            <w:webHidden/>
          </w:rPr>
          <w:tab/>
        </w:r>
        <w:r>
          <w:rPr>
            <w:noProof/>
            <w:webHidden/>
          </w:rPr>
          <w:fldChar w:fldCharType="begin"/>
        </w:r>
        <w:r>
          <w:rPr>
            <w:noProof/>
            <w:webHidden/>
          </w:rPr>
          <w:instrText xml:space="preserve"> PAGEREF _Toc187690675 \h </w:instrText>
        </w:r>
        <w:r>
          <w:rPr>
            <w:noProof/>
            <w:webHidden/>
          </w:rPr>
        </w:r>
        <w:r>
          <w:rPr>
            <w:noProof/>
            <w:webHidden/>
          </w:rPr>
          <w:fldChar w:fldCharType="separate"/>
        </w:r>
        <w:r>
          <w:rPr>
            <w:noProof/>
            <w:webHidden/>
          </w:rPr>
          <w:t>40</w:t>
        </w:r>
        <w:r>
          <w:rPr>
            <w:noProof/>
            <w:webHidden/>
          </w:rPr>
          <w:fldChar w:fldCharType="end"/>
        </w:r>
      </w:hyperlink>
    </w:p>
    <w:p w14:paraId="59642B19" w14:textId="1026CAF1" w:rsidR="00C44438" w:rsidRDefault="00C44438">
      <w:pPr>
        <w:pStyle w:val="Verzeichnis1"/>
        <w:rPr>
          <w:rFonts w:asciiTheme="minorHAnsi" w:eastAsiaTheme="minorEastAsia" w:hAnsiTheme="minorHAnsi" w:cstheme="minorBidi"/>
          <w:noProof/>
          <w:kern w:val="2"/>
          <w:sz w:val="24"/>
          <w14:ligatures w14:val="standardContextual"/>
        </w:rPr>
      </w:pPr>
      <w:hyperlink w:anchor="_Toc187690676" w:history="1">
        <w:r w:rsidRPr="004527C6">
          <w:rPr>
            <w:rStyle w:val="Hyperlink"/>
            <w:noProof/>
            <w:highlight w:val="yellow"/>
          </w:rPr>
          <w:t>8</w:t>
        </w:r>
        <w:r>
          <w:rPr>
            <w:rFonts w:asciiTheme="minorHAnsi" w:eastAsiaTheme="minorEastAsia" w:hAnsiTheme="minorHAnsi" w:cstheme="minorBidi"/>
            <w:noProof/>
            <w:kern w:val="2"/>
            <w:sz w:val="24"/>
            <w14:ligatures w14:val="standardContextual"/>
          </w:rPr>
          <w:tab/>
        </w:r>
        <w:r w:rsidRPr="004527C6">
          <w:rPr>
            <w:rStyle w:val="Hyperlink"/>
            <w:noProof/>
            <w:highlight w:val="yellow"/>
          </w:rPr>
          <w:t>Abkürzungsverzeichnis</w:t>
        </w:r>
        <w:r>
          <w:rPr>
            <w:noProof/>
            <w:webHidden/>
          </w:rPr>
          <w:tab/>
        </w:r>
        <w:r>
          <w:rPr>
            <w:noProof/>
            <w:webHidden/>
          </w:rPr>
          <w:fldChar w:fldCharType="begin"/>
        </w:r>
        <w:r>
          <w:rPr>
            <w:noProof/>
            <w:webHidden/>
          </w:rPr>
          <w:instrText xml:space="preserve"> PAGEREF _Toc187690676 \h </w:instrText>
        </w:r>
        <w:r>
          <w:rPr>
            <w:noProof/>
            <w:webHidden/>
          </w:rPr>
        </w:r>
        <w:r>
          <w:rPr>
            <w:noProof/>
            <w:webHidden/>
          </w:rPr>
          <w:fldChar w:fldCharType="separate"/>
        </w:r>
        <w:r>
          <w:rPr>
            <w:noProof/>
            <w:webHidden/>
          </w:rPr>
          <w:t>41</w:t>
        </w:r>
        <w:r>
          <w:rPr>
            <w:noProof/>
            <w:webHidden/>
          </w:rPr>
          <w:fldChar w:fldCharType="end"/>
        </w:r>
      </w:hyperlink>
    </w:p>
    <w:p w14:paraId="72D6433C" w14:textId="1CBDDE82" w:rsidR="00C44438" w:rsidRDefault="00C44438">
      <w:pPr>
        <w:pStyle w:val="Verzeichnis1"/>
        <w:rPr>
          <w:rFonts w:asciiTheme="minorHAnsi" w:eastAsiaTheme="minorEastAsia" w:hAnsiTheme="minorHAnsi" w:cstheme="minorBidi"/>
          <w:noProof/>
          <w:kern w:val="2"/>
          <w:sz w:val="24"/>
          <w14:ligatures w14:val="standardContextual"/>
        </w:rPr>
      </w:pPr>
      <w:hyperlink w:anchor="_Toc187690677" w:history="1">
        <w:r w:rsidRPr="004527C6">
          <w:rPr>
            <w:rStyle w:val="Hyperlink"/>
            <w:noProof/>
          </w:rPr>
          <w:t>9</w:t>
        </w:r>
        <w:r>
          <w:rPr>
            <w:rFonts w:asciiTheme="minorHAnsi" w:eastAsiaTheme="minorEastAsia" w:hAnsiTheme="minorHAnsi" w:cstheme="minorBidi"/>
            <w:noProof/>
            <w:kern w:val="2"/>
            <w:sz w:val="24"/>
            <w14:ligatures w14:val="standardContextual"/>
          </w:rPr>
          <w:tab/>
        </w:r>
        <w:r w:rsidRPr="004527C6">
          <w:rPr>
            <w:rStyle w:val="Hyperlink"/>
            <w:noProof/>
          </w:rPr>
          <w:t>Anhang</w:t>
        </w:r>
        <w:r>
          <w:rPr>
            <w:noProof/>
            <w:webHidden/>
          </w:rPr>
          <w:tab/>
        </w:r>
        <w:r>
          <w:rPr>
            <w:noProof/>
            <w:webHidden/>
          </w:rPr>
          <w:fldChar w:fldCharType="begin"/>
        </w:r>
        <w:r>
          <w:rPr>
            <w:noProof/>
            <w:webHidden/>
          </w:rPr>
          <w:instrText xml:space="preserve"> PAGEREF _Toc187690677 \h </w:instrText>
        </w:r>
        <w:r>
          <w:rPr>
            <w:noProof/>
            <w:webHidden/>
          </w:rPr>
        </w:r>
        <w:r>
          <w:rPr>
            <w:noProof/>
            <w:webHidden/>
          </w:rPr>
          <w:fldChar w:fldCharType="separate"/>
        </w:r>
        <w:r>
          <w:rPr>
            <w:noProof/>
            <w:webHidden/>
          </w:rPr>
          <w:t>42</w:t>
        </w:r>
        <w:r>
          <w:rPr>
            <w:noProof/>
            <w:webHidden/>
          </w:rPr>
          <w:fldChar w:fldCharType="end"/>
        </w:r>
      </w:hyperlink>
    </w:p>
    <w:p w14:paraId="08CE6F91" w14:textId="20DE36E1" w:rsidR="00290BE7" w:rsidRDefault="00290BE7" w:rsidP="003E6907">
      <w:pPr>
        <w:sectPr w:rsidR="00290BE7" w:rsidSect="004240D6">
          <w:headerReference w:type="even" r:id="rId15"/>
          <w:headerReference w:type="default" r:id="rId16"/>
          <w:footerReference w:type="even" r:id="rId17"/>
          <w:footerReference w:type="default" r:id="rId18"/>
          <w:headerReference w:type="first" r:id="rId19"/>
          <w:footerReference w:type="first" r:id="rId20"/>
          <w:pgSz w:w="11906" w:h="16838" w:code="9"/>
          <w:pgMar w:top="1134" w:right="1134" w:bottom="1134" w:left="1701" w:header="737" w:footer="554" w:gutter="0"/>
          <w:cols w:space="720"/>
        </w:sectPr>
      </w:pPr>
      <w:r>
        <w:fldChar w:fldCharType="end"/>
      </w:r>
    </w:p>
    <w:p w14:paraId="5B5B13F1" w14:textId="6FFC3DE8" w:rsidR="004153B4" w:rsidRDefault="004153B4" w:rsidP="00C859B4">
      <w:pPr>
        <w:pStyle w:val="berschrift1"/>
      </w:pPr>
      <w:bookmarkStart w:id="4" w:name="_Toc337631240"/>
      <w:bookmarkStart w:id="5" w:name="_Ref339379328"/>
      <w:bookmarkStart w:id="6" w:name="_Toc187687842"/>
      <w:bookmarkStart w:id="7" w:name="_Toc187690623"/>
      <w:r>
        <w:lastRenderedPageBreak/>
        <w:t>Einleitung</w:t>
      </w:r>
      <w:bookmarkEnd w:id="6"/>
      <w:bookmarkEnd w:id="7"/>
    </w:p>
    <w:p w14:paraId="5AA12D8F" w14:textId="47833C38" w:rsidR="00C859B4" w:rsidRDefault="00E6083B" w:rsidP="00C859B4">
      <w:pPr>
        <w:pStyle w:val="berschrift1"/>
      </w:pPr>
      <w:bookmarkStart w:id="8" w:name="_Toc187690624"/>
      <w:bookmarkEnd w:id="4"/>
      <w:bookmarkEnd w:id="5"/>
      <w:r>
        <w:lastRenderedPageBreak/>
        <w:t>Best</w:t>
      </w:r>
      <w:r w:rsidR="00DD76B8">
        <w:t xml:space="preserve"> Practices zur </w:t>
      </w:r>
      <w:r w:rsidR="00B441ED">
        <w:t>E</w:t>
      </w:r>
      <w:r w:rsidR="00DD76B8">
        <w:t xml:space="preserve">ntwicklung einer barrierefreien </w:t>
      </w:r>
      <w:r w:rsidR="00B441ED">
        <w:t>A</w:t>
      </w:r>
      <w:r w:rsidR="00DD76B8">
        <w:t xml:space="preserve">pp zur </w:t>
      </w:r>
      <w:r w:rsidR="00B441ED">
        <w:t>D</w:t>
      </w:r>
      <w:r w:rsidR="00DD76B8">
        <w:t>rohnensteuerung</w:t>
      </w:r>
      <w:bookmarkEnd w:id="8"/>
    </w:p>
    <w:p w14:paraId="18173B25" w14:textId="640BE0A3" w:rsidR="00104F80" w:rsidRDefault="003E4740" w:rsidP="00D62F82">
      <w:pPr>
        <w:pStyle w:val="Verfasserin"/>
      </w:pPr>
      <w:r>
        <w:t>Janina KOWATSCH</w:t>
      </w:r>
    </w:p>
    <w:p w14:paraId="61CDCEAD" w14:textId="415732AB" w:rsidR="00460227" w:rsidRDefault="00634345" w:rsidP="00634345">
      <w:pPr>
        <w:pStyle w:val="berschrift2"/>
      </w:pPr>
      <w:bookmarkStart w:id="9" w:name="_Toc187690625"/>
      <w:r>
        <w:t>Einführung</w:t>
      </w:r>
      <w:bookmarkEnd w:id="9"/>
    </w:p>
    <w:p w14:paraId="21F89015" w14:textId="4518B6AC" w:rsidR="009D3BF7" w:rsidRDefault="00793B30" w:rsidP="009D3BF7">
      <w:r w:rsidRPr="00793B30">
        <w:t xml:space="preserve">Barrierefreiheit ist ein zentraler Aspekt </w:t>
      </w:r>
      <w:r w:rsidR="00A17C56">
        <w:t xml:space="preserve">der </w:t>
      </w:r>
      <w:r w:rsidRPr="00793B30">
        <w:t xml:space="preserve">moderner App-Entwicklung, insbesondere wenn Anwendungen für Zielgruppen mit </w:t>
      </w:r>
      <w:r w:rsidR="00D76FCA">
        <w:t>einer Behinderung</w:t>
      </w:r>
      <w:r w:rsidRPr="00793B30">
        <w:t xml:space="preserve"> entwickelt werden. Im </w:t>
      </w:r>
      <w:r w:rsidR="00D76FCA">
        <w:t>Zusammenhang mit</w:t>
      </w:r>
      <w:r w:rsidRPr="00793B30">
        <w:t xml:space="preserve"> der Steuerung von Drohnen stellt dies eine besondere Herausforderung dar, da es nicht nur um die Interaktion mit der App selbst, sondern auch um die Verbindung zwischen Software und Hardware geht. Ziel </w:t>
      </w:r>
      <w:r w:rsidR="00D76FCA">
        <w:t>von diese</w:t>
      </w:r>
      <w:r w:rsidR="004E1546">
        <w:t>m Kapitel</w:t>
      </w:r>
      <w:r w:rsidRPr="00793B30">
        <w:t xml:space="preserve"> ist es, Best Practices zur Entwicklung einer barrierefreien App für die Drohnensteuerung zu beschreiben. Dabei wird besonder</w:t>
      </w:r>
      <w:r w:rsidR="004E1546">
        <w:t>s</w:t>
      </w:r>
      <w:r w:rsidRPr="00793B30">
        <w:t xml:space="preserve"> auf die Bedürfnisse blinder und sehbeeinträchtigter Nutzer</w:t>
      </w:r>
      <w:r w:rsidR="00A9526A">
        <w:t xml:space="preserve"> und </w:t>
      </w:r>
      <w:r w:rsidR="00E22BCC">
        <w:t>Nutze</w:t>
      </w:r>
      <w:r w:rsidR="00E22BCC" w:rsidRPr="00793B30">
        <w:t>rinnen</w:t>
      </w:r>
      <w:r w:rsidRPr="00793B30">
        <w:t xml:space="preserve"> gelegt.</w:t>
      </w:r>
    </w:p>
    <w:p w14:paraId="4462C1D4" w14:textId="77777777" w:rsidR="00B31018" w:rsidRDefault="00B31018" w:rsidP="009D3BF7"/>
    <w:p w14:paraId="3FABB8E5" w14:textId="06F1A0DA" w:rsidR="009D3BF7" w:rsidRDefault="00C01BCE" w:rsidP="00996EDA">
      <w:pPr>
        <w:pStyle w:val="berschrift2"/>
      </w:pPr>
      <w:bookmarkStart w:id="10" w:name="_Toc187690626"/>
      <w:r>
        <w:t>Theoretische Grundlagen</w:t>
      </w:r>
      <w:bookmarkEnd w:id="10"/>
    </w:p>
    <w:p w14:paraId="1B026A44" w14:textId="33F15097" w:rsidR="00404B58" w:rsidRDefault="00242449" w:rsidP="000D49E2">
      <w:pPr>
        <w:pStyle w:val="berschrift3"/>
      </w:pPr>
      <w:bookmarkStart w:id="11" w:name="_Ref187620246"/>
      <w:bookmarkStart w:id="12" w:name="_Ref187620249"/>
      <w:bookmarkStart w:id="13" w:name="_Toc187690627"/>
      <w:r>
        <w:t>User Experience</w:t>
      </w:r>
      <w:bookmarkEnd w:id="11"/>
      <w:bookmarkEnd w:id="12"/>
      <w:bookmarkEnd w:id="13"/>
    </w:p>
    <w:p w14:paraId="04C804BD" w14:textId="77777777" w:rsidR="00E829A7" w:rsidRDefault="00E829A7" w:rsidP="00E829A7">
      <w:pPr>
        <w:ind w:left="709"/>
      </w:pPr>
      <w:r>
        <w:t xml:space="preserve">User Experience (UX) beschreibt das Erlebnis und die Wahrnehmung eines Nutzers oder einer Nutzerin mit einem Produkt, einer Dienstleistung oder einem System. Dies umfasst sich mit unterschiedlichen funktionalen Aspekten, wie der Nutzbarkeit (Usability), als auch mit den emotionalen Aspekten, wie die Zufriedenheit der Anwendung. Somit fördert eine gute User Experience nicht nur die Effektivität der Nutzung, sondern trägt auch dazu bei, eine Zufriedenstellung für den Nutzer zu gewährleisten. </w:t>
      </w:r>
    </w:p>
    <w:p w14:paraId="535374C9" w14:textId="509A3736" w:rsidR="00992243" w:rsidRDefault="00992243" w:rsidP="00992243">
      <w:pPr>
        <w:ind w:left="709"/>
      </w:pPr>
      <w:r w:rsidRPr="00992243">
        <w:t xml:space="preserve">Begriff User Interface (UI) </w:t>
      </w:r>
      <w:r>
        <w:t xml:space="preserve">ist </w:t>
      </w:r>
      <w:r w:rsidRPr="00992243">
        <w:t xml:space="preserve">eng mit der UX verbunden. Während UX das gesamte Nutzererlebnis umfasst, konzentriert sich UI auf die Gestaltung der Schnittstellen, mit denen Nutzerinnen und Nutzer interagieren. Die visuelle und funktionale Gestaltung des UI trägt maßgeblich zur Usability und damit zur UX bei </w:t>
      </w:r>
      <w:sdt>
        <w:sdtPr>
          <w:id w:val="-1859811598"/>
          <w:citation/>
        </w:sdtPr>
        <w:sdtContent>
          <w:r>
            <w:fldChar w:fldCharType="begin"/>
          </w:r>
          <w:r>
            <w:instrText xml:space="preserve"> CITATION Wei231 \l 3079 </w:instrText>
          </w:r>
          <w:r>
            <w:fldChar w:fldCharType="separate"/>
          </w:r>
          <w:r w:rsidR="00055E5E">
            <w:rPr>
              <w:noProof/>
            </w:rPr>
            <w:t>[1]</w:t>
          </w:r>
          <w:r>
            <w:fldChar w:fldCharType="end"/>
          </w:r>
        </w:sdtContent>
      </w:sdt>
      <w:r w:rsidRPr="00992243">
        <w:t>.</w:t>
      </w:r>
    </w:p>
    <w:p w14:paraId="1EFB3A35" w14:textId="77777777" w:rsidR="0079759C" w:rsidRDefault="0079759C" w:rsidP="00CA7253">
      <w:pPr>
        <w:pStyle w:val="berschrift4"/>
        <w:ind w:firstLine="709"/>
        <w:rPr>
          <w:lang w:val="de-DE"/>
        </w:rPr>
      </w:pPr>
    </w:p>
    <w:p w14:paraId="0C49AA2D" w14:textId="4044804F" w:rsidR="00CA7253" w:rsidRPr="009C1721" w:rsidRDefault="00E829A7" w:rsidP="00CA7253">
      <w:pPr>
        <w:pStyle w:val="berschrift4"/>
        <w:ind w:firstLine="709"/>
        <w:rPr>
          <w:lang w:val="de-DE"/>
        </w:rPr>
      </w:pPr>
      <w:r w:rsidRPr="009C1721">
        <w:rPr>
          <w:lang w:val="de-DE"/>
        </w:rPr>
        <w:t>Usability und Utility</w:t>
      </w:r>
    </w:p>
    <w:p w14:paraId="53DD6CCA" w14:textId="6C08C128" w:rsidR="00C47075" w:rsidRPr="00C47075" w:rsidRDefault="006A6839" w:rsidP="00C47075">
      <w:pPr>
        <w:ind w:left="709"/>
      </w:pPr>
      <w:r w:rsidRPr="00434158">
        <w:t>Die Usability (</w:t>
      </w:r>
      <w:r w:rsidR="00F11792" w:rsidRPr="00434158">
        <w:t>Benutzerfreundlichkeit</w:t>
      </w:r>
      <w:r w:rsidRPr="00434158">
        <w:t>)</w:t>
      </w:r>
      <w:r w:rsidR="002E1268" w:rsidRPr="00434158">
        <w:t xml:space="preserve"> </w:t>
      </w:r>
      <w:r w:rsidR="00434158" w:rsidRPr="00434158">
        <w:t>ist e</w:t>
      </w:r>
      <w:r w:rsidR="00434158">
        <w:t>i</w:t>
      </w:r>
      <w:r w:rsidR="002B03F4">
        <w:t>n wichtiger Teil der UX</w:t>
      </w:r>
      <w:r w:rsidR="00085133">
        <w:t xml:space="preserve"> und beschreibt</w:t>
      </w:r>
      <w:r w:rsidR="00C4633B">
        <w:t xml:space="preserve">, wie einfach und effizient </w:t>
      </w:r>
      <w:r w:rsidR="00376F9D">
        <w:t>Nutzer und Nutzerinnen, sowie auch Kunden und Vorgesetzte der Nutzer</w:t>
      </w:r>
      <w:r w:rsidR="008937C1">
        <w:t xml:space="preserve">, ein System verwenden können, um ihre Ziele </w:t>
      </w:r>
      <w:r w:rsidR="00C33B7F">
        <w:t xml:space="preserve">zu erreichen </w:t>
      </w:r>
      <w:sdt>
        <w:sdtPr>
          <w:id w:val="182331614"/>
          <w:citation/>
        </w:sdtPr>
        <w:sdtContent>
          <w:r w:rsidR="00677AE0">
            <w:fldChar w:fldCharType="begin"/>
          </w:r>
          <w:r w:rsidR="00677AE0">
            <w:instrText xml:space="preserve"> CITATION Nie93 \l 3079 </w:instrText>
          </w:r>
          <w:r w:rsidR="00677AE0">
            <w:fldChar w:fldCharType="separate"/>
          </w:r>
          <w:r w:rsidR="00055E5E">
            <w:rPr>
              <w:noProof/>
            </w:rPr>
            <w:t>[2]</w:t>
          </w:r>
          <w:r w:rsidR="00677AE0">
            <w:fldChar w:fldCharType="end"/>
          </w:r>
        </w:sdtContent>
      </w:sdt>
      <w:r w:rsidR="00C33B7F">
        <w:t>.</w:t>
      </w:r>
      <w:r w:rsidR="00677AE0">
        <w:t xml:space="preserve"> </w:t>
      </w:r>
      <w:r w:rsidR="00FD5D07" w:rsidRPr="00FD5D07">
        <w:t>Utility (Nutzen) bezieht sich hingegen auf die Frage, ob ein System überhaupt die richtigen Funktionen bereitstellt, um die Bedürfnisse der Zielgruppe zu erfüllen</w:t>
      </w:r>
      <w:r w:rsidR="00FD5D07">
        <w:t xml:space="preserve">. </w:t>
      </w:r>
      <w:sdt>
        <w:sdtPr>
          <w:id w:val="-1974970400"/>
          <w:citation/>
        </w:sdtPr>
        <w:sdtContent>
          <w:r w:rsidR="00FD5D07">
            <w:fldChar w:fldCharType="begin"/>
          </w:r>
          <w:r w:rsidR="00FD5D07">
            <w:instrText xml:space="preserve"> CITATION Don69 \l 3079 </w:instrText>
          </w:r>
          <w:r w:rsidR="00FD5D07">
            <w:fldChar w:fldCharType="separate"/>
          </w:r>
          <w:r w:rsidR="00055E5E">
            <w:rPr>
              <w:noProof/>
            </w:rPr>
            <w:t>[3]</w:t>
          </w:r>
          <w:r w:rsidR="00FD5D07">
            <w:fldChar w:fldCharType="end"/>
          </w:r>
        </w:sdtContent>
      </w:sdt>
      <w:r w:rsidR="00FD5D07">
        <w:t xml:space="preserve"> </w:t>
      </w:r>
      <w:r w:rsidR="00C47075" w:rsidRPr="00C47075">
        <w:t>Zusammen bilden diese beiden Aspekte die Grundlage für ein erfolgreiches UX-Design.</w:t>
      </w:r>
    </w:p>
    <w:p w14:paraId="424F7357" w14:textId="77777777" w:rsidR="0079759C" w:rsidRPr="00434158" w:rsidRDefault="0079759C" w:rsidP="00992243">
      <w:pPr>
        <w:ind w:left="709"/>
      </w:pPr>
    </w:p>
    <w:p w14:paraId="5B040637" w14:textId="2F14144D" w:rsidR="00CA7253" w:rsidRPr="00F50414" w:rsidRDefault="00CA7253" w:rsidP="00CA7253">
      <w:pPr>
        <w:pStyle w:val="berschrift4"/>
        <w:ind w:firstLine="709"/>
      </w:pPr>
      <w:r w:rsidRPr="00F50414">
        <w:t>Persona</w:t>
      </w:r>
      <w:r w:rsidR="005F248D" w:rsidRPr="00F50414">
        <w:t>s</w:t>
      </w:r>
    </w:p>
    <w:p w14:paraId="2CF0E24B" w14:textId="12FB9EB4" w:rsidR="00CA7253" w:rsidRPr="00C64F75" w:rsidRDefault="00C64F75" w:rsidP="00C64F75">
      <w:pPr>
        <w:tabs>
          <w:tab w:val="left" w:pos="1140"/>
        </w:tabs>
        <w:ind w:left="709"/>
      </w:pPr>
      <w:r w:rsidRPr="00C64F75">
        <w:t>Eine Persona ist eine A</w:t>
      </w:r>
      <w:r>
        <w:t xml:space="preserve">rt Modell, die einen typischen Nutzer oder eine typische Nutzerin </w:t>
      </w:r>
      <w:r w:rsidR="00CD19ED">
        <w:t>repräsentieren soll</w:t>
      </w:r>
      <w:r w:rsidR="00F30020">
        <w:t>.</w:t>
      </w:r>
      <w:r w:rsidR="00CD19ED">
        <w:t xml:space="preserve"> </w:t>
      </w:r>
      <w:r w:rsidR="006C31C2">
        <w:t xml:space="preserve">Sie basiert auf Daten, die durch </w:t>
      </w:r>
      <w:r w:rsidR="004126A8">
        <w:t xml:space="preserve">eine Nutzerforschung gesammelt wurden und </w:t>
      </w:r>
      <w:r w:rsidR="0007538F">
        <w:t xml:space="preserve">beinhalten Informationen, wie </w:t>
      </w:r>
      <w:r w:rsidR="003B52A5">
        <w:t>Hintergrund</w:t>
      </w:r>
      <w:r w:rsidR="009678CB">
        <w:t xml:space="preserve"> der Person, </w:t>
      </w:r>
      <w:r w:rsidR="0015236A">
        <w:t xml:space="preserve">Bedürfnisse, </w:t>
      </w:r>
      <w:r w:rsidR="005D62C4">
        <w:t xml:space="preserve">die Herausforderungen, die eine sehbeeinträchtigte Person </w:t>
      </w:r>
      <w:r w:rsidR="00002531">
        <w:t>dur</w:t>
      </w:r>
      <w:r w:rsidR="00064031">
        <w:t xml:space="preserve">chleben </w:t>
      </w:r>
      <w:r w:rsidR="00064031">
        <w:lastRenderedPageBreak/>
        <w:t>muss,</w:t>
      </w:r>
      <w:r w:rsidR="0015236A">
        <w:t xml:space="preserve"> </w:t>
      </w:r>
      <w:r w:rsidR="009678CB">
        <w:t>welche Bereiche betroffen sind</w:t>
      </w:r>
      <w:r w:rsidR="001233B8">
        <w:t xml:space="preserve"> und der Grad der Blindheit.</w:t>
      </w:r>
      <w:r w:rsidR="00A27B62">
        <w:t xml:space="preserve"> Personas </w:t>
      </w:r>
      <w:r w:rsidR="00F52F44">
        <w:t>helfen dabei, das Nutzerverhalten zu</w:t>
      </w:r>
      <w:r w:rsidR="004C0EDA">
        <w:t xml:space="preserve"> verstehen und das Design der App gezielt auf die Bedürfnisse dieser Zielgruppe abzustimmen.</w:t>
      </w:r>
      <w:sdt>
        <w:sdtPr>
          <w:id w:val="187114142"/>
          <w:citation/>
        </w:sdtPr>
        <w:sdtContent>
          <w:r w:rsidR="00005277">
            <w:fldChar w:fldCharType="begin"/>
          </w:r>
          <w:r w:rsidR="00005277">
            <w:instrText xml:space="preserve"> CITATION Coo14 \l 3079 </w:instrText>
          </w:r>
          <w:r w:rsidR="00005277">
            <w:fldChar w:fldCharType="separate"/>
          </w:r>
          <w:r w:rsidR="00055E5E">
            <w:rPr>
              <w:noProof/>
            </w:rPr>
            <w:t xml:space="preserve"> </w:t>
          </w:r>
          <w:r w:rsidR="00055E5E">
            <w:rPr>
              <w:noProof/>
            </w:rPr>
            <w:t>[4]</w:t>
          </w:r>
          <w:r w:rsidR="00005277">
            <w:fldChar w:fldCharType="end"/>
          </w:r>
        </w:sdtContent>
      </w:sdt>
      <w:r w:rsidR="004C0EDA">
        <w:t xml:space="preserve"> </w:t>
      </w:r>
      <w:r w:rsidR="00B54088">
        <w:t xml:space="preserve">Die Erstellung von Personas, umfasst </w:t>
      </w:r>
      <w:r w:rsidR="00110A00">
        <w:t>folgende Schritte normalerweise:</w:t>
      </w:r>
    </w:p>
    <w:p w14:paraId="2AD6B133" w14:textId="2761002E" w:rsidR="00110A00" w:rsidRDefault="00110A00" w:rsidP="00835AC1">
      <w:pPr>
        <w:pStyle w:val="Listenabsatz"/>
        <w:numPr>
          <w:ilvl w:val="0"/>
          <w:numId w:val="15"/>
        </w:numPr>
        <w:tabs>
          <w:tab w:val="left" w:pos="1140"/>
        </w:tabs>
      </w:pPr>
      <w:r>
        <w:t xml:space="preserve">Sammeln der Daten von verschiedenen </w:t>
      </w:r>
      <w:r w:rsidR="009F6F76">
        <w:t>Personen der Zielgruppe</w:t>
      </w:r>
      <w:r w:rsidR="000E10A5">
        <w:t xml:space="preserve">, durch </w:t>
      </w:r>
      <w:r w:rsidR="00810D05">
        <w:t>Umfragen</w:t>
      </w:r>
      <w:r w:rsidR="000E10A5">
        <w:t xml:space="preserve"> und </w:t>
      </w:r>
      <w:r w:rsidR="00810D05">
        <w:t>Interviews</w:t>
      </w:r>
    </w:p>
    <w:p w14:paraId="4567216E" w14:textId="261CF692" w:rsidR="009F6F76" w:rsidRDefault="00644723" w:rsidP="00835AC1">
      <w:pPr>
        <w:pStyle w:val="Listenabsatz"/>
        <w:numPr>
          <w:ilvl w:val="0"/>
          <w:numId w:val="15"/>
        </w:numPr>
        <w:tabs>
          <w:tab w:val="left" w:pos="1140"/>
        </w:tabs>
      </w:pPr>
      <w:r>
        <w:t>Äh</w:t>
      </w:r>
      <w:r w:rsidR="00F50308">
        <w:t>n</w:t>
      </w:r>
      <w:r>
        <w:t>liche</w:t>
      </w:r>
      <w:r w:rsidR="00F50308">
        <w:t xml:space="preserve"> Herausforderungen und Bedürfnisse werden zusammengefasst</w:t>
      </w:r>
    </w:p>
    <w:p w14:paraId="3ADB161D" w14:textId="7CA08DED" w:rsidR="00EE40E6" w:rsidRDefault="000E7917" w:rsidP="00704315">
      <w:pPr>
        <w:pStyle w:val="Listenabsatz"/>
        <w:numPr>
          <w:ilvl w:val="0"/>
          <w:numId w:val="15"/>
        </w:numPr>
        <w:tabs>
          <w:tab w:val="left" w:pos="1140"/>
        </w:tabs>
      </w:pPr>
      <w:r>
        <w:t>Mit diesen Informationen wird dann eine Persona in einem verständlichen Format dargestellt</w:t>
      </w:r>
    </w:p>
    <w:p w14:paraId="52009ED4" w14:textId="13DA53B3" w:rsidR="00A90F0C" w:rsidRDefault="00134AEF" w:rsidP="00C64F75">
      <w:pPr>
        <w:tabs>
          <w:tab w:val="left" w:pos="1140"/>
        </w:tabs>
        <w:ind w:left="709"/>
      </w:pPr>
      <w:r>
        <w:t>Personas sind</w:t>
      </w:r>
      <w:r w:rsidR="00762460">
        <w:t xml:space="preserve"> </w:t>
      </w:r>
      <w:r w:rsidR="00BF0577">
        <w:t xml:space="preserve">hilfreich, um Teams </w:t>
      </w:r>
      <w:r w:rsidR="00091352">
        <w:t xml:space="preserve">auf eine gemeinsame Zielgruppe </w:t>
      </w:r>
      <w:r w:rsidR="00893C58">
        <w:t>auszurichten</w:t>
      </w:r>
      <w:r w:rsidR="007707D0">
        <w:t xml:space="preserve">. Sie fördern das Verständnis </w:t>
      </w:r>
      <w:r w:rsidR="00AE48DA">
        <w:t xml:space="preserve">für die Nutzerperspektive </w:t>
      </w:r>
      <w:r w:rsidR="007C0626">
        <w:t>und unterstützen dabei Entscheidungen im Designprozess</w:t>
      </w:r>
      <w:r w:rsidR="00762460">
        <w:t xml:space="preserve"> </w:t>
      </w:r>
      <w:r w:rsidR="00C8015C">
        <w:t xml:space="preserve">fundiert zu </w:t>
      </w:r>
      <w:r w:rsidR="0081164B">
        <w:t>treffen. Durch die Nutzung von Personas wird vermieden</w:t>
      </w:r>
      <w:r w:rsidR="002352C3">
        <w:t xml:space="preserve">, dass Designs auf subjektive Annahmen basiert und stattdessen wird ein </w:t>
      </w:r>
      <w:r w:rsidR="00113D4D">
        <w:t>nutzerzentrierter Ansatz verfolgt.</w:t>
      </w:r>
      <w:r w:rsidR="00762460">
        <w:t xml:space="preserve"> </w:t>
      </w:r>
      <w:sdt>
        <w:sdtPr>
          <w:id w:val="-80601142"/>
          <w:citation/>
        </w:sdtPr>
        <w:sdtContent>
          <w:r w:rsidR="00762460">
            <w:fldChar w:fldCharType="begin"/>
          </w:r>
          <w:r w:rsidR="00762460">
            <w:instrText xml:space="preserve"> CITATION Usa25 \l 3079 </w:instrText>
          </w:r>
          <w:r w:rsidR="00762460">
            <w:fldChar w:fldCharType="separate"/>
          </w:r>
          <w:r w:rsidR="00055E5E">
            <w:rPr>
              <w:noProof/>
            </w:rPr>
            <w:t>[5]</w:t>
          </w:r>
          <w:r w:rsidR="00762460">
            <w:fldChar w:fldCharType="end"/>
          </w:r>
        </w:sdtContent>
      </w:sdt>
    </w:p>
    <w:p w14:paraId="5E7937FC" w14:textId="36BA215F" w:rsidR="00113D4D" w:rsidRDefault="00113D4D" w:rsidP="00A90F0C">
      <w:pPr>
        <w:tabs>
          <w:tab w:val="left" w:pos="1140"/>
        </w:tabs>
        <w:ind w:left="709"/>
      </w:pPr>
      <w:r>
        <w:t>Beispiel für eine Persona:</w:t>
      </w:r>
    </w:p>
    <w:p w14:paraId="2A8CB114" w14:textId="18BB24A3" w:rsidR="00A90F0C" w:rsidRDefault="00A90F0C" w:rsidP="00005277">
      <w:pPr>
        <w:tabs>
          <w:tab w:val="left" w:pos="1140"/>
        </w:tabs>
        <w:spacing w:line="240" w:lineRule="auto"/>
        <w:ind w:left="1140"/>
      </w:pPr>
      <w:r>
        <w:t>Persona 1: Anna, 25 Jahre, vollblind</w:t>
      </w:r>
    </w:p>
    <w:p w14:paraId="2085C779" w14:textId="3879CE76" w:rsidR="00A90F0C" w:rsidRDefault="00A90F0C" w:rsidP="00005277">
      <w:pPr>
        <w:tabs>
          <w:tab w:val="left" w:pos="1140"/>
        </w:tabs>
        <w:spacing w:line="240" w:lineRule="auto"/>
        <w:ind w:left="1140"/>
      </w:pPr>
      <w:r>
        <w:t>Hintergrund: Anna wurde mit einer genetischen Erkrankung geboren, die zu vollständiger Blindheit führte. Sie hat nie Licht oder Farben gesehen.</w:t>
      </w:r>
    </w:p>
    <w:p w14:paraId="52AEA848" w14:textId="62FD4E4E" w:rsidR="00A90F0C" w:rsidRDefault="00A90F0C" w:rsidP="00005277">
      <w:pPr>
        <w:tabs>
          <w:tab w:val="left" w:pos="1140"/>
        </w:tabs>
        <w:spacing w:line="240" w:lineRule="auto"/>
        <w:ind w:left="1140"/>
      </w:pPr>
      <w:r>
        <w:t>Grad der Blindheit: Vollständig blind (Amaurose), keine Lichtwahrnehmung.</w:t>
      </w:r>
    </w:p>
    <w:p w14:paraId="2E0D7A4E" w14:textId="64D3BE62" w:rsidR="00A90F0C" w:rsidRDefault="00A90F0C" w:rsidP="00005277">
      <w:pPr>
        <w:tabs>
          <w:tab w:val="left" w:pos="1140"/>
        </w:tabs>
        <w:spacing w:line="240" w:lineRule="auto"/>
        <w:ind w:left="1140"/>
      </w:pPr>
      <w:r>
        <w:t>Betroffene Bereiche: Gesamtes Auge, keine optische Reizverarbeitung.</w:t>
      </w:r>
    </w:p>
    <w:p w14:paraId="5619CD0A" w14:textId="77777777" w:rsidR="00A90F0C" w:rsidRDefault="00A90F0C" w:rsidP="00005277">
      <w:pPr>
        <w:tabs>
          <w:tab w:val="left" w:pos="1140"/>
        </w:tabs>
        <w:spacing w:line="240" w:lineRule="auto"/>
        <w:ind w:left="1140"/>
      </w:pPr>
      <w:r>
        <w:t>Herausforderungen:</w:t>
      </w:r>
    </w:p>
    <w:p w14:paraId="0F82A685" w14:textId="77777777" w:rsidR="00113D4D" w:rsidRDefault="00A90F0C" w:rsidP="00005277">
      <w:pPr>
        <w:pStyle w:val="Listenabsatz"/>
        <w:numPr>
          <w:ilvl w:val="0"/>
          <w:numId w:val="25"/>
        </w:numPr>
        <w:tabs>
          <w:tab w:val="left" w:pos="1140"/>
        </w:tabs>
        <w:spacing w:line="240" w:lineRule="auto"/>
      </w:pPr>
      <w:r>
        <w:t>Orientierung in neuen Umgebungen</w:t>
      </w:r>
    </w:p>
    <w:p w14:paraId="64E82F31" w14:textId="77777777" w:rsidR="00113D4D" w:rsidRDefault="00A90F0C" w:rsidP="00005277">
      <w:pPr>
        <w:pStyle w:val="Listenabsatz"/>
        <w:numPr>
          <w:ilvl w:val="0"/>
          <w:numId w:val="25"/>
        </w:numPr>
        <w:tabs>
          <w:tab w:val="left" w:pos="1140"/>
        </w:tabs>
        <w:spacing w:line="240" w:lineRule="auto"/>
      </w:pPr>
      <w:r>
        <w:t>Nutzung von Technologie ohne taktile oder auditive Unterstützung</w:t>
      </w:r>
    </w:p>
    <w:p w14:paraId="6C3D39E6" w14:textId="473F5D39" w:rsidR="00A90F0C" w:rsidRDefault="00A90F0C" w:rsidP="00005277">
      <w:pPr>
        <w:pStyle w:val="Listenabsatz"/>
        <w:numPr>
          <w:ilvl w:val="0"/>
          <w:numId w:val="25"/>
        </w:numPr>
        <w:tabs>
          <w:tab w:val="left" w:pos="1140"/>
        </w:tabs>
        <w:spacing w:line="240" w:lineRule="auto"/>
      </w:pPr>
      <w:r>
        <w:t>Zugang zu gedruckten Informationen</w:t>
      </w:r>
    </w:p>
    <w:p w14:paraId="03E30B91" w14:textId="77777777" w:rsidR="00A90F0C" w:rsidRDefault="00A90F0C" w:rsidP="00005277">
      <w:pPr>
        <w:tabs>
          <w:tab w:val="left" w:pos="1140"/>
        </w:tabs>
        <w:spacing w:line="240" w:lineRule="auto"/>
        <w:ind w:left="1140"/>
      </w:pPr>
      <w:r>
        <w:t>Bedürfnisse:</w:t>
      </w:r>
    </w:p>
    <w:p w14:paraId="383F7971" w14:textId="0B07C5AE" w:rsidR="00A90F0C" w:rsidRDefault="00A90F0C" w:rsidP="00005277">
      <w:pPr>
        <w:pStyle w:val="Listenabsatz"/>
        <w:numPr>
          <w:ilvl w:val="0"/>
          <w:numId w:val="26"/>
        </w:numPr>
        <w:tabs>
          <w:tab w:val="left" w:pos="1140"/>
        </w:tabs>
        <w:spacing w:line="240" w:lineRule="auto"/>
      </w:pPr>
      <w:r>
        <w:t>Braille-Displays und -Bücher</w:t>
      </w:r>
    </w:p>
    <w:p w14:paraId="7622ADA1" w14:textId="0D628868" w:rsidR="00A90F0C" w:rsidRDefault="00A90F0C" w:rsidP="00005277">
      <w:pPr>
        <w:pStyle w:val="Listenabsatz"/>
        <w:numPr>
          <w:ilvl w:val="0"/>
          <w:numId w:val="26"/>
        </w:numPr>
        <w:tabs>
          <w:tab w:val="left" w:pos="1140"/>
        </w:tabs>
        <w:spacing w:line="240" w:lineRule="auto"/>
      </w:pPr>
      <w:r>
        <w:t>Sprachgesteuerte Assistenten und Screenreader</w:t>
      </w:r>
    </w:p>
    <w:p w14:paraId="52D45411" w14:textId="3973EF8D" w:rsidR="00A90F0C" w:rsidRPr="00C64F75" w:rsidRDefault="00A90F0C" w:rsidP="00005277">
      <w:pPr>
        <w:pStyle w:val="Listenabsatz"/>
        <w:numPr>
          <w:ilvl w:val="0"/>
          <w:numId w:val="26"/>
        </w:numPr>
        <w:tabs>
          <w:tab w:val="left" w:pos="1140"/>
        </w:tabs>
        <w:spacing w:line="240" w:lineRule="auto"/>
      </w:pPr>
      <w:r>
        <w:t>Mobilitätstraining mit einem Blindenstock oder Blindenhund</w:t>
      </w:r>
    </w:p>
    <w:p w14:paraId="37A64F20" w14:textId="77777777" w:rsidR="00C64F75" w:rsidRPr="00C64F75" w:rsidRDefault="00C64F75" w:rsidP="00C67335">
      <w:pPr>
        <w:pStyle w:val="Listenabsatz"/>
        <w:tabs>
          <w:tab w:val="left" w:pos="1140"/>
        </w:tabs>
        <w:spacing w:line="240" w:lineRule="auto"/>
        <w:ind w:left="1860"/>
      </w:pPr>
    </w:p>
    <w:p w14:paraId="5FB4C28A" w14:textId="7A1B0CDB" w:rsidR="00CA7253" w:rsidRPr="00BE6608" w:rsidRDefault="00CA7253" w:rsidP="00CA7253">
      <w:pPr>
        <w:pStyle w:val="berschrift4"/>
        <w:ind w:firstLine="709"/>
        <w:rPr>
          <w:lang w:val="de-DE"/>
        </w:rPr>
      </w:pPr>
      <w:r w:rsidRPr="00BE6608">
        <w:rPr>
          <w:lang w:val="de-DE"/>
        </w:rPr>
        <w:t>User Journey</w:t>
      </w:r>
    </w:p>
    <w:p w14:paraId="019E9B0A" w14:textId="10673C66" w:rsidR="00E428CE" w:rsidRPr="00894C3E" w:rsidRDefault="00C67335" w:rsidP="00C67335">
      <w:pPr>
        <w:ind w:left="709"/>
      </w:pPr>
      <w:r>
        <w:t>Eine User Journey Map ist ein visuelles Werkzeug, das die Erfahrungen eines Nutzers oder einer Nutzerin entlang der verschiedenen Kontaktpunkte mit einem Produkt oder einer Dienstleistung darstellt. Sie dokumentiert die Interaktionen, Gefühle und Herausforderungen, die Nutzer während ihres Weges erleben</w:t>
      </w:r>
      <w:r w:rsidR="008162A5">
        <w:t xml:space="preserve">. </w:t>
      </w:r>
      <w:sdt>
        <w:sdtPr>
          <w:id w:val="-1716649885"/>
          <w:citation/>
        </w:sdtPr>
        <w:sdtContent>
          <w:r w:rsidR="00E428CE">
            <w:fldChar w:fldCharType="begin"/>
          </w:r>
          <w:r w:rsidR="00E428CE">
            <w:instrText xml:space="preserve"> CITATION usa25 \l 3079 </w:instrText>
          </w:r>
          <w:r w:rsidR="00E428CE">
            <w:fldChar w:fldCharType="separate"/>
          </w:r>
          <w:r w:rsidR="00055E5E">
            <w:rPr>
              <w:noProof/>
            </w:rPr>
            <w:t>[6]</w:t>
          </w:r>
          <w:r w:rsidR="00E428CE">
            <w:fldChar w:fldCharType="end"/>
          </w:r>
        </w:sdtContent>
      </w:sdt>
    </w:p>
    <w:p w14:paraId="2E0714ED" w14:textId="77777777" w:rsidR="0079759C" w:rsidRPr="00894C3E" w:rsidRDefault="0079759C" w:rsidP="00894C3E">
      <w:pPr>
        <w:ind w:left="709"/>
      </w:pPr>
    </w:p>
    <w:p w14:paraId="59A012E7" w14:textId="7072F697" w:rsidR="00CA7253" w:rsidRDefault="00CA7253" w:rsidP="00CA7253">
      <w:pPr>
        <w:pStyle w:val="berschrift4"/>
        <w:ind w:firstLine="709"/>
      </w:pPr>
      <w:r>
        <w:t>Benutzerfeedback</w:t>
      </w:r>
    </w:p>
    <w:p w14:paraId="1A3565AE" w14:textId="2D659C97" w:rsidR="00ED1BA6" w:rsidRPr="00ED1BA6" w:rsidRDefault="00093DBE" w:rsidP="00894C3E">
      <w:pPr>
        <w:ind w:left="709"/>
      </w:pPr>
      <w:r w:rsidRPr="00093DBE">
        <w:t xml:space="preserve">Die kontinuierliche Integration von Benutzerfeedback ist ein zentraler Bestandteil des UX-Designs. Durch verschiedene Methoden wie Umfragen, Interviews, Usability-Tests </w:t>
      </w:r>
      <w:r w:rsidRPr="00093DBE">
        <w:lastRenderedPageBreak/>
        <w:t>oder Analysewerkzeuge können wertvolle Informationen gewonnen werden, die die Entwicklung und Optimierung von Produkten unterstützen.</w:t>
      </w:r>
    </w:p>
    <w:p w14:paraId="31AA68D2" w14:textId="40E1FA75" w:rsidR="00894C3E" w:rsidRPr="00E829A7" w:rsidRDefault="00894C3E" w:rsidP="00894C3E">
      <w:pPr>
        <w:ind w:left="709"/>
      </w:pPr>
      <w:r w:rsidRPr="00E829A7">
        <w:rPr>
          <w:i/>
          <w:iCs/>
        </w:rPr>
        <w:t xml:space="preserve">„Für eine gute User Experience sind die vier folgenden Faktoren wichtig: Utility, User Interface, Usability und Joy of Use.“ </w:t>
      </w:r>
      <w:sdt>
        <w:sdtPr>
          <w:id w:val="1896079230"/>
          <w:citation/>
        </w:sdtPr>
        <w:sdtContent>
          <w:r w:rsidRPr="00E829A7">
            <w:rPr>
              <w:i/>
              <w:iCs/>
            </w:rPr>
            <w:fldChar w:fldCharType="begin"/>
          </w:r>
          <w:r w:rsidRPr="00E829A7">
            <w:rPr>
              <w:i/>
              <w:iCs/>
              <w:noProof/>
            </w:rPr>
            <w:instrText xml:space="preserve"> CITATION Wei231 \l 3079 </w:instrText>
          </w:r>
          <w:r w:rsidRPr="00E829A7">
            <w:rPr>
              <w:i/>
              <w:iCs/>
            </w:rPr>
            <w:fldChar w:fldCharType="separate"/>
          </w:r>
          <w:r w:rsidR="00055E5E">
            <w:rPr>
              <w:noProof/>
            </w:rPr>
            <w:t>[1]</w:t>
          </w:r>
          <w:r w:rsidRPr="00E829A7">
            <w:rPr>
              <w:i/>
              <w:iCs/>
            </w:rPr>
            <w:fldChar w:fldCharType="end"/>
          </w:r>
        </w:sdtContent>
      </w:sdt>
    </w:p>
    <w:p w14:paraId="7E14805B" w14:textId="3996DE4C" w:rsidR="009E7745" w:rsidRPr="00242449" w:rsidRDefault="0079759C" w:rsidP="000C140D">
      <w:pPr>
        <w:ind w:left="709"/>
      </w:pPr>
      <w:r w:rsidRPr="0079759C">
        <w:t>Das Zitat verdeutlicht, dass eine gute UX nicht nur auf funktionalen, sondern auch auf emotionalen und ästhetischen Dimensionen basiert. Diese Faktoren arbeiten zusammen, um ein ganzheitlich positives Nutzererlebnis zu schaffen, das sowohl die praktischen Bedürfnisse als auch die persönlichen Erwartungen der Nutzerinnen und Nutzer erfüllt.</w:t>
      </w:r>
    </w:p>
    <w:p w14:paraId="64A685CE" w14:textId="77777777" w:rsidR="00D45099" w:rsidRPr="00242449" w:rsidRDefault="00D45099" w:rsidP="000C140D">
      <w:pPr>
        <w:ind w:left="709"/>
      </w:pPr>
    </w:p>
    <w:p w14:paraId="079F93F7" w14:textId="27FAE7E7" w:rsidR="00996EDA" w:rsidRDefault="00AE24CC" w:rsidP="000D49E2">
      <w:pPr>
        <w:pStyle w:val="berschrift3"/>
      </w:pPr>
      <w:bookmarkStart w:id="14" w:name="_Toc187690628"/>
      <w:r>
        <w:t>Barrierefreiheit (</w:t>
      </w:r>
      <w:r w:rsidR="00541C22" w:rsidRPr="0067248C">
        <w:rPr>
          <w:lang w:val="en-GB"/>
        </w:rPr>
        <w:t>Accessibility</w:t>
      </w:r>
      <w:r>
        <w:t>)</w:t>
      </w:r>
      <w:bookmarkEnd w:id="14"/>
    </w:p>
    <w:p w14:paraId="61E66911" w14:textId="77777777" w:rsidR="0035567A" w:rsidRDefault="0035567A" w:rsidP="00835AC1">
      <w:pPr>
        <w:pStyle w:val="Listenabsatz"/>
        <w:numPr>
          <w:ilvl w:val="0"/>
          <w:numId w:val="2"/>
        </w:numPr>
      </w:pPr>
      <w:r>
        <w:t>Definition von Barrierefreiheit und Abgrenzung zu User Experience.</w:t>
      </w:r>
    </w:p>
    <w:p w14:paraId="4FBEA022" w14:textId="351F4887" w:rsidR="004D2751" w:rsidRPr="004D2751" w:rsidRDefault="0035567A" w:rsidP="00835AC1">
      <w:pPr>
        <w:pStyle w:val="Listenabsatz"/>
        <w:numPr>
          <w:ilvl w:val="0"/>
          <w:numId w:val="2"/>
        </w:numPr>
      </w:pPr>
      <w:r>
        <w:t>Arten von Behinderungen, die bei der App-Entwicklung berücksichtigt werden müssen</w:t>
      </w:r>
    </w:p>
    <w:p w14:paraId="0FB6E50B" w14:textId="452D90CA" w:rsidR="00F67FE5" w:rsidRDefault="0039537A" w:rsidP="00F67FE5">
      <w:pPr>
        <w:pStyle w:val="Listenabsatz"/>
        <w:numPr>
          <w:ilvl w:val="0"/>
          <w:numId w:val="2"/>
        </w:numPr>
      </w:pPr>
      <w:r w:rsidRPr="0039537A">
        <w:t>TalkBack und VoiceOver: Screenreader-Technologien für Android und iO</w:t>
      </w:r>
      <w:r w:rsidR="00F67FE5">
        <w:t>s</w:t>
      </w:r>
    </w:p>
    <w:p w14:paraId="4055B916" w14:textId="77777777" w:rsidR="002D2D1D" w:rsidRDefault="002D2D1D" w:rsidP="002D2D1D">
      <w:pPr>
        <w:ind w:left="709"/>
      </w:pPr>
    </w:p>
    <w:p w14:paraId="0A361AEA" w14:textId="067E8F8D" w:rsidR="002D2D1D" w:rsidRDefault="002D2D1D" w:rsidP="002D2D1D">
      <w:pPr>
        <w:ind w:left="709"/>
      </w:pPr>
      <w:r>
        <w:t>Barrierefreiheit (Accessibility) bezieht sich auf die Gestaltung von Produkten, Dienstleistungen und Umgebungen, die es Menschen mit Behinderungen ermöglicht, diese uneingeschränkt zu nutzen. Im Kontext der Softwareentwicklung bedeutet dies, sicherzustellen, dass digitale Anwendungen von Menschen mit verschiedenen Einschränkungen genutzt werden können. Dazu zählen visuelle, auditive, motorische und kognitive Beeinträchtigungen.</w:t>
      </w:r>
    </w:p>
    <w:p w14:paraId="0C937491" w14:textId="1D95C415" w:rsidR="00F67FE5" w:rsidRDefault="002D2D1D" w:rsidP="00F67FE5">
      <w:pPr>
        <w:ind w:left="709"/>
      </w:pPr>
      <w:r>
        <w:t>Im Unterschied dazu umfasst User Experience (UX) das gesamte Nutzungserlebnis eines Produkts, einschließlich seiner Funktionalität, Ästhetik und emotionalen Wirkung. Barrierefreiheit ist ein wesentlicher Bestandteil der UX, da sie sicherstellt, dass alle Nutzergruppen in der Lage sind, ein Produkt effektiv und zufriedenstellend zu nutzen. Ohne Barrierefreiheit kann eine positive UX für Menschen mit Behinderungen nicht erreicht werden.</w:t>
      </w:r>
      <w:r w:rsidR="008242F9">
        <w:t xml:space="preserve"> </w:t>
      </w:r>
      <w:sdt>
        <w:sdtPr>
          <w:id w:val="1029460036"/>
          <w:citation/>
        </w:sdtPr>
        <w:sdtContent>
          <w:r w:rsidR="008242F9">
            <w:fldChar w:fldCharType="begin"/>
          </w:r>
          <w:r w:rsidR="008242F9">
            <w:instrText xml:space="preserve"> CITATION Jul23 \l 3079 </w:instrText>
          </w:r>
          <w:r w:rsidR="008242F9">
            <w:fldChar w:fldCharType="separate"/>
          </w:r>
          <w:r w:rsidR="00055E5E">
            <w:rPr>
              <w:noProof/>
            </w:rPr>
            <w:t>[7]</w:t>
          </w:r>
          <w:r w:rsidR="008242F9">
            <w:fldChar w:fldCharType="end"/>
          </w:r>
        </w:sdtContent>
      </w:sdt>
    </w:p>
    <w:p w14:paraId="22C14D62" w14:textId="77777777" w:rsidR="00FA528A" w:rsidRDefault="00FA528A" w:rsidP="00F67FE5">
      <w:pPr>
        <w:ind w:left="709"/>
      </w:pPr>
    </w:p>
    <w:p w14:paraId="2EF3A97D" w14:textId="68188B6A" w:rsidR="00EA2236" w:rsidRDefault="00EA2236" w:rsidP="00EA2236">
      <w:pPr>
        <w:pStyle w:val="berschrift4"/>
      </w:pPr>
      <w:r>
        <w:tab/>
        <w:t>Arten von Behinderungen</w:t>
      </w:r>
    </w:p>
    <w:p w14:paraId="03B51D6F" w14:textId="5E4F155F" w:rsidR="00395592" w:rsidRPr="00395592" w:rsidRDefault="00395592" w:rsidP="00395592">
      <w:pPr>
        <w:ind w:left="709"/>
      </w:pPr>
      <w:r w:rsidRPr="00395592">
        <w:t>Um eine inklusive App-Entwicklung zu gewährleisten, müssen folgende Arten von Behinderungen berücksichtigt werden:</w:t>
      </w:r>
    </w:p>
    <w:p w14:paraId="5636DEE0" w14:textId="77777777" w:rsidR="00395592" w:rsidRPr="00395592" w:rsidRDefault="00395592" w:rsidP="00395592">
      <w:pPr>
        <w:numPr>
          <w:ilvl w:val="0"/>
          <w:numId w:val="30"/>
        </w:numPr>
        <w:tabs>
          <w:tab w:val="num" w:pos="720"/>
        </w:tabs>
      </w:pPr>
      <w:r w:rsidRPr="00395592">
        <w:rPr>
          <w:b/>
          <w:bCs/>
        </w:rPr>
        <w:t>Visuelle Beeinträchtigungen</w:t>
      </w:r>
      <w:r w:rsidRPr="00395592">
        <w:t>: Dazu gehören Blindheit, eingeschränktes Sehvermögen, Farbenblindheit und andere Sehbehinderungen wie Makuladegeneration oder diabetische Retinopathie.</w:t>
      </w:r>
    </w:p>
    <w:p w14:paraId="12111005" w14:textId="77777777" w:rsidR="00395592" w:rsidRPr="00395592" w:rsidRDefault="00395592" w:rsidP="00395592">
      <w:pPr>
        <w:numPr>
          <w:ilvl w:val="0"/>
          <w:numId w:val="30"/>
        </w:numPr>
        <w:tabs>
          <w:tab w:val="num" w:pos="720"/>
        </w:tabs>
      </w:pPr>
      <w:r w:rsidRPr="00395592">
        <w:rPr>
          <w:b/>
          <w:bCs/>
        </w:rPr>
        <w:t>Auditive Beeinträchtigungen</w:t>
      </w:r>
      <w:r w:rsidRPr="00395592">
        <w:t>: Menschen mit Hörverlust oder Taubheit können Schwierigkeiten mit rein auditiven Informationen haben.</w:t>
      </w:r>
    </w:p>
    <w:p w14:paraId="33A03EB9" w14:textId="77777777" w:rsidR="00395592" w:rsidRPr="00395592" w:rsidRDefault="00395592" w:rsidP="00395592">
      <w:pPr>
        <w:numPr>
          <w:ilvl w:val="0"/>
          <w:numId w:val="30"/>
        </w:numPr>
        <w:tabs>
          <w:tab w:val="num" w:pos="720"/>
        </w:tabs>
      </w:pPr>
      <w:r w:rsidRPr="00395592">
        <w:rPr>
          <w:b/>
          <w:bCs/>
        </w:rPr>
        <w:t>Motorische Einschränkungen</w:t>
      </w:r>
      <w:r w:rsidRPr="00395592">
        <w:t>: Dazu gehören Probleme mit der Feinmotorik oder Lähmungen, die die Nutzung von Touchscreens oder Eingabegeräten erschweren.</w:t>
      </w:r>
    </w:p>
    <w:p w14:paraId="25930DCF" w14:textId="77777777" w:rsidR="00395592" w:rsidRDefault="00395592" w:rsidP="00395592">
      <w:pPr>
        <w:numPr>
          <w:ilvl w:val="0"/>
          <w:numId w:val="30"/>
        </w:numPr>
        <w:tabs>
          <w:tab w:val="num" w:pos="720"/>
        </w:tabs>
      </w:pPr>
      <w:r w:rsidRPr="00395592">
        <w:rPr>
          <w:b/>
          <w:bCs/>
        </w:rPr>
        <w:lastRenderedPageBreak/>
        <w:t>Kognitive Beeinträchtigungen</w:t>
      </w:r>
      <w:r w:rsidRPr="00395592">
        <w:t>: Menschen mit Lernbehinderungen, Gedächtnisproblemen oder Aufmerksamkeitsdefiziten benötigen klare und einfache Navigationsstrukturen.</w:t>
      </w:r>
    </w:p>
    <w:p w14:paraId="38396631" w14:textId="77777777" w:rsidR="005D3722" w:rsidRDefault="005D3722" w:rsidP="005D3722">
      <w:pPr>
        <w:ind w:left="1069"/>
      </w:pPr>
    </w:p>
    <w:p w14:paraId="507A616D" w14:textId="7422ECD6" w:rsidR="004C27E2" w:rsidRDefault="005431B4" w:rsidP="004C27E2">
      <w:pPr>
        <w:pStyle w:val="berschrift4"/>
        <w:ind w:firstLine="567"/>
      </w:pPr>
      <w:r>
        <w:t>Android - TalkBack</w:t>
      </w:r>
    </w:p>
    <w:p w14:paraId="2FDF3EB3" w14:textId="31FED547" w:rsidR="001F1A3C" w:rsidRPr="001F1A3C" w:rsidRDefault="001F1A3C" w:rsidP="001F1A3C">
      <w:pPr>
        <w:ind w:left="567"/>
      </w:pPr>
      <w:r w:rsidRPr="001F1A3C">
        <w:t>Moderne mobile Betriebssysteme verfügen in der Regel über integrierte Bildschirmleseprogramme, die speziell für Menschen mit Sehbehinderungen entwickelt wurden. Auf Android-Geräten ist TalkBack der standardmäßige Screenreader. Diese Funktion ist kostenlos und kann einfach über die Barrierefreiheitseinstellungen aktiviert werden. TalkBack ermöglicht es Nutzerinnen und Nutzern, ihre Geräte zu bedienen, ohne auf den Bildschirm schauen zu müssen. Durch Wischen nach rechts oder links können sie zwischen den verfügbaren Elementen navigieren, während TalkBack das jeweils ausgewählte Element – wie Texte, Schaltflächen oder Apps – laut vorliest. Ein Doppeltippen auf den Bildschirm aktiviert das ausgewählte Element, z. B. das Öffnen einer App.</w:t>
      </w:r>
      <w:r w:rsidR="005B2DC2">
        <w:t xml:space="preserve"> </w:t>
      </w:r>
    </w:p>
    <w:p w14:paraId="2275296D" w14:textId="51B10F9B" w:rsidR="001F1A3C" w:rsidRPr="001F1A3C" w:rsidRDefault="001F1A3C" w:rsidP="001F1A3C">
      <w:pPr>
        <w:ind w:left="567"/>
      </w:pPr>
      <w:r w:rsidRPr="001F1A3C">
        <w:t>Die Navigation kann durch horizontales Wischen mit drei Fingern angepasst werden. TalkBack bietet verschiedene Modi, wie die Navigation nach Symbolen, Überschriften (z. B. bei Websites), Wörtern oder einzelnen Buchstaben. Es verfügt zudem über zahlreiche Steuerungsmöglichkeiten, um mit Elementen wie Schiebereglern, Eingabefeldern oder Menüs zu interagieren. Die Funktion kann individuell angepasst werden, um den spezifischen Bedürfnissen der Nutzerinnen und Nutzer gerecht zu werden. Zusätzlich kann TalkBack mit einer Braillezeile kombiniert werden, um taktile Ausgaben bereitzustellen.</w:t>
      </w:r>
      <w:r w:rsidR="00E200B7">
        <w:t xml:space="preserve"> </w:t>
      </w:r>
      <w:sdt>
        <w:sdtPr>
          <w:id w:val="1017572345"/>
          <w:citation/>
        </w:sdtPr>
        <w:sdtContent>
          <w:r w:rsidR="00193A1B">
            <w:fldChar w:fldCharType="begin"/>
          </w:r>
          <w:r w:rsidR="00193A1B">
            <w:instrText xml:space="preserve"> CITATION And25 \l 3079 </w:instrText>
          </w:r>
          <w:r w:rsidR="00193A1B">
            <w:fldChar w:fldCharType="separate"/>
          </w:r>
          <w:r w:rsidR="00055E5E">
            <w:rPr>
              <w:noProof/>
            </w:rPr>
            <w:t>[8]</w:t>
          </w:r>
          <w:r w:rsidR="00193A1B">
            <w:fldChar w:fldCharType="end"/>
          </w:r>
        </w:sdtContent>
      </w:sdt>
    </w:p>
    <w:p w14:paraId="03C3109F" w14:textId="0D8BB981" w:rsidR="001F1A3C" w:rsidRPr="001F1A3C" w:rsidRDefault="001F1A3C" w:rsidP="001F1A3C">
      <w:pPr>
        <w:ind w:left="567"/>
      </w:pPr>
      <w:r w:rsidRPr="001F1A3C">
        <w:t>Android bietet darüber hinaus weitere nützliche Barrierefreiheitsfunktionen, darunter Bildbeschreibungen, Anpassungsmöglichkeiten für Schriftgrößen, Farben und Kontraste sowie die Option, lange Texte mit anpassbarer Geschwindigkeit und verschiedenen Stimmen vorlesen zu lassen – unabhängig davon, ob TalkBack aktiviert ist. Außerdem können Größe, Farbe und Kontrast der meisten Texte im System flexibel angepasst werden.</w:t>
      </w:r>
      <w:r w:rsidR="00193A1B">
        <w:t xml:space="preserve"> </w:t>
      </w:r>
      <w:sdt>
        <w:sdtPr>
          <w:id w:val="826323813"/>
          <w:citation/>
        </w:sdtPr>
        <w:sdtContent>
          <w:r w:rsidR="00556F51">
            <w:fldChar w:fldCharType="begin"/>
          </w:r>
          <w:r w:rsidR="00556F51">
            <w:instrText xml:space="preserve"> CITATION And251 \l 3079 </w:instrText>
          </w:r>
          <w:r w:rsidR="00556F51">
            <w:fldChar w:fldCharType="separate"/>
          </w:r>
          <w:r w:rsidR="00055E5E">
            <w:rPr>
              <w:noProof/>
            </w:rPr>
            <w:t>[9]</w:t>
          </w:r>
          <w:r w:rsidR="00556F51">
            <w:fldChar w:fldCharType="end"/>
          </w:r>
        </w:sdtContent>
      </w:sdt>
    </w:p>
    <w:p w14:paraId="740D6027" w14:textId="77777777" w:rsidR="004C27E2" w:rsidRDefault="004C27E2" w:rsidP="004C27E2">
      <w:pPr>
        <w:ind w:left="567"/>
      </w:pPr>
    </w:p>
    <w:p w14:paraId="7430E23A" w14:textId="179882E9" w:rsidR="004C27E2" w:rsidRDefault="000117C7" w:rsidP="004C27E2">
      <w:pPr>
        <w:pStyle w:val="berschrift4"/>
        <w:ind w:firstLine="567"/>
      </w:pPr>
      <w:r>
        <w:t>iOS - VoiceOver</w:t>
      </w:r>
    </w:p>
    <w:p w14:paraId="608B4B51" w14:textId="6A1A4A57" w:rsidR="005D3722" w:rsidRPr="005D3722" w:rsidRDefault="005D3722" w:rsidP="005D3722">
      <w:pPr>
        <w:ind w:left="567"/>
      </w:pPr>
      <w:r w:rsidRPr="005D3722">
        <w:t>Apple-Geräte verfügen über einen eigenen Screenreader namens VoiceOver, der als Alternative zu TalkBack dient. VoiceOver ist kostenlos auf allen Apple-Geräten verfügbar und kann in den Barrierefreiheitseinstellungen aktiviert werden. Es ist nicht nur auf iPhones, sondern auch auf anderen Apple-Geräten wie iPads oder Macs verfügbar. Die Bedienung ähnelt TalkBack, da viele Gesten wie horizontales Wischen zur Navigation oder doppeltes Tippen zur Aktivierung von Elementen verwendet werden. Ein zweifaches Tippen mit zwei Fingern pausiert VoiceOver vorübergehend. VoiceOver bietet zudem erweiterte Steuerungsmöglichkeiten, etwa zum Öffnen bestimmter Seiten oder zur Rückkehr zum Startbildschirm. Die Stimme und Geschwindigkeit des vorgelesenen Textes können individuell angepasst werden, und es besteht die Möglichkeit, die Aussprache bestimmter Wörter zu korrigieren.</w:t>
      </w:r>
      <w:r w:rsidR="007D0AFD">
        <w:t xml:space="preserve"> </w:t>
      </w:r>
      <w:sdt>
        <w:sdtPr>
          <w:id w:val="1057826438"/>
          <w:citation/>
        </w:sdtPr>
        <w:sdtContent>
          <w:r w:rsidR="007D0AFD">
            <w:fldChar w:fldCharType="begin"/>
          </w:r>
          <w:r w:rsidR="007D0AFD">
            <w:instrText xml:space="preserve"> CITATION App25 \l 3079 </w:instrText>
          </w:r>
          <w:r w:rsidR="007D0AFD">
            <w:fldChar w:fldCharType="separate"/>
          </w:r>
          <w:r w:rsidR="00055E5E">
            <w:rPr>
              <w:noProof/>
            </w:rPr>
            <w:t>[10]</w:t>
          </w:r>
          <w:r w:rsidR="007D0AFD">
            <w:fldChar w:fldCharType="end"/>
          </w:r>
        </w:sdtContent>
      </w:sdt>
    </w:p>
    <w:p w14:paraId="116245D5" w14:textId="77777777" w:rsidR="00FA528A" w:rsidRDefault="00FA528A" w:rsidP="004C486D">
      <w:pPr>
        <w:ind w:left="567"/>
      </w:pPr>
    </w:p>
    <w:p w14:paraId="32401C17" w14:textId="3D245CD8" w:rsidR="00EA2236" w:rsidRPr="00EA2236" w:rsidRDefault="005D3722" w:rsidP="004C486D">
      <w:pPr>
        <w:ind w:left="567"/>
      </w:pPr>
      <w:r w:rsidRPr="005D3722">
        <w:t>Zusätzlich zu VoiceOver bietet Apple eine Vielzahl weiterer Barrierefreiheitsoptionen. Die Kamera kann beispielsweise</w:t>
      </w:r>
      <w:r w:rsidR="00EF5C2A" w:rsidRPr="005D3722">
        <w:t>,</w:t>
      </w:r>
      <w:r w:rsidRPr="005D3722">
        <w:t xml:space="preserve"> als Lupe verwendet werden, während die „Point and Speak“-Funktion Objekte im Kamerabild beschreibt. Außerdem lassen sich Textgröße und Anzeigeeinstellungen flexibel anpassen. Funktionen wie das Dimmen blinkender Lichter, die Reduzierung von Bildschirmbewegungen oder das Pausieren animierter Bilder erhöhen ebenfalls die Nutzbarkeit. iOS bietet darüber hinaus eine Zoomfunktion, mit der bestimmte Bereiche des Bildschirms vergrößert werden können.</w:t>
      </w:r>
      <w:r w:rsidR="007D0AFD">
        <w:t xml:space="preserve"> </w:t>
      </w:r>
      <w:sdt>
        <w:sdtPr>
          <w:id w:val="-1985229304"/>
          <w:citation/>
        </w:sdtPr>
        <w:sdtContent>
          <w:r w:rsidR="00754F65">
            <w:fldChar w:fldCharType="begin"/>
          </w:r>
          <w:r w:rsidR="00754F65">
            <w:instrText xml:space="preserve"> CITATION App251 \l 3079 </w:instrText>
          </w:r>
          <w:r w:rsidR="00754F65">
            <w:fldChar w:fldCharType="separate"/>
          </w:r>
          <w:r w:rsidR="00055E5E">
            <w:rPr>
              <w:noProof/>
            </w:rPr>
            <w:t>[11]</w:t>
          </w:r>
          <w:r w:rsidR="00754F65">
            <w:fldChar w:fldCharType="end"/>
          </w:r>
        </w:sdtContent>
      </w:sdt>
    </w:p>
    <w:p w14:paraId="04F7B032" w14:textId="77777777" w:rsidR="00F67FE5" w:rsidRPr="004D2751" w:rsidRDefault="00F67FE5" w:rsidP="00245E36"/>
    <w:p w14:paraId="0B52C011" w14:textId="1E800C1D" w:rsidR="00BA15A9" w:rsidRDefault="00BA15A9" w:rsidP="00BA15A9">
      <w:pPr>
        <w:pStyle w:val="berschrift3"/>
        <w:rPr>
          <w:lang w:val="en-GB"/>
        </w:rPr>
      </w:pPr>
      <w:bookmarkStart w:id="15" w:name="_Ref187686911"/>
      <w:bookmarkStart w:id="16" w:name="_Toc187690629"/>
      <w:r w:rsidRPr="0067248C">
        <w:rPr>
          <w:lang w:val="en-GB"/>
        </w:rPr>
        <w:t>WCAG (</w:t>
      </w:r>
      <w:r w:rsidR="0067248C" w:rsidRPr="0067248C">
        <w:rPr>
          <w:lang w:val="en-GB"/>
        </w:rPr>
        <w:t>Web Content Accessibility Guidelines</w:t>
      </w:r>
      <w:r w:rsidR="0067248C">
        <w:rPr>
          <w:lang w:val="en-GB"/>
        </w:rPr>
        <w:t>)</w:t>
      </w:r>
      <w:bookmarkEnd w:id="15"/>
      <w:bookmarkEnd w:id="16"/>
    </w:p>
    <w:p w14:paraId="121E7AE3" w14:textId="11A57BE1" w:rsidR="00961F07" w:rsidRPr="00F40CCF" w:rsidRDefault="00F40CCF" w:rsidP="00F40CCF">
      <w:pPr>
        <w:ind w:left="567"/>
      </w:pPr>
      <w:r w:rsidRPr="00F40CCF">
        <w:t>Die Web Content Accessibility Guidelines (WCAG), entwickelt vom World Wide Web Consortium (W3C), sind ein internationaler Standard zur barrierefreien Gestaltung von Webinhalten. Ziel der WCAG ist es, sicherzustellen, dass digitale Inhalte für alle Nutzergruppen zugänglich sind, einschließlich Menschen mit Behinderungen.</w:t>
      </w:r>
    </w:p>
    <w:p w14:paraId="277A5785" w14:textId="77777777" w:rsidR="00FA528A" w:rsidRDefault="00FA528A" w:rsidP="00F40CCF">
      <w:pPr>
        <w:pStyle w:val="berschrift4"/>
        <w:ind w:firstLine="567"/>
      </w:pPr>
    </w:p>
    <w:p w14:paraId="51558270" w14:textId="77777777" w:rsidR="00F40CCF" w:rsidRPr="00F40CCF" w:rsidRDefault="00F40CCF" w:rsidP="00F40CCF">
      <w:pPr>
        <w:pStyle w:val="berschrift4"/>
        <w:ind w:firstLine="567"/>
      </w:pPr>
      <w:r w:rsidRPr="00F40CCF">
        <w:t>Prinzipien der WCAG</w:t>
      </w:r>
    </w:p>
    <w:p w14:paraId="5879DA6D" w14:textId="77777777" w:rsidR="00F40CCF" w:rsidRPr="00F40CCF" w:rsidRDefault="00F40CCF" w:rsidP="00F40CCF">
      <w:pPr>
        <w:ind w:left="567"/>
      </w:pPr>
      <w:r w:rsidRPr="00F40CCF">
        <w:t>Die WCAG basiert auf vier grundlegenden Prinzipien:</w:t>
      </w:r>
    </w:p>
    <w:p w14:paraId="55BD7C56" w14:textId="77777777" w:rsidR="00F40CCF" w:rsidRPr="00F40CCF" w:rsidRDefault="00F40CCF" w:rsidP="00F40CCF">
      <w:pPr>
        <w:numPr>
          <w:ilvl w:val="0"/>
          <w:numId w:val="33"/>
        </w:numPr>
        <w:tabs>
          <w:tab w:val="num" w:pos="720"/>
        </w:tabs>
      </w:pPr>
      <w:r w:rsidRPr="00F40CCF">
        <w:t>Wahrnehmbarkeit (Perceivable): Inhalte und Benutzeroberflächen müssen so gestaltet sein, dass sie für alle Sinne der Nutzer wahrnehmbar sind.</w:t>
      </w:r>
    </w:p>
    <w:p w14:paraId="6157C8EE" w14:textId="77777777" w:rsidR="00F40CCF" w:rsidRPr="00F40CCF" w:rsidRDefault="00F40CCF" w:rsidP="00915934">
      <w:pPr>
        <w:pStyle w:val="Listenabsatz"/>
        <w:numPr>
          <w:ilvl w:val="0"/>
          <w:numId w:val="35"/>
        </w:numPr>
      </w:pPr>
      <w:r w:rsidRPr="00F40CCF">
        <w:t>Beispiele: Textalternativen für visuelle Inhalte, ausreichender Farbkontrast.</w:t>
      </w:r>
    </w:p>
    <w:p w14:paraId="7FC43C8E" w14:textId="77777777" w:rsidR="00F40CCF" w:rsidRPr="00F40CCF" w:rsidRDefault="00F40CCF" w:rsidP="00F40CCF">
      <w:pPr>
        <w:numPr>
          <w:ilvl w:val="0"/>
          <w:numId w:val="33"/>
        </w:numPr>
        <w:tabs>
          <w:tab w:val="num" w:pos="720"/>
        </w:tabs>
      </w:pPr>
      <w:r w:rsidRPr="00F40CCF">
        <w:t>Bedienbarkeit (Operable): Interaktive Elemente und Navigation müssen so gestaltet sein, dass sie von allen Nutzergruppen bedient werden können.</w:t>
      </w:r>
    </w:p>
    <w:p w14:paraId="26541B95" w14:textId="77777777" w:rsidR="00F40CCF" w:rsidRPr="00F40CCF" w:rsidRDefault="00F40CCF" w:rsidP="00915934">
      <w:pPr>
        <w:pStyle w:val="Listenabsatz"/>
        <w:numPr>
          <w:ilvl w:val="0"/>
          <w:numId w:val="35"/>
        </w:numPr>
      </w:pPr>
      <w:r w:rsidRPr="00F40CCF">
        <w:t>Beispiele: Tastaturbedienbarkeit, Zeitsteuerung für Aktionen.</w:t>
      </w:r>
    </w:p>
    <w:p w14:paraId="03B2F0AF" w14:textId="77777777" w:rsidR="00F40CCF" w:rsidRPr="00F40CCF" w:rsidRDefault="00F40CCF" w:rsidP="00F40CCF">
      <w:pPr>
        <w:numPr>
          <w:ilvl w:val="0"/>
          <w:numId w:val="33"/>
        </w:numPr>
        <w:tabs>
          <w:tab w:val="num" w:pos="720"/>
        </w:tabs>
      </w:pPr>
      <w:r w:rsidRPr="00F40CCF">
        <w:t>Verständlichkeit (Understandable): Informationen und Bedienoberflächen müssen für die Nutzer einfach und klar verständlich sein.</w:t>
      </w:r>
    </w:p>
    <w:p w14:paraId="02C81CFB" w14:textId="77777777" w:rsidR="00F40CCF" w:rsidRPr="00F40CCF" w:rsidRDefault="00F40CCF" w:rsidP="00915934">
      <w:pPr>
        <w:pStyle w:val="Listenabsatz"/>
        <w:numPr>
          <w:ilvl w:val="0"/>
          <w:numId w:val="35"/>
        </w:numPr>
      </w:pPr>
      <w:r w:rsidRPr="00F40CCF">
        <w:t>Beispiele: Konsistente Navigation, klare Fehlermeldungen.</w:t>
      </w:r>
    </w:p>
    <w:p w14:paraId="30FFF729" w14:textId="1A055CA5" w:rsidR="00961F07" w:rsidRPr="00F40CCF" w:rsidRDefault="00F40CCF" w:rsidP="00235B66">
      <w:pPr>
        <w:numPr>
          <w:ilvl w:val="0"/>
          <w:numId w:val="33"/>
        </w:numPr>
        <w:tabs>
          <w:tab w:val="num" w:pos="720"/>
        </w:tabs>
      </w:pPr>
      <w:r w:rsidRPr="00F40CCF">
        <w:t>Robustheit (Robust): Inhalte müssen mit einer Vielzahl von Technologien und Benutzeragenten, einschließlich assistiver Technologien, kompatibel sein.</w:t>
      </w:r>
    </w:p>
    <w:p w14:paraId="73D51287" w14:textId="77777777" w:rsidR="00FA528A" w:rsidRDefault="00FA528A" w:rsidP="00F40CCF">
      <w:pPr>
        <w:pStyle w:val="berschrift4"/>
        <w:ind w:firstLine="567"/>
      </w:pPr>
    </w:p>
    <w:p w14:paraId="41D28B31" w14:textId="070FAB7E" w:rsidR="00F40CCF" w:rsidRPr="00F40CCF" w:rsidRDefault="00245E36" w:rsidP="00F40CCF">
      <w:pPr>
        <w:pStyle w:val="berschrift4"/>
        <w:ind w:firstLine="567"/>
      </w:pPr>
      <w:r>
        <w:rPr>
          <w:noProof/>
        </w:rPr>
        <mc:AlternateContent>
          <mc:Choice Requires="wps">
            <w:drawing>
              <wp:anchor distT="0" distB="0" distL="114300" distR="114300" simplePos="0" relativeHeight="251645440" behindDoc="0" locked="0" layoutInCell="1" allowOverlap="1" wp14:anchorId="7A539D60" wp14:editId="2492B9FC">
                <wp:simplePos x="0" y="0"/>
                <wp:positionH relativeFrom="column">
                  <wp:posOffset>4312285</wp:posOffset>
                </wp:positionH>
                <wp:positionV relativeFrom="paragraph">
                  <wp:posOffset>1466215</wp:posOffset>
                </wp:positionV>
                <wp:extent cx="1447800" cy="635"/>
                <wp:effectExtent l="0" t="0" r="0" b="0"/>
                <wp:wrapSquare wrapText="bothSides"/>
                <wp:docPr id="537458413" name="Textfeld 1"/>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5765AFDD" w14:textId="399A0283" w:rsidR="00245E36" w:rsidRPr="00D9350A" w:rsidRDefault="00245E36" w:rsidP="00245E36">
                            <w:pPr>
                              <w:pStyle w:val="Beschriftung"/>
                              <w:rPr>
                                <w:noProof/>
                                <w:sz w:val="22"/>
                              </w:rPr>
                            </w:pPr>
                            <w:bookmarkStart w:id="17" w:name="_Ref187685938"/>
                            <w:bookmarkStart w:id="18" w:name="_Toc187688974"/>
                            <w:bookmarkStart w:id="19" w:name="_Toc187688996"/>
                            <w:r>
                              <w:t xml:space="preserve">Abbildung </w:t>
                            </w:r>
                            <w:fldSimple w:instr=" SEQ Abbildung \* ARABIC ">
                              <w:r>
                                <w:rPr>
                                  <w:noProof/>
                                </w:rPr>
                                <w:t>1</w:t>
                              </w:r>
                            </w:fldSimple>
                            <w:r>
                              <w:t>: WCAG</w:t>
                            </w:r>
                            <w:r>
                              <w:br/>
                              <w:t>Level AA Seal</w:t>
                            </w:r>
                            <w:bookmarkEnd w:id="17"/>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539D60" id="_x0000_t202" coordsize="21600,21600" o:spt="202" path="m,l,21600r21600,l21600,xe">
                <v:stroke joinstyle="miter"/>
                <v:path gradientshapeok="t" o:connecttype="rect"/>
              </v:shapetype>
              <v:shape id="Textfeld 1" o:spid="_x0000_s1026" type="#_x0000_t202" style="position:absolute;left:0;text-align:left;margin-left:339.55pt;margin-top:115.45pt;width:114pt;height:.0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" stroked="f">
                <v:textbox style="mso-fit-shape-to-text:t" inset="0,0,0,0">
                  <w:txbxContent>
                    <w:p w14:paraId="5765AFDD" w14:textId="399A0283" w:rsidR="00245E36" w:rsidRPr="00D9350A" w:rsidRDefault="00245E36" w:rsidP="00245E36">
                      <w:pPr>
                        <w:pStyle w:val="Beschriftung"/>
                        <w:rPr>
                          <w:noProof/>
                          <w:sz w:val="22"/>
                        </w:rPr>
                      </w:pPr>
                      <w:bookmarkStart w:id="20" w:name="_Ref187685938"/>
                      <w:bookmarkStart w:id="21" w:name="_Toc187688974"/>
                      <w:bookmarkStart w:id="22" w:name="_Toc187688996"/>
                      <w:r>
                        <w:t xml:space="preserve">Abbildung </w:t>
                      </w:r>
                      <w:fldSimple w:instr=" SEQ Abbildung \* ARABIC ">
                        <w:r>
                          <w:rPr>
                            <w:noProof/>
                          </w:rPr>
                          <w:t>1</w:t>
                        </w:r>
                      </w:fldSimple>
                      <w:r>
                        <w:t>: WCAG</w:t>
                      </w:r>
                      <w:r>
                        <w:br/>
                        <w:t>Level AA Seal</w:t>
                      </w:r>
                      <w:bookmarkEnd w:id="20"/>
                      <w:bookmarkEnd w:id="21"/>
                      <w:bookmarkEnd w:id="22"/>
                    </w:p>
                  </w:txbxContent>
                </v:textbox>
                <w10:wrap type="square"/>
              </v:shape>
            </w:pict>
          </mc:Fallback>
        </mc:AlternateContent>
      </w:r>
      <w:r>
        <w:rPr>
          <w:noProof/>
        </w:rPr>
        <w:drawing>
          <wp:anchor distT="0" distB="0" distL="114300" distR="114300" simplePos="0" relativeHeight="251642368" behindDoc="0" locked="0" layoutInCell="1" allowOverlap="1" wp14:anchorId="51774F45" wp14:editId="261DA2AB">
            <wp:simplePos x="0" y="0"/>
            <wp:positionH relativeFrom="margin">
              <wp:align>right</wp:align>
            </wp:positionH>
            <wp:positionV relativeFrom="paragraph">
              <wp:posOffset>8890</wp:posOffset>
            </wp:positionV>
            <wp:extent cx="1447800" cy="1447800"/>
            <wp:effectExtent l="0" t="0" r="0" b="0"/>
            <wp:wrapSquare wrapText="bothSides"/>
            <wp:docPr id="862198678" name="Grafik 3" descr="Ein Bild, das Text, Logo, Schrift,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98678" name="Grafik 3" descr="Ein Bild, das Text, Logo, Schrift, Symbol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47800" cy="1447800"/>
                    </a:xfrm>
                    <a:prstGeom prst="rect">
                      <a:avLst/>
                    </a:prstGeom>
                  </pic:spPr>
                </pic:pic>
              </a:graphicData>
            </a:graphic>
            <wp14:sizeRelH relativeFrom="page">
              <wp14:pctWidth>0</wp14:pctWidth>
            </wp14:sizeRelH>
            <wp14:sizeRelV relativeFrom="page">
              <wp14:pctHeight>0</wp14:pctHeight>
            </wp14:sizeRelV>
          </wp:anchor>
        </w:drawing>
      </w:r>
      <w:r w:rsidR="00F40CCF" w:rsidRPr="00F40CCF">
        <w:t>Erfolgskriterien und Konformitätslevel</w:t>
      </w:r>
    </w:p>
    <w:p w14:paraId="4532BBA7" w14:textId="2CE8FDCF" w:rsidR="00F40CCF" w:rsidRPr="00F40CCF" w:rsidRDefault="00F40CCF" w:rsidP="00F40CCF">
      <w:pPr>
        <w:ind w:left="567"/>
      </w:pPr>
      <w:r w:rsidRPr="00F40CCF">
        <w:t xml:space="preserve">Die WCAG definiert Erfolgskriterien, die in drei Konformitätslevel </w:t>
      </w:r>
      <w:r w:rsidR="00235B66" w:rsidRPr="00235B66">
        <w:rPr>
          <w:b/>
          <w:bCs/>
        </w:rPr>
        <w:t>(</w:t>
      </w:r>
      <w:r w:rsidR="00235B66" w:rsidRPr="00235B66">
        <w:rPr>
          <w:b/>
          <w:bCs/>
        </w:rPr>
        <w:fldChar w:fldCharType="begin"/>
      </w:r>
      <w:r w:rsidR="00235B66" w:rsidRPr="00235B66">
        <w:rPr>
          <w:b/>
          <w:bCs/>
        </w:rPr>
        <w:instrText xml:space="preserve"> REF _Ref187685938 \h </w:instrText>
      </w:r>
      <w:r w:rsidR="00235B66" w:rsidRPr="00235B66">
        <w:rPr>
          <w:b/>
          <w:bCs/>
        </w:rPr>
      </w:r>
      <w:r w:rsidR="00235B66">
        <w:rPr>
          <w:b/>
          <w:bCs/>
        </w:rPr>
        <w:instrText xml:space="preserve"> \* MERGEFORMAT </w:instrText>
      </w:r>
      <w:r w:rsidR="00235B66" w:rsidRPr="00235B66">
        <w:rPr>
          <w:b/>
          <w:bCs/>
        </w:rPr>
        <w:fldChar w:fldCharType="separate"/>
      </w:r>
      <w:r w:rsidR="00235B66" w:rsidRPr="00235B66">
        <w:rPr>
          <w:b/>
          <w:bCs/>
        </w:rPr>
        <w:t xml:space="preserve">Abbildung </w:t>
      </w:r>
      <w:r w:rsidR="00235B66" w:rsidRPr="00235B66">
        <w:rPr>
          <w:b/>
          <w:bCs/>
          <w:noProof/>
        </w:rPr>
        <w:t>1</w:t>
      </w:r>
      <w:r w:rsidR="00235B66" w:rsidRPr="00235B66">
        <w:rPr>
          <w:b/>
          <w:bCs/>
        </w:rPr>
        <w:t>: WCAG</w:t>
      </w:r>
      <w:r w:rsidR="00235B66" w:rsidRPr="00235B66">
        <w:rPr>
          <w:b/>
          <w:bCs/>
        </w:rPr>
        <w:br/>
        <w:t>Level AA Seal</w:t>
      </w:r>
      <w:r w:rsidR="00235B66" w:rsidRPr="00235B66">
        <w:rPr>
          <w:b/>
          <w:bCs/>
        </w:rPr>
        <w:fldChar w:fldCharType="end"/>
      </w:r>
      <w:r w:rsidR="00235B66" w:rsidRPr="00235B66">
        <w:rPr>
          <w:b/>
          <w:bCs/>
        </w:rPr>
        <w:t>)</w:t>
      </w:r>
      <w:r w:rsidRPr="00F40CCF">
        <w:t xml:space="preserve"> unterteilt sind:</w:t>
      </w:r>
    </w:p>
    <w:p w14:paraId="4655E23D" w14:textId="77777777" w:rsidR="00F40CCF" w:rsidRPr="00F40CCF" w:rsidRDefault="00F40CCF" w:rsidP="00F40CCF">
      <w:pPr>
        <w:numPr>
          <w:ilvl w:val="0"/>
          <w:numId w:val="34"/>
        </w:numPr>
        <w:tabs>
          <w:tab w:val="clear" w:pos="720"/>
          <w:tab w:val="num" w:pos="927"/>
        </w:tabs>
        <w:ind w:left="927"/>
      </w:pPr>
      <w:r w:rsidRPr="00F40CCF">
        <w:t>Level A: Grundlegende Anforderungen an die Barrierefreiheit.</w:t>
      </w:r>
    </w:p>
    <w:p w14:paraId="67D51F91" w14:textId="77777777" w:rsidR="00F40CCF" w:rsidRPr="00F40CCF" w:rsidRDefault="00F40CCF" w:rsidP="00F40CCF">
      <w:pPr>
        <w:numPr>
          <w:ilvl w:val="0"/>
          <w:numId w:val="34"/>
        </w:numPr>
        <w:tabs>
          <w:tab w:val="clear" w:pos="720"/>
          <w:tab w:val="num" w:pos="927"/>
        </w:tabs>
        <w:ind w:left="927"/>
      </w:pPr>
      <w:r w:rsidRPr="00F40CCF">
        <w:t>Level AA: Erweiterte Anforderungen, die häufig als gesetzlicher Standard gelten.</w:t>
      </w:r>
    </w:p>
    <w:p w14:paraId="7628DC9B" w14:textId="77777777" w:rsidR="00F40CCF" w:rsidRPr="00F40CCF" w:rsidRDefault="00F40CCF" w:rsidP="00F40CCF">
      <w:pPr>
        <w:numPr>
          <w:ilvl w:val="0"/>
          <w:numId w:val="34"/>
        </w:numPr>
        <w:tabs>
          <w:tab w:val="clear" w:pos="720"/>
          <w:tab w:val="num" w:pos="927"/>
        </w:tabs>
        <w:ind w:left="927"/>
      </w:pPr>
      <w:r w:rsidRPr="00F40CCF">
        <w:t>Level AAA: Höchste Anforderungen, die nicht immer vollständig umsetzbar sind.</w:t>
      </w:r>
    </w:p>
    <w:p w14:paraId="4918239B" w14:textId="090C5BE7" w:rsidR="00961F07" w:rsidRPr="00F40CCF" w:rsidRDefault="00F40CCF" w:rsidP="00235B66">
      <w:pPr>
        <w:ind w:left="774"/>
      </w:pPr>
      <w:r w:rsidRPr="00F40CCF">
        <w:lastRenderedPageBreak/>
        <w:t>Die Richtlinien werden regelmäßig aktualisiert, zuletzt in der Version WCAG 2.1, um neuen technologischen Entwicklungen und Nutzerbedürfnissen Rechnung zu tragen.</w:t>
      </w:r>
    </w:p>
    <w:p w14:paraId="287EA100" w14:textId="77777777" w:rsidR="00FA528A" w:rsidRDefault="00FA528A" w:rsidP="00F40CCF">
      <w:pPr>
        <w:pStyle w:val="berschrift4"/>
        <w:ind w:firstLine="567"/>
      </w:pPr>
    </w:p>
    <w:p w14:paraId="6D32583A" w14:textId="77777777" w:rsidR="00F40CCF" w:rsidRPr="00F40CCF" w:rsidRDefault="00F40CCF" w:rsidP="00F40CCF">
      <w:pPr>
        <w:pStyle w:val="berschrift4"/>
        <w:ind w:firstLine="567"/>
      </w:pPr>
      <w:r w:rsidRPr="00F40CCF">
        <w:t>Relevanz und Anwendung</w:t>
      </w:r>
    </w:p>
    <w:p w14:paraId="3F6F9EB5" w14:textId="77777777" w:rsidR="00F40CCF" w:rsidRPr="00F40CCF" w:rsidRDefault="00F40CCF" w:rsidP="00F40CCF">
      <w:pPr>
        <w:ind w:left="567"/>
      </w:pPr>
      <w:r w:rsidRPr="00F40CCF">
        <w:t>Die WCAG bilden die Grundlage vieler gesetzlicher Anforderungen, wie beispielsweise der EU-Richtlinie 2016/2102. Sie sind essenziell für die Gestaltung barrierefreier Websites und digitaler Anwendungen.</w:t>
      </w:r>
    </w:p>
    <w:p w14:paraId="29E5003A" w14:textId="220602F6" w:rsidR="00FB5116" w:rsidRPr="00FB5116" w:rsidRDefault="00915934" w:rsidP="00F40CCF">
      <w:pPr>
        <w:ind w:left="567"/>
      </w:pPr>
      <w:sdt>
        <w:sdtPr>
          <w:id w:val="-1982614553"/>
          <w:citation/>
        </w:sdtPr>
        <w:sdtContent>
          <w:r>
            <w:fldChar w:fldCharType="begin"/>
          </w:r>
          <w:r>
            <w:instrText xml:space="preserve"> CITATION Web24 \l 3079 </w:instrText>
          </w:r>
          <w:r>
            <w:fldChar w:fldCharType="separate"/>
          </w:r>
          <w:r w:rsidR="00055E5E">
            <w:rPr>
              <w:noProof/>
            </w:rPr>
            <w:t>[12]</w:t>
          </w:r>
          <w:r>
            <w:fldChar w:fldCharType="end"/>
          </w:r>
        </w:sdtContent>
      </w:sdt>
      <w:sdt>
        <w:sdtPr>
          <w:id w:val="2103458542"/>
          <w:citation/>
        </w:sdtPr>
        <w:sdtContent>
          <w:r>
            <w:fldChar w:fldCharType="begin"/>
          </w:r>
          <w:r>
            <w:instrText xml:space="preserve"> CITATION W3C24 \l 3079 </w:instrText>
          </w:r>
          <w:r>
            <w:fldChar w:fldCharType="separate"/>
          </w:r>
          <w:r w:rsidR="00055E5E">
            <w:rPr>
              <w:noProof/>
            </w:rPr>
            <w:t xml:space="preserve"> </w:t>
          </w:r>
          <w:r w:rsidR="00055E5E">
            <w:rPr>
              <w:noProof/>
            </w:rPr>
            <w:t>[13]</w:t>
          </w:r>
          <w:r>
            <w:fldChar w:fldCharType="end"/>
          </w:r>
        </w:sdtContent>
      </w:sdt>
    </w:p>
    <w:p w14:paraId="715E315E" w14:textId="77777777" w:rsidR="001B14E1" w:rsidRPr="00FB5116" w:rsidRDefault="001B14E1" w:rsidP="00F40CCF">
      <w:pPr>
        <w:ind w:left="567"/>
      </w:pPr>
    </w:p>
    <w:p w14:paraId="25C1038E" w14:textId="0C90D33F" w:rsidR="002845A2" w:rsidRDefault="002B5EC2" w:rsidP="002845A2">
      <w:pPr>
        <w:pStyle w:val="berschrift3"/>
        <w:rPr>
          <w:lang w:val="en-GB"/>
        </w:rPr>
      </w:pPr>
      <w:bookmarkStart w:id="23" w:name="_Toc187690630"/>
      <w:r w:rsidRPr="002B5EC2">
        <w:rPr>
          <w:lang w:val="en-GB"/>
        </w:rPr>
        <w:t>EN 301</w:t>
      </w:r>
      <w:r w:rsidR="00FB5116">
        <w:rPr>
          <w:lang w:val="en-GB"/>
        </w:rPr>
        <w:t> </w:t>
      </w:r>
      <w:r w:rsidRPr="002B5EC2">
        <w:rPr>
          <w:lang w:val="en-GB"/>
        </w:rPr>
        <w:t>549</w:t>
      </w:r>
      <w:bookmarkEnd w:id="23"/>
    </w:p>
    <w:p w14:paraId="09BD9949" w14:textId="2B04C5F8" w:rsidR="00FB64D2" w:rsidRPr="00FB64D2" w:rsidRDefault="00FB64D2" w:rsidP="00FB64D2">
      <w:pPr>
        <w:ind w:left="567"/>
      </w:pPr>
      <w:r w:rsidRPr="00FB64D2">
        <w:t>Die EN 301 549 ist eine europäische Norm, die Anforderungen an die Barrierefreiheit von Informations- und Kommunikationstechnologie (IKT) definiert. Sie wurde entwickelt, um die Barrierefreiheit von IT-Produkten und -Diensten in der EU zu gewährleisten und unterstützt die Umsetzung der EU-Richtlinie 2016/2102.</w:t>
      </w:r>
    </w:p>
    <w:p w14:paraId="35BB1067" w14:textId="77777777" w:rsidR="00D71958" w:rsidRPr="00FB64D2" w:rsidRDefault="00D71958" w:rsidP="00FB64D2">
      <w:pPr>
        <w:ind w:left="567"/>
      </w:pPr>
    </w:p>
    <w:p w14:paraId="49AE316E" w14:textId="77777777" w:rsidR="00FB64D2" w:rsidRPr="00FB64D2" w:rsidRDefault="00FB64D2" w:rsidP="00FB64D2">
      <w:pPr>
        <w:pStyle w:val="berschrift4"/>
        <w:ind w:firstLine="567"/>
      </w:pPr>
      <w:r w:rsidRPr="00FB64D2">
        <w:t>Zielsetzung und Anwendungsbereich</w:t>
      </w:r>
    </w:p>
    <w:p w14:paraId="3AAB245D" w14:textId="77777777" w:rsidR="00FB64D2" w:rsidRPr="00FB64D2" w:rsidRDefault="00FB64D2" w:rsidP="00FB64D2">
      <w:pPr>
        <w:ind w:left="567"/>
      </w:pPr>
      <w:r w:rsidRPr="00FB64D2">
        <w:t>Die Norm hat das Ziel, sicherzustellen, dass alle IKT-Produkte und -Dienste für Menschen mit Behinderungen zugänglich sind. Sie gilt für:</w:t>
      </w:r>
    </w:p>
    <w:p w14:paraId="529EE56A" w14:textId="77777777" w:rsidR="00FB64D2" w:rsidRPr="00FB64D2" w:rsidRDefault="00FB64D2" w:rsidP="00FB64D2">
      <w:pPr>
        <w:pStyle w:val="Listenabsatz"/>
        <w:numPr>
          <w:ilvl w:val="0"/>
          <w:numId w:val="35"/>
        </w:numPr>
      </w:pPr>
      <w:r w:rsidRPr="00FB64D2">
        <w:t>Websites und mobile Anwendungen,</w:t>
      </w:r>
    </w:p>
    <w:p w14:paraId="34D40759" w14:textId="77777777" w:rsidR="00FB64D2" w:rsidRPr="00FB64D2" w:rsidRDefault="00FB64D2" w:rsidP="00FB64D2">
      <w:pPr>
        <w:pStyle w:val="Listenabsatz"/>
        <w:numPr>
          <w:ilvl w:val="0"/>
          <w:numId w:val="35"/>
        </w:numPr>
      </w:pPr>
      <w:r w:rsidRPr="00FB64D2">
        <w:t>Software,</w:t>
      </w:r>
    </w:p>
    <w:p w14:paraId="49AA9F39" w14:textId="01BB5247" w:rsidR="00FB64D2" w:rsidRPr="00E45E3A" w:rsidRDefault="00FB64D2" w:rsidP="00E45E3A">
      <w:pPr>
        <w:pStyle w:val="Listenabsatz"/>
        <w:numPr>
          <w:ilvl w:val="0"/>
          <w:numId w:val="35"/>
        </w:numPr>
      </w:pPr>
      <w:r w:rsidRPr="00FB64D2">
        <w:t>Hardware wie Computer, Telefone und Selbstbedienungskioske.</w:t>
      </w:r>
    </w:p>
    <w:p w14:paraId="17DF674E" w14:textId="77777777" w:rsidR="00D71958" w:rsidRPr="00E45E3A" w:rsidRDefault="00D71958" w:rsidP="00D71958">
      <w:pPr>
        <w:pStyle w:val="Listenabsatz"/>
        <w:ind w:left="1647"/>
      </w:pPr>
    </w:p>
    <w:p w14:paraId="124D24D1" w14:textId="594BBD51" w:rsidR="00FB64D2" w:rsidRPr="00FB64D2" w:rsidRDefault="00FB64D2" w:rsidP="00FB64D2">
      <w:pPr>
        <w:pStyle w:val="berschrift4"/>
        <w:ind w:firstLine="567"/>
      </w:pPr>
      <w:r w:rsidRPr="00FB64D2">
        <w:t>Hauptinhalte</w:t>
      </w:r>
    </w:p>
    <w:p w14:paraId="348A1CB3" w14:textId="77777777" w:rsidR="00FB64D2" w:rsidRPr="00FB64D2" w:rsidRDefault="00FB64D2" w:rsidP="00FB64D2">
      <w:pPr>
        <w:ind w:left="567"/>
      </w:pPr>
      <w:r w:rsidRPr="00FB64D2">
        <w:t>Die EN 301 549 basiert auf den WCAG 2.1 für Webinhalte und ergänzt diese um technische Anforderungen für:</w:t>
      </w:r>
    </w:p>
    <w:p w14:paraId="317BD067" w14:textId="77777777" w:rsidR="00FB64D2" w:rsidRPr="00FB64D2" w:rsidRDefault="00FB64D2" w:rsidP="00FB64D2">
      <w:pPr>
        <w:pStyle w:val="Listenabsatz"/>
        <w:numPr>
          <w:ilvl w:val="0"/>
          <w:numId w:val="38"/>
        </w:numPr>
      </w:pPr>
      <w:r w:rsidRPr="00FB64D2">
        <w:rPr>
          <w:b/>
          <w:bCs/>
        </w:rPr>
        <w:t>Hardware:</w:t>
      </w:r>
      <w:r w:rsidRPr="00FB64D2">
        <w:t xml:space="preserve"> Vorgaben für physische Geräte, wie taktile Eingabegeräte oder Braillezeilen.</w:t>
      </w:r>
    </w:p>
    <w:p w14:paraId="75F6BCEE" w14:textId="77777777" w:rsidR="00FB64D2" w:rsidRPr="00FB64D2" w:rsidRDefault="00FB64D2" w:rsidP="00FB64D2">
      <w:pPr>
        <w:pStyle w:val="Listenabsatz"/>
        <w:numPr>
          <w:ilvl w:val="0"/>
          <w:numId w:val="38"/>
        </w:numPr>
      </w:pPr>
      <w:r w:rsidRPr="00FB64D2">
        <w:rPr>
          <w:b/>
          <w:bCs/>
        </w:rPr>
        <w:t>Software:</w:t>
      </w:r>
      <w:r w:rsidRPr="00FB64D2">
        <w:t xml:space="preserve"> Anforderungen wie Tastaturbedienbarkeit und alternative Textbeschreibungen.</w:t>
      </w:r>
    </w:p>
    <w:p w14:paraId="348B22B8" w14:textId="7E8F1237" w:rsidR="00FB64D2" w:rsidRPr="00E45E3A" w:rsidRDefault="00FB64D2" w:rsidP="00E45E3A">
      <w:pPr>
        <w:pStyle w:val="Listenabsatz"/>
        <w:numPr>
          <w:ilvl w:val="0"/>
          <w:numId w:val="38"/>
        </w:numPr>
      </w:pPr>
      <w:r w:rsidRPr="00FB64D2">
        <w:rPr>
          <w:b/>
          <w:bCs/>
        </w:rPr>
        <w:t>Dokumentation:</w:t>
      </w:r>
      <w:r w:rsidRPr="00FB64D2">
        <w:t xml:space="preserve"> Verpflichtung zur Bereitstellung barrierefreier Benutzerhandbücher und Supportdienste.</w:t>
      </w:r>
    </w:p>
    <w:p w14:paraId="7B459837" w14:textId="6B9AAA23" w:rsidR="00D71958" w:rsidRDefault="00D71958" w:rsidP="00D71958">
      <w:pPr>
        <w:ind w:left="567"/>
      </w:pPr>
      <w:r>
        <w:rPr>
          <w:noProof/>
        </w:rPr>
        <w:drawing>
          <wp:anchor distT="0" distB="0" distL="114300" distR="114300" simplePos="0" relativeHeight="251648512" behindDoc="0" locked="0" layoutInCell="1" allowOverlap="1" wp14:anchorId="766B5DFD" wp14:editId="5DD1FDE2">
            <wp:simplePos x="0" y="0"/>
            <wp:positionH relativeFrom="margin">
              <wp:align>right</wp:align>
            </wp:positionH>
            <wp:positionV relativeFrom="paragraph">
              <wp:posOffset>13335</wp:posOffset>
            </wp:positionV>
            <wp:extent cx="1332230" cy="1400175"/>
            <wp:effectExtent l="0" t="0" r="1270" b="9525"/>
            <wp:wrapSquare wrapText="bothSides"/>
            <wp:docPr id="1561338192" name="Grafik 4" descr="Ein Bild, das Text, Schrift, Logo,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38192" name="Grafik 4" descr="Ein Bild, das Text, Schrift, Logo, Kreis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32230" cy="1400175"/>
                    </a:xfrm>
                    <a:prstGeom prst="rect">
                      <a:avLst/>
                    </a:prstGeom>
                  </pic:spPr>
                </pic:pic>
              </a:graphicData>
            </a:graphic>
            <wp14:sizeRelH relativeFrom="margin">
              <wp14:pctWidth>0</wp14:pctWidth>
            </wp14:sizeRelH>
            <wp14:sizeRelV relativeFrom="margin">
              <wp14:pctHeight>0</wp14:pctHeight>
            </wp14:sizeRelV>
          </wp:anchor>
        </w:drawing>
      </w:r>
      <w:r w:rsidRPr="00D71958">
        <w:t xml:space="preserve">Eine Visualisierung der EN 301 549 wird durch das sogenannte </w:t>
      </w:r>
      <w:r w:rsidRPr="00D71958">
        <w:rPr>
          <w:b/>
          <w:bCs/>
        </w:rPr>
        <w:t>EN-Seal</w:t>
      </w:r>
      <w:r w:rsidRPr="00D71958">
        <w:t xml:space="preserve"> veranschaulicht. Dieses Siegel zeigt an, dass ein Produkt oder eine Dienstleistung den Anforderungen dieser Norm entspricht. In </w:t>
      </w:r>
      <w:r w:rsidRPr="00D71958">
        <w:rPr>
          <w:b/>
          <w:bCs/>
        </w:rPr>
        <w:fldChar w:fldCharType="begin"/>
      </w:r>
      <w:r w:rsidRPr="00D71958">
        <w:rPr>
          <w:b/>
          <w:bCs/>
        </w:rPr>
        <w:instrText xml:space="preserve"> REF _Ref187686645 \h </w:instrText>
      </w:r>
      <w:r w:rsidRPr="00D71958">
        <w:rPr>
          <w:b/>
          <w:bCs/>
        </w:rPr>
      </w:r>
      <w:r w:rsidRPr="00D71958">
        <w:rPr>
          <w:b/>
          <w:bCs/>
        </w:rPr>
        <w:instrText xml:space="preserve"> \* MERGEFORMAT </w:instrText>
      </w:r>
      <w:r w:rsidRPr="00D71958">
        <w:rPr>
          <w:b/>
          <w:bCs/>
        </w:rPr>
        <w:fldChar w:fldCharType="separate"/>
      </w:r>
      <w:r w:rsidRPr="00D71958">
        <w:rPr>
          <w:b/>
          <w:bCs/>
        </w:rPr>
        <w:t xml:space="preserve">Abbildung </w:t>
      </w:r>
      <w:r w:rsidRPr="00D71958">
        <w:rPr>
          <w:b/>
          <w:bCs/>
          <w:noProof/>
        </w:rPr>
        <w:t>2</w:t>
      </w:r>
      <w:r w:rsidRPr="00D71958">
        <w:rPr>
          <w:b/>
          <w:bCs/>
        </w:rPr>
        <w:t>: EN 301 549 Seal</w:t>
      </w:r>
      <w:r w:rsidRPr="00D71958">
        <w:rPr>
          <w:b/>
          <w:bCs/>
        </w:rPr>
        <w:fldChar w:fldCharType="end"/>
      </w:r>
      <w:r>
        <w:rPr>
          <w:b/>
          <w:bCs/>
        </w:rPr>
        <w:t xml:space="preserve"> </w:t>
      </w:r>
      <w:r w:rsidRPr="00D71958">
        <w:t>wird ein Beispiel für ein solches EN-Seal dargestellt.</w:t>
      </w:r>
    </w:p>
    <w:p w14:paraId="42BAA199" w14:textId="36D08C40" w:rsidR="00D71958" w:rsidRDefault="00D71958" w:rsidP="00D71958">
      <w:pPr>
        <w:ind w:left="567"/>
      </w:pPr>
      <w:r>
        <w:rPr>
          <w:noProof/>
        </w:rPr>
        <mc:AlternateContent>
          <mc:Choice Requires="wps">
            <w:drawing>
              <wp:anchor distT="0" distB="0" distL="114300" distR="114300" simplePos="0" relativeHeight="251651584" behindDoc="0" locked="0" layoutInCell="1" allowOverlap="1" wp14:anchorId="10238BF5" wp14:editId="5F002C22">
                <wp:simplePos x="0" y="0"/>
                <wp:positionH relativeFrom="margin">
                  <wp:posOffset>4389755</wp:posOffset>
                </wp:positionH>
                <wp:positionV relativeFrom="paragraph">
                  <wp:posOffset>323215</wp:posOffset>
                </wp:positionV>
                <wp:extent cx="1322705" cy="635"/>
                <wp:effectExtent l="0" t="0" r="0" b="0"/>
                <wp:wrapSquare wrapText="bothSides"/>
                <wp:docPr id="250870296" name="Textfeld 1"/>
                <wp:cNvGraphicFramePr/>
                <a:graphic xmlns:a="http://schemas.openxmlformats.org/drawingml/2006/main">
                  <a:graphicData uri="http://schemas.microsoft.com/office/word/2010/wordprocessingShape">
                    <wps:wsp>
                      <wps:cNvSpPr txBox="1"/>
                      <wps:spPr>
                        <a:xfrm>
                          <a:off x="0" y="0"/>
                          <a:ext cx="1322705" cy="635"/>
                        </a:xfrm>
                        <a:prstGeom prst="rect">
                          <a:avLst/>
                        </a:prstGeom>
                        <a:solidFill>
                          <a:prstClr val="white"/>
                        </a:solidFill>
                        <a:ln>
                          <a:noFill/>
                        </a:ln>
                      </wps:spPr>
                      <wps:txbx>
                        <w:txbxContent>
                          <w:p w14:paraId="1450C971" w14:textId="699AC126" w:rsidR="002436FF" w:rsidRPr="00B05575" w:rsidRDefault="002436FF" w:rsidP="002436FF">
                            <w:pPr>
                              <w:pStyle w:val="Beschriftung"/>
                              <w:rPr>
                                <w:noProof/>
                                <w:sz w:val="22"/>
                              </w:rPr>
                            </w:pPr>
                            <w:bookmarkStart w:id="24" w:name="_Ref187686645"/>
                            <w:bookmarkStart w:id="25" w:name="_Toc187688975"/>
                            <w:bookmarkStart w:id="26" w:name="_Toc187688997"/>
                            <w:r>
                              <w:t xml:space="preserve">Abbildung </w:t>
                            </w:r>
                            <w:fldSimple w:instr=" SEQ Abbildung \* ARABIC ">
                              <w:r>
                                <w:rPr>
                                  <w:noProof/>
                                </w:rPr>
                                <w:t>2</w:t>
                              </w:r>
                            </w:fldSimple>
                            <w:r>
                              <w:t>: EN 301 549 Seal</w:t>
                            </w:r>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38BF5" id="_x0000_s1027" type="#_x0000_t202" style="position:absolute;left:0;text-align:left;margin-left:345.65pt;margin-top:25.45pt;width:104.15pt;height:.05pt;z-index:251651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cUWGgIAAD8EAAAOAAAAZHJzL2Uyb0RvYy54bWysU8Fu2zAMvQ/YPwi6L05StBu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" stroked="f">
                <v:textbox style="mso-fit-shape-to-text:t" inset="0,0,0,0">
                  <w:txbxContent>
                    <w:p w14:paraId="1450C971" w14:textId="699AC126" w:rsidR="002436FF" w:rsidRPr="00B05575" w:rsidRDefault="002436FF" w:rsidP="002436FF">
                      <w:pPr>
                        <w:pStyle w:val="Beschriftung"/>
                        <w:rPr>
                          <w:noProof/>
                          <w:sz w:val="22"/>
                        </w:rPr>
                      </w:pPr>
                      <w:bookmarkStart w:id="27" w:name="_Ref187686645"/>
                      <w:bookmarkStart w:id="28" w:name="_Toc187688975"/>
                      <w:bookmarkStart w:id="29" w:name="_Toc187688997"/>
                      <w:r>
                        <w:t xml:space="preserve">Abbildung </w:t>
                      </w:r>
                      <w:fldSimple w:instr=" SEQ Abbildung \* ARABIC ">
                        <w:r>
                          <w:rPr>
                            <w:noProof/>
                          </w:rPr>
                          <w:t>2</w:t>
                        </w:r>
                      </w:fldSimple>
                      <w:r>
                        <w:t>: EN 301 549 Seal</w:t>
                      </w:r>
                      <w:bookmarkEnd w:id="27"/>
                      <w:bookmarkEnd w:id="28"/>
                      <w:bookmarkEnd w:id="29"/>
                    </w:p>
                  </w:txbxContent>
                </v:textbox>
                <w10:wrap type="square" anchorx="margin"/>
              </v:shape>
            </w:pict>
          </mc:Fallback>
        </mc:AlternateContent>
      </w:r>
    </w:p>
    <w:p w14:paraId="585F05AD" w14:textId="4A3D902B" w:rsidR="00D71958" w:rsidRDefault="00D71958" w:rsidP="00D71958">
      <w:pPr>
        <w:ind w:left="567"/>
      </w:pPr>
    </w:p>
    <w:p w14:paraId="28DDDE91" w14:textId="53CC21D7" w:rsidR="00D71958" w:rsidRPr="00E45E3A" w:rsidRDefault="00D71958" w:rsidP="00D71958">
      <w:pPr>
        <w:ind w:left="567"/>
      </w:pPr>
    </w:p>
    <w:p w14:paraId="41508106" w14:textId="268E1A13" w:rsidR="00FB64D2" w:rsidRPr="00FB64D2" w:rsidRDefault="00FB64D2" w:rsidP="00FB64D2">
      <w:pPr>
        <w:ind w:left="567"/>
        <w:rPr>
          <w:b/>
          <w:bCs/>
        </w:rPr>
      </w:pPr>
      <w:r w:rsidRPr="00FB64D2">
        <w:rPr>
          <w:b/>
          <w:bCs/>
        </w:rPr>
        <w:t>Bedeutung</w:t>
      </w:r>
    </w:p>
    <w:p w14:paraId="48729D3E" w14:textId="38B15F24" w:rsidR="00FB64D2" w:rsidRPr="00FB64D2" w:rsidRDefault="00FB64D2" w:rsidP="00FB64D2">
      <w:pPr>
        <w:ind w:left="567"/>
      </w:pPr>
      <w:r w:rsidRPr="00FB64D2">
        <w:t>Die EN 301 549 ist ein zentraler Standard für die barrierefreie Gestaltung von IT-Produkten und wird in Ausschreibungen der öffentlichen Hand häufig als Referenz verwendet. Sie fördert die Inklusion und gewährleistet den Zugang zu digitalen Technologien für alle.</w:t>
      </w:r>
    </w:p>
    <w:p w14:paraId="1E60357A" w14:textId="2317D6B4" w:rsidR="00E45E3A" w:rsidRDefault="00493DA8" w:rsidP="00FB64D2">
      <w:pPr>
        <w:ind w:left="567"/>
      </w:pPr>
      <w:sdt>
        <w:sdtPr>
          <w:id w:val="-1963339877"/>
          <w:citation/>
        </w:sdtPr>
        <w:sdtContent>
          <w:r>
            <w:fldChar w:fldCharType="begin"/>
          </w:r>
          <w:r>
            <w:instrText xml:space="preserve"> CITATION Har24 \l 3079 </w:instrText>
          </w:r>
          <w:r>
            <w:fldChar w:fldCharType="separate"/>
          </w:r>
          <w:r w:rsidR="00055E5E">
            <w:rPr>
              <w:noProof/>
            </w:rPr>
            <w:t>[14]</w:t>
          </w:r>
          <w:r>
            <w:fldChar w:fldCharType="end"/>
          </w:r>
        </w:sdtContent>
      </w:sdt>
      <w:sdt>
        <w:sdtPr>
          <w:id w:val="1056820835"/>
          <w:citation/>
        </w:sdtPr>
        <w:sdtContent>
          <w:r>
            <w:fldChar w:fldCharType="begin"/>
          </w:r>
          <w:r>
            <w:instrText xml:space="preserve"> CITATION Bar25 \l 3079 </w:instrText>
          </w:r>
          <w:r>
            <w:fldChar w:fldCharType="separate"/>
          </w:r>
          <w:r w:rsidR="00055E5E">
            <w:rPr>
              <w:noProof/>
            </w:rPr>
            <w:t xml:space="preserve"> </w:t>
          </w:r>
          <w:r w:rsidR="00055E5E">
            <w:rPr>
              <w:noProof/>
            </w:rPr>
            <w:t>[15]</w:t>
          </w:r>
          <w:r>
            <w:fldChar w:fldCharType="end"/>
          </w:r>
        </w:sdtContent>
      </w:sdt>
    </w:p>
    <w:p w14:paraId="7E5B8958" w14:textId="77777777" w:rsidR="00E45E3A" w:rsidRPr="00844E95" w:rsidRDefault="00E45E3A" w:rsidP="00FB64D2">
      <w:pPr>
        <w:ind w:left="567"/>
      </w:pPr>
    </w:p>
    <w:p w14:paraId="48131427" w14:textId="637740BA" w:rsidR="00783DE9" w:rsidRDefault="009736B4" w:rsidP="00783DE9">
      <w:pPr>
        <w:pStyle w:val="berschrift3"/>
        <w:rPr>
          <w:lang w:val="en-GB"/>
        </w:rPr>
      </w:pPr>
      <w:bookmarkStart w:id="30" w:name="_Toc187690631"/>
      <w:r>
        <w:rPr>
          <w:lang w:val="en-GB"/>
        </w:rPr>
        <w:t>Accessi</w:t>
      </w:r>
      <w:r w:rsidR="00541C22">
        <w:rPr>
          <w:lang w:val="en-GB"/>
        </w:rPr>
        <w:t>bility Checklists und Testing Tools</w:t>
      </w:r>
      <w:bookmarkEnd w:id="30"/>
    </w:p>
    <w:p w14:paraId="0BDCC2AC" w14:textId="2CD56304" w:rsidR="00A12C88" w:rsidRDefault="00A12C88" w:rsidP="00A12C88">
      <w:pPr>
        <w:ind w:left="567"/>
      </w:pPr>
      <w:r w:rsidRPr="00A12C88">
        <w:t xml:space="preserve">Die Barrierefreiheit digitaler Anwendungen ist ein zentraler Aspekt moderner Softwareentwicklung. Sie stellt sicher, dass alle Nutzer, einschließlich Personen mit Behinderungen, uneingeschränkten Zugang zu Funktionen und Informationen erhalten. Accessibility-Checklisten und Testing-Tools spielen hierbei eine entscheidende Rolle, indem sie Standards wie WCAG </w:t>
      </w:r>
      <w:r>
        <w:t>(</w:t>
      </w:r>
      <w:r w:rsidRPr="00A12C88">
        <w:rPr>
          <w:b/>
          <w:bCs/>
        </w:rPr>
        <w:fldChar w:fldCharType="begin"/>
      </w:r>
      <w:r w:rsidRPr="00A12C88">
        <w:rPr>
          <w:b/>
          <w:bCs/>
        </w:rPr>
        <w:instrText xml:space="preserve"> REF _Ref187686911 \h </w:instrText>
      </w:r>
      <w:r w:rsidRPr="00A12C88">
        <w:rPr>
          <w:b/>
          <w:bCs/>
        </w:rPr>
      </w:r>
      <w:r>
        <w:rPr>
          <w:b/>
          <w:bCs/>
        </w:rPr>
        <w:instrText xml:space="preserve"> \* MERGEFORMAT </w:instrText>
      </w:r>
      <w:r w:rsidRPr="00A12C88">
        <w:rPr>
          <w:b/>
          <w:bCs/>
        </w:rPr>
        <w:fldChar w:fldCharType="separate"/>
      </w:r>
      <w:r w:rsidRPr="00A12C88">
        <w:rPr>
          <w:b/>
          <w:bCs/>
        </w:rPr>
        <w:t>WCAG</w:t>
      </w:r>
      <w:r w:rsidRPr="00A12C88">
        <w:rPr>
          <w:b/>
          <w:bCs/>
        </w:rPr>
        <w:t xml:space="preserve"> </w:t>
      </w:r>
      <w:r w:rsidRPr="00A12C88">
        <w:rPr>
          <w:b/>
          <w:bCs/>
        </w:rPr>
        <w:t>(Web Content Accessibility Guidelines)</w:t>
      </w:r>
      <w:r w:rsidRPr="00A12C88">
        <w:rPr>
          <w:b/>
          <w:bCs/>
        </w:rPr>
        <w:fldChar w:fldCharType="end"/>
      </w:r>
      <w:r>
        <w:t>)</w:t>
      </w:r>
      <w:r w:rsidRPr="00A12C88">
        <w:t xml:space="preserve"> überprüfen und deren Einhaltung sicherstellen.</w:t>
      </w:r>
    </w:p>
    <w:p w14:paraId="26EACAA4" w14:textId="77777777" w:rsidR="008D5124" w:rsidRDefault="008D5124" w:rsidP="005B7A09">
      <w:pPr>
        <w:ind w:left="567"/>
      </w:pPr>
    </w:p>
    <w:p w14:paraId="157E496A" w14:textId="7A1F7CEE" w:rsidR="00453367" w:rsidRPr="00453367" w:rsidRDefault="00A12C88" w:rsidP="005B7A09">
      <w:pPr>
        <w:pStyle w:val="berschrift4"/>
        <w:ind w:firstLine="567"/>
      </w:pPr>
      <w:r w:rsidRPr="00A12C88">
        <w:t>Vergleich von Tools zur Überprüfung der Barrierefreiheit</w:t>
      </w:r>
    </w:p>
    <w:tbl>
      <w:tblPr>
        <w:tblStyle w:val="Tabellenraster"/>
        <w:tblW w:w="8784" w:type="dxa"/>
        <w:tblInd w:w="567" w:type="dxa"/>
        <w:tblLayout w:type="fixed"/>
        <w:tblLook w:val="04A0" w:firstRow="1" w:lastRow="0" w:firstColumn="1" w:lastColumn="0" w:noHBand="0" w:noVBand="1"/>
      </w:tblPr>
      <w:tblGrid>
        <w:gridCol w:w="1555"/>
        <w:gridCol w:w="2692"/>
        <w:gridCol w:w="2123"/>
        <w:gridCol w:w="2414"/>
      </w:tblGrid>
      <w:tr w:rsidR="00453367" w14:paraId="7716F050" w14:textId="77777777" w:rsidTr="007F2297">
        <w:tc>
          <w:tcPr>
            <w:tcW w:w="1555" w:type="dxa"/>
            <w:shd w:val="clear" w:color="auto" w:fill="E5DFEC" w:themeFill="accent4" w:themeFillTint="33"/>
          </w:tcPr>
          <w:p w14:paraId="3AB746D6" w14:textId="625CA15A" w:rsidR="00453367" w:rsidRDefault="00453367" w:rsidP="00A12C88">
            <w:r>
              <w:t>Tool</w:t>
            </w:r>
          </w:p>
        </w:tc>
        <w:tc>
          <w:tcPr>
            <w:tcW w:w="2692" w:type="dxa"/>
            <w:shd w:val="clear" w:color="auto" w:fill="E5DFEC" w:themeFill="accent4" w:themeFillTint="33"/>
          </w:tcPr>
          <w:p w14:paraId="24254DB5" w14:textId="70414B72" w:rsidR="00453367" w:rsidRDefault="00453367" w:rsidP="00A12C88">
            <w:r>
              <w:t>Beschreibung</w:t>
            </w:r>
          </w:p>
        </w:tc>
        <w:tc>
          <w:tcPr>
            <w:tcW w:w="2123" w:type="dxa"/>
            <w:shd w:val="clear" w:color="auto" w:fill="E5DFEC" w:themeFill="accent4" w:themeFillTint="33"/>
          </w:tcPr>
          <w:p w14:paraId="4622DF56" w14:textId="516A3757" w:rsidR="00453367" w:rsidRDefault="00453367" w:rsidP="00A12C88">
            <w:r>
              <w:t>Vorteile</w:t>
            </w:r>
          </w:p>
        </w:tc>
        <w:tc>
          <w:tcPr>
            <w:tcW w:w="2414" w:type="dxa"/>
            <w:shd w:val="clear" w:color="auto" w:fill="E5DFEC" w:themeFill="accent4" w:themeFillTint="33"/>
          </w:tcPr>
          <w:p w14:paraId="42DEC421" w14:textId="09B663ED" w:rsidR="00453367" w:rsidRDefault="00453367" w:rsidP="00A12C88">
            <w:r>
              <w:t>Nachteile</w:t>
            </w:r>
          </w:p>
        </w:tc>
      </w:tr>
      <w:tr w:rsidR="00453367" w14:paraId="303AB2D7" w14:textId="77777777" w:rsidTr="007F2297">
        <w:trPr>
          <w:trHeight w:val="2017"/>
        </w:trPr>
        <w:tc>
          <w:tcPr>
            <w:tcW w:w="1555" w:type="dxa"/>
          </w:tcPr>
          <w:p w14:paraId="460E3475" w14:textId="6129DB1D" w:rsidR="00453367" w:rsidRDefault="001F12B3" w:rsidP="00A12C88">
            <w:r>
              <w:t>Accessibility Scanner</w:t>
            </w:r>
            <w:r w:rsidR="00CB231F">
              <w:t xml:space="preserve"> (Android)</w:t>
            </w:r>
          </w:p>
        </w:tc>
        <w:tc>
          <w:tcPr>
            <w:tcW w:w="2692" w:type="dxa"/>
          </w:tcPr>
          <w:p w14:paraId="29FF4F09" w14:textId="32668567" w:rsidR="00453367" w:rsidRDefault="008112B4" w:rsidP="00A12C88">
            <w:r w:rsidRPr="008112B4">
              <w:t>Google-App, die UI-Elemente in Android-Apps analysiert und Barrierefreiheitsprobleme identifiziert</w:t>
            </w:r>
          </w:p>
        </w:tc>
        <w:tc>
          <w:tcPr>
            <w:tcW w:w="2123" w:type="dxa"/>
          </w:tcPr>
          <w:p w14:paraId="7AECD626" w14:textId="609ABDAC" w:rsidR="008112B4" w:rsidRDefault="008112B4" w:rsidP="008112B4">
            <w:r>
              <w:t>Einfach zu bedienen</w:t>
            </w:r>
          </w:p>
          <w:p w14:paraId="3936BA41" w14:textId="77777777" w:rsidR="00453367" w:rsidRDefault="008112B4" w:rsidP="008112B4">
            <w:r>
              <w:t>Erkennt Textgröße, Kontrast und Touch-Ziele</w:t>
            </w:r>
          </w:p>
          <w:p w14:paraId="4287E0A4" w14:textId="37B8DA57" w:rsidR="00453367" w:rsidRDefault="00F4072C" w:rsidP="00A12C88">
            <w:r>
              <w:t>Kostenlos</w:t>
            </w:r>
          </w:p>
        </w:tc>
        <w:tc>
          <w:tcPr>
            <w:tcW w:w="2414" w:type="dxa"/>
          </w:tcPr>
          <w:p w14:paraId="71C1BB48" w14:textId="7CDA0037" w:rsidR="00453367" w:rsidRDefault="00EA530E" w:rsidP="00A12C88">
            <w:r w:rsidRPr="00EA530E">
              <w:t>Nur für Android.</w:t>
            </w:r>
            <w:r w:rsidRPr="00EA530E">
              <w:br/>
              <w:t>Eingeschränkte Funktionalität bei komplexen Designs.</w:t>
            </w:r>
          </w:p>
        </w:tc>
      </w:tr>
      <w:tr w:rsidR="00453367" w:rsidRPr="0080206E" w14:paraId="61A06250" w14:textId="77777777" w:rsidTr="007F2297">
        <w:trPr>
          <w:trHeight w:val="1270"/>
        </w:trPr>
        <w:tc>
          <w:tcPr>
            <w:tcW w:w="1555" w:type="dxa"/>
          </w:tcPr>
          <w:p w14:paraId="56EBBB58" w14:textId="4D4AF3F7" w:rsidR="00453367" w:rsidRPr="00144C80" w:rsidRDefault="00CB231F" w:rsidP="00A12C88">
            <w:pPr>
              <w:rPr>
                <w:lang w:val="en-US"/>
              </w:rPr>
            </w:pPr>
            <w:r w:rsidRPr="00AA213D">
              <w:rPr>
                <w:lang w:val="en-GB"/>
              </w:rPr>
              <w:t>Accessibility Insights (Android/iOS/</w:t>
            </w:r>
            <w:r w:rsidR="00AA213D" w:rsidRPr="00AA213D">
              <w:rPr>
                <w:lang w:val="en-GB"/>
              </w:rPr>
              <w:t>W</w:t>
            </w:r>
            <w:r w:rsidR="00AA213D">
              <w:rPr>
                <w:lang w:val="en-GB"/>
              </w:rPr>
              <w:t>indows)</w:t>
            </w:r>
          </w:p>
        </w:tc>
        <w:tc>
          <w:tcPr>
            <w:tcW w:w="2692" w:type="dxa"/>
          </w:tcPr>
          <w:p w14:paraId="2C7F059F" w14:textId="49B78547" w:rsidR="00453367" w:rsidRPr="0080206E" w:rsidRDefault="0080206E" w:rsidP="00A12C88">
            <w:r>
              <w:t>P</w:t>
            </w:r>
            <w:r w:rsidRPr="0080206E">
              <w:t>lattformübergreifendes Tool zur Überprüfung von Barrierefreiheit mit automatischen und manuellen Tests</w:t>
            </w:r>
          </w:p>
        </w:tc>
        <w:tc>
          <w:tcPr>
            <w:tcW w:w="2123" w:type="dxa"/>
          </w:tcPr>
          <w:p w14:paraId="200778C2" w14:textId="6893E966" w:rsidR="00453367" w:rsidRPr="0080206E" w:rsidRDefault="0080206E" w:rsidP="00A12C88">
            <w:r w:rsidRPr="0080206E">
              <w:t>Umfassend für verschiedene Plattformen</w:t>
            </w:r>
            <w:r w:rsidRPr="0080206E">
              <w:br/>
              <w:t>Schritt-für-Schritt-Anleitungen</w:t>
            </w:r>
          </w:p>
        </w:tc>
        <w:tc>
          <w:tcPr>
            <w:tcW w:w="2414" w:type="dxa"/>
          </w:tcPr>
          <w:p w14:paraId="59B075B4" w14:textId="50FD5EB2" w:rsidR="00453367" w:rsidRPr="0080206E" w:rsidRDefault="0080206E" w:rsidP="00A12C88">
            <w:r w:rsidRPr="0080206E">
              <w:t>Nicht mobil-exklusiv, Desktop-Tools oft stärker ausgeprägt</w:t>
            </w:r>
          </w:p>
        </w:tc>
      </w:tr>
      <w:tr w:rsidR="00453367" w:rsidRPr="0080206E" w14:paraId="62D86609" w14:textId="77777777" w:rsidTr="007F2297">
        <w:trPr>
          <w:trHeight w:val="1132"/>
        </w:trPr>
        <w:tc>
          <w:tcPr>
            <w:tcW w:w="1555" w:type="dxa"/>
          </w:tcPr>
          <w:p w14:paraId="60E894CA" w14:textId="3C3DA593" w:rsidR="00453367" w:rsidRPr="0080206E" w:rsidRDefault="00D21FBD" w:rsidP="00A12C88">
            <w:r w:rsidRPr="00D21FBD">
              <w:t>Lighthouse</w:t>
            </w:r>
            <w:r>
              <w:t xml:space="preserve"> (Android/Chrome)</w:t>
            </w:r>
          </w:p>
        </w:tc>
        <w:tc>
          <w:tcPr>
            <w:tcW w:w="2692" w:type="dxa"/>
          </w:tcPr>
          <w:p w14:paraId="55A101A4" w14:textId="4883ECEA" w:rsidR="00453367" w:rsidRPr="0080206E" w:rsidRDefault="00017EE2" w:rsidP="00A12C88">
            <w:r w:rsidRPr="00017EE2">
              <w:t>Google-Tool zur Performance- und Accessibility-Analyse von Web-Apps und PWA</w:t>
            </w:r>
          </w:p>
        </w:tc>
        <w:tc>
          <w:tcPr>
            <w:tcW w:w="2123" w:type="dxa"/>
          </w:tcPr>
          <w:p w14:paraId="1CC8DEE0" w14:textId="68084425" w:rsidR="00453367" w:rsidRPr="0080206E" w:rsidRDefault="00246ADD" w:rsidP="00A12C88">
            <w:r w:rsidRPr="00246ADD">
              <w:t>Kostenlos.</w:t>
            </w:r>
            <w:r w:rsidRPr="00246ADD">
              <w:br/>
              <w:t>Gute Integration in Chrome DevTool</w:t>
            </w:r>
            <w:r>
              <w:t>s</w:t>
            </w:r>
            <w:r w:rsidRPr="00246ADD">
              <w:br/>
              <w:t>Unterstützt PWA-Analyse</w:t>
            </w:r>
          </w:p>
        </w:tc>
        <w:tc>
          <w:tcPr>
            <w:tcW w:w="2414" w:type="dxa"/>
          </w:tcPr>
          <w:p w14:paraId="2FE81ADB" w14:textId="77777777" w:rsidR="007F2297" w:rsidRDefault="007F2297" w:rsidP="00A12C88">
            <w:r w:rsidRPr="007F2297">
              <w:t>Keine native App, eher für Web-Apps geeignet.</w:t>
            </w:r>
          </w:p>
          <w:p w14:paraId="611AF93C" w14:textId="373CBB3E" w:rsidR="00453367" w:rsidRPr="0080206E" w:rsidRDefault="007F2297" w:rsidP="00A12C88">
            <w:r w:rsidRPr="007F2297">
              <w:t>Eingeschränkt für iOS-spezifische Probleme</w:t>
            </w:r>
          </w:p>
        </w:tc>
      </w:tr>
      <w:tr w:rsidR="00453367" w:rsidRPr="006E4112" w14:paraId="11173558" w14:textId="77777777" w:rsidTr="007F2297">
        <w:trPr>
          <w:trHeight w:val="1120"/>
        </w:trPr>
        <w:tc>
          <w:tcPr>
            <w:tcW w:w="1555" w:type="dxa"/>
          </w:tcPr>
          <w:p w14:paraId="22CF4F0C" w14:textId="331E7BA3" w:rsidR="00453367" w:rsidRPr="00605A75" w:rsidRDefault="00E13E06" w:rsidP="00A12C88">
            <w:pPr>
              <w:rPr>
                <w:lang w:val="en-US"/>
              </w:rPr>
            </w:pPr>
            <w:r w:rsidRPr="00E13E06">
              <w:rPr>
                <w:lang w:val="en-GB"/>
              </w:rPr>
              <w:lastRenderedPageBreak/>
              <w:t>Color Contrast Analyzer (Android/iOS)</w:t>
            </w:r>
          </w:p>
        </w:tc>
        <w:tc>
          <w:tcPr>
            <w:tcW w:w="2692" w:type="dxa"/>
          </w:tcPr>
          <w:p w14:paraId="061848CB" w14:textId="3E5668A9" w:rsidR="00453367" w:rsidRPr="006E4112" w:rsidRDefault="005B7A09" w:rsidP="00A12C88">
            <w:r w:rsidRPr="005B7A09">
              <w:t>Überprüft Farbkontraste von Apps oder Bildern auf Barrierefreiheit gemäß WCAG-Richtlinien</w:t>
            </w:r>
          </w:p>
        </w:tc>
        <w:tc>
          <w:tcPr>
            <w:tcW w:w="2123" w:type="dxa"/>
          </w:tcPr>
          <w:p w14:paraId="6CAD4785" w14:textId="27A827BA" w:rsidR="00453367" w:rsidRPr="006E4112" w:rsidRDefault="005B7A09" w:rsidP="00A12C88">
            <w:r w:rsidRPr="005B7A09">
              <w:t>Einfache Überprüfung von Kontrasten und Lesbarkeit</w:t>
            </w:r>
          </w:p>
        </w:tc>
        <w:tc>
          <w:tcPr>
            <w:tcW w:w="2414" w:type="dxa"/>
          </w:tcPr>
          <w:p w14:paraId="4E9DA6DC" w14:textId="0F197B3D" w:rsidR="00453367" w:rsidRPr="006E4112" w:rsidRDefault="005B7A09" w:rsidP="00A12C88">
            <w:r w:rsidRPr="005B7A09">
              <w:t>Beschränkt auf Farbkontrast, keine umfassende Accessibility-Analyse</w:t>
            </w:r>
          </w:p>
        </w:tc>
      </w:tr>
    </w:tbl>
    <w:p w14:paraId="29AEAE06" w14:textId="77777777" w:rsidR="00A12C88" w:rsidRPr="006E4112" w:rsidRDefault="00A12C88" w:rsidP="00A12C88">
      <w:pPr>
        <w:ind w:left="567"/>
      </w:pPr>
    </w:p>
    <w:p w14:paraId="6ED24CF8" w14:textId="77777777" w:rsidR="00A12C88" w:rsidRPr="006E4112" w:rsidRDefault="00A12C88" w:rsidP="00A12C88">
      <w:pPr>
        <w:ind w:left="567"/>
      </w:pPr>
    </w:p>
    <w:p w14:paraId="17E5DEA1" w14:textId="77777777" w:rsidR="00205F18" w:rsidRDefault="00205F18" w:rsidP="00205F18">
      <w:pPr>
        <w:pStyle w:val="berschrift3"/>
      </w:pPr>
      <w:bookmarkStart w:id="31" w:name="_Toc187690632"/>
      <w:r>
        <w:t>Plattformunabhängige Mobile-App Entwicklung</w:t>
      </w:r>
      <w:bookmarkEnd w:id="31"/>
    </w:p>
    <w:p w14:paraId="1BEBAF3E" w14:textId="77777777" w:rsidR="00D969CA" w:rsidRDefault="00205F18" w:rsidP="00835AC1">
      <w:pPr>
        <w:pStyle w:val="Listenabsatz"/>
        <w:numPr>
          <w:ilvl w:val="0"/>
          <w:numId w:val="2"/>
        </w:numPr>
      </w:pPr>
      <w:r>
        <w:t>Vorteile und Herausforderungen plattformunabhängiger Ansätze.</w:t>
      </w:r>
    </w:p>
    <w:p w14:paraId="2275E00B" w14:textId="0F28665D" w:rsidR="00205F18" w:rsidRDefault="00D969CA" w:rsidP="00835AC1">
      <w:pPr>
        <w:pStyle w:val="Listenabsatz"/>
        <w:numPr>
          <w:ilvl w:val="0"/>
          <w:numId w:val="2"/>
        </w:numPr>
      </w:pPr>
      <w:r w:rsidRPr="00D969CA">
        <w:t>Kuzer tabellarischer Überblick über Frameworks</w:t>
      </w:r>
    </w:p>
    <w:p w14:paraId="167F88BC" w14:textId="25CB4653" w:rsidR="00D969CA" w:rsidRPr="00844E95" w:rsidRDefault="00D969CA" w:rsidP="00835AC1">
      <w:pPr>
        <w:pStyle w:val="Listenabsatz"/>
        <w:numPr>
          <w:ilvl w:val="0"/>
          <w:numId w:val="2"/>
        </w:numPr>
      </w:pPr>
      <w:r w:rsidRPr="00D969CA">
        <w:t xml:space="preserve">Design System Theorie </w:t>
      </w:r>
      <w:hyperlink r:id="rId23" w:tgtFrame="_blank" w:tooltip="https://www.nngroup.com/articles/design-systems-vs-style-guides/" w:history="1">
        <w:r w:rsidRPr="00D969CA">
          <w:rPr>
            <w:rStyle w:val="Hyperlink"/>
          </w:rPr>
          <w:t>https://www.nngroup.com/articles/design-systems-vs-style-guides/</w:t>
        </w:r>
      </w:hyperlink>
    </w:p>
    <w:p w14:paraId="78C0C841" w14:textId="12B193DD" w:rsidR="00C4425B" w:rsidRPr="00844E95" w:rsidRDefault="00EF0904" w:rsidP="00C4425B">
      <w:pPr>
        <w:ind w:left="709"/>
      </w:pPr>
      <w:r w:rsidRPr="00EF0904">
        <w:t>Plattformunabhängige Ansätze zur Mobile-App-Entwicklung ermöglichen die Erstellung von Anwendungen, die auf mehreren Betriebssystemen</w:t>
      </w:r>
      <w:r w:rsidR="00D56E21">
        <w:t>,</w:t>
      </w:r>
      <w:r w:rsidRPr="00EF0904">
        <w:t xml:space="preserve"> wie iOS und Android laufen. Dies spart Entwicklungsressourcen und ermöglicht eine breitere Zielgruppenansprache</w:t>
      </w:r>
      <w:r>
        <w:t xml:space="preserve">. </w:t>
      </w:r>
      <w:sdt>
        <w:sdtPr>
          <w:id w:val="607862634"/>
          <w:citation/>
        </w:sdtPr>
        <w:sdtContent>
          <w:r w:rsidR="00EA71E1">
            <w:fldChar w:fldCharType="begin"/>
          </w:r>
          <w:r w:rsidR="00EA71E1">
            <w:instrText xml:space="preserve"> CITATION Flu25 \l 3079 </w:instrText>
          </w:r>
          <w:r w:rsidR="00EA71E1">
            <w:fldChar w:fldCharType="separate"/>
          </w:r>
          <w:r w:rsidR="00055E5E">
            <w:rPr>
              <w:noProof/>
            </w:rPr>
            <w:t>[16]</w:t>
          </w:r>
          <w:r w:rsidR="00EA71E1">
            <w:fldChar w:fldCharType="end"/>
          </w:r>
        </w:sdtContent>
      </w:sdt>
      <w:r w:rsidR="00B15F5C">
        <w:t xml:space="preserve"> </w:t>
      </w:r>
    </w:p>
    <w:p w14:paraId="2EB6AA7E" w14:textId="77777777" w:rsidR="00EF0904" w:rsidRDefault="00EF0904" w:rsidP="00C4425B">
      <w:pPr>
        <w:ind w:left="709"/>
      </w:pPr>
    </w:p>
    <w:p w14:paraId="30B786B5" w14:textId="639BB029" w:rsidR="00D3184D" w:rsidRPr="00D3184D" w:rsidRDefault="00D3184D" w:rsidP="00D3184D">
      <w:pPr>
        <w:pStyle w:val="berschrift4"/>
        <w:ind w:firstLine="709"/>
      </w:pPr>
      <w:r w:rsidRPr="00D3184D">
        <w:t>Vorteile und Herausforderungen plattformunabhängiger Ansätze</w:t>
      </w:r>
    </w:p>
    <w:p w14:paraId="1B07D0E9" w14:textId="4E411356" w:rsidR="00D3184D" w:rsidRPr="00D3184D" w:rsidRDefault="00D3184D" w:rsidP="00D3184D">
      <w:pPr>
        <w:ind w:left="709"/>
        <w:rPr>
          <w:b/>
          <w:bCs/>
        </w:rPr>
      </w:pPr>
      <w:r w:rsidRPr="00D3184D">
        <w:rPr>
          <w:b/>
          <w:bCs/>
        </w:rPr>
        <w:t>Vorteile:</w:t>
      </w:r>
    </w:p>
    <w:p w14:paraId="15E63458" w14:textId="3D7A550D" w:rsidR="00D3184D" w:rsidRDefault="00D3184D" w:rsidP="00D3184D">
      <w:pPr>
        <w:pStyle w:val="Listenabsatz"/>
        <w:numPr>
          <w:ilvl w:val="0"/>
          <w:numId w:val="39"/>
        </w:numPr>
      </w:pPr>
      <w:r>
        <w:t>Kostenreduktion: Eine einzige Codebasis verringert Entwicklungs- und Wartungskosten.</w:t>
      </w:r>
    </w:p>
    <w:p w14:paraId="3B72C233" w14:textId="77777777" w:rsidR="00D3184D" w:rsidRDefault="00D3184D" w:rsidP="00D3184D">
      <w:pPr>
        <w:pStyle w:val="Listenabsatz"/>
        <w:numPr>
          <w:ilvl w:val="0"/>
          <w:numId w:val="39"/>
        </w:numPr>
      </w:pPr>
      <w:r>
        <w:t>Zeiteffizienz: Schnellere Markteinführung durch parallele Entwicklung für mehrere Plattformen.</w:t>
      </w:r>
    </w:p>
    <w:p w14:paraId="3E2C1687" w14:textId="547CF48D" w:rsidR="00D3184D" w:rsidRDefault="00D3184D" w:rsidP="00D3184D">
      <w:pPr>
        <w:pStyle w:val="Listenabsatz"/>
        <w:numPr>
          <w:ilvl w:val="0"/>
          <w:numId w:val="39"/>
        </w:numPr>
      </w:pPr>
      <w:r>
        <w:t>Konsistentes Design: Einheitliche Nutzererfahrung auf unterschiedlichen Geräten.</w:t>
      </w:r>
      <w:r w:rsidR="00B15F5C">
        <w:t xml:space="preserve"> </w:t>
      </w:r>
    </w:p>
    <w:p w14:paraId="0DC94DB8" w14:textId="3B0F041C" w:rsidR="00D3184D" w:rsidRPr="00D3184D" w:rsidRDefault="00D3184D" w:rsidP="00D3184D">
      <w:pPr>
        <w:ind w:left="709"/>
        <w:rPr>
          <w:b/>
          <w:bCs/>
        </w:rPr>
      </w:pPr>
      <w:r w:rsidRPr="00D3184D">
        <w:rPr>
          <w:b/>
          <w:bCs/>
        </w:rPr>
        <w:t>Herausforderungen:</w:t>
      </w:r>
    </w:p>
    <w:p w14:paraId="7EB73367" w14:textId="6D9F8CC6" w:rsidR="00D3184D" w:rsidRDefault="00D3184D" w:rsidP="00D3184D">
      <w:pPr>
        <w:pStyle w:val="Listenabsatz"/>
        <w:numPr>
          <w:ilvl w:val="0"/>
          <w:numId w:val="40"/>
        </w:numPr>
      </w:pPr>
      <w:r>
        <w:t>Leistungseinbußen: Frameworks, wie React Native oder Flutter sind in der Performance nativen Apps oft unterlegen.</w:t>
      </w:r>
    </w:p>
    <w:p w14:paraId="553BF306" w14:textId="77777777" w:rsidR="00D3184D" w:rsidRDefault="00D3184D" w:rsidP="00D3184D">
      <w:pPr>
        <w:pStyle w:val="Listenabsatz"/>
        <w:numPr>
          <w:ilvl w:val="0"/>
          <w:numId w:val="40"/>
        </w:numPr>
      </w:pPr>
      <w:r>
        <w:t>Plattformspezifische Anpassungen: Trotz einheitlicher Codebasis sind plattformspezifische Modifikationen häufig notwendig.</w:t>
      </w:r>
    </w:p>
    <w:p w14:paraId="4E1C26F4" w14:textId="77E709B7" w:rsidR="00EF0904" w:rsidRPr="00844E95" w:rsidRDefault="00D3184D" w:rsidP="00D3184D">
      <w:pPr>
        <w:pStyle w:val="Listenabsatz"/>
        <w:numPr>
          <w:ilvl w:val="0"/>
          <w:numId w:val="40"/>
        </w:numPr>
      </w:pPr>
      <w:r>
        <w:t>Eingeschränkte Nutzung nativer Funktionen: Manche APIs oder Hardware-Funktionen sind schwieriger zugänglich.</w:t>
      </w:r>
    </w:p>
    <w:p w14:paraId="4F0BF8D1" w14:textId="270BCAD5" w:rsidR="00D3184D" w:rsidRPr="00844E95" w:rsidRDefault="008B0272" w:rsidP="00C4425B">
      <w:pPr>
        <w:ind w:left="709"/>
      </w:pPr>
      <w:sdt>
        <w:sdtPr>
          <w:id w:val="-1290814200"/>
          <w:citation/>
        </w:sdtPr>
        <w:sdtContent>
          <w:r>
            <w:fldChar w:fldCharType="begin"/>
          </w:r>
          <w:r>
            <w:instrText xml:space="preserve"> CITATION Flu25 \l 3079 </w:instrText>
          </w:r>
          <w:r>
            <w:fldChar w:fldCharType="separate"/>
          </w:r>
          <w:r w:rsidR="00055E5E">
            <w:rPr>
              <w:noProof/>
            </w:rPr>
            <w:t>[16]</w:t>
          </w:r>
          <w:r>
            <w:fldChar w:fldCharType="end"/>
          </w:r>
        </w:sdtContent>
      </w:sdt>
      <w:r>
        <w:t xml:space="preserve"> </w:t>
      </w:r>
      <w:sdt>
        <w:sdtPr>
          <w:id w:val="-636496106"/>
          <w:citation/>
        </w:sdtPr>
        <w:sdtContent>
          <w:r>
            <w:fldChar w:fldCharType="begin"/>
          </w:r>
          <w:r>
            <w:instrText xml:space="preserve"> CITATION Rea25 \l 3079 </w:instrText>
          </w:r>
          <w:r>
            <w:fldChar w:fldCharType="separate"/>
          </w:r>
          <w:r w:rsidR="00055E5E">
            <w:rPr>
              <w:noProof/>
            </w:rPr>
            <w:t>[17]</w:t>
          </w:r>
          <w:r>
            <w:fldChar w:fldCharType="end"/>
          </w:r>
        </w:sdtContent>
      </w:sdt>
    </w:p>
    <w:p w14:paraId="26B6A249" w14:textId="77777777" w:rsidR="0089190C" w:rsidRDefault="0089190C" w:rsidP="004D6AA6">
      <w:pPr>
        <w:pStyle w:val="berschrift4"/>
        <w:ind w:firstLine="709"/>
      </w:pPr>
    </w:p>
    <w:p w14:paraId="6B498204" w14:textId="77777777" w:rsidR="008D5124" w:rsidRDefault="008D5124" w:rsidP="004D6AA6">
      <w:pPr>
        <w:pStyle w:val="berschrift4"/>
        <w:ind w:firstLine="709"/>
      </w:pPr>
    </w:p>
    <w:p w14:paraId="08DC6329" w14:textId="77777777" w:rsidR="00A8068C" w:rsidRDefault="00A8068C" w:rsidP="004D6AA6">
      <w:pPr>
        <w:pStyle w:val="berschrift4"/>
        <w:ind w:firstLine="709"/>
      </w:pPr>
    </w:p>
    <w:p w14:paraId="31E40F3D" w14:textId="661DBC55" w:rsidR="003221BF" w:rsidRPr="003221BF" w:rsidRDefault="004D6AA6" w:rsidP="007A2E58">
      <w:pPr>
        <w:pStyle w:val="berschrift4"/>
        <w:ind w:firstLine="709"/>
      </w:pPr>
      <w:r w:rsidRPr="004D6AA6">
        <w:t>Tabellarischer Überblick über Frameworks</w:t>
      </w:r>
    </w:p>
    <w:tbl>
      <w:tblPr>
        <w:tblStyle w:val="Tabellenraster"/>
        <w:tblW w:w="0" w:type="auto"/>
        <w:tblInd w:w="709" w:type="dxa"/>
        <w:tblLook w:val="04A0" w:firstRow="1" w:lastRow="0" w:firstColumn="1" w:lastColumn="0" w:noHBand="0" w:noVBand="1"/>
      </w:tblPr>
      <w:tblGrid>
        <w:gridCol w:w="1951"/>
        <w:gridCol w:w="2032"/>
        <w:gridCol w:w="2271"/>
        <w:gridCol w:w="2098"/>
      </w:tblGrid>
      <w:tr w:rsidR="004D6AA6" w14:paraId="2F770971" w14:textId="77777777" w:rsidTr="00022717">
        <w:tc>
          <w:tcPr>
            <w:tcW w:w="1951" w:type="dxa"/>
            <w:shd w:val="clear" w:color="auto" w:fill="E5DFEC" w:themeFill="accent4" w:themeFillTint="33"/>
          </w:tcPr>
          <w:p w14:paraId="2E826236" w14:textId="605D3642" w:rsidR="004D6AA6" w:rsidRDefault="003221BF" w:rsidP="00C4425B">
            <w:r>
              <w:t>Framework</w:t>
            </w:r>
          </w:p>
        </w:tc>
        <w:tc>
          <w:tcPr>
            <w:tcW w:w="2032" w:type="dxa"/>
            <w:shd w:val="clear" w:color="auto" w:fill="E5DFEC" w:themeFill="accent4" w:themeFillTint="33"/>
          </w:tcPr>
          <w:p w14:paraId="5AFE8A2E" w14:textId="568FF588" w:rsidR="004D6AA6" w:rsidRDefault="003221BF" w:rsidP="00C4425B">
            <w:r>
              <w:t>Beschreibung</w:t>
            </w:r>
          </w:p>
        </w:tc>
        <w:tc>
          <w:tcPr>
            <w:tcW w:w="2271" w:type="dxa"/>
            <w:shd w:val="clear" w:color="auto" w:fill="E5DFEC" w:themeFill="accent4" w:themeFillTint="33"/>
          </w:tcPr>
          <w:p w14:paraId="7207FB5F" w14:textId="1DB454C8" w:rsidR="004D6AA6" w:rsidRDefault="003221BF" w:rsidP="00C4425B">
            <w:r>
              <w:t>Programmiersprache</w:t>
            </w:r>
          </w:p>
        </w:tc>
        <w:tc>
          <w:tcPr>
            <w:tcW w:w="2098" w:type="dxa"/>
            <w:shd w:val="clear" w:color="auto" w:fill="E5DFEC" w:themeFill="accent4" w:themeFillTint="33"/>
          </w:tcPr>
          <w:p w14:paraId="37436499" w14:textId="69D8F997" w:rsidR="004D6AA6" w:rsidRDefault="003221BF" w:rsidP="00C4425B">
            <w:r>
              <w:t>Besonderheiten</w:t>
            </w:r>
          </w:p>
        </w:tc>
      </w:tr>
      <w:tr w:rsidR="004D6AA6" w14:paraId="764CEE71" w14:textId="77777777" w:rsidTr="00022717">
        <w:tc>
          <w:tcPr>
            <w:tcW w:w="1951" w:type="dxa"/>
          </w:tcPr>
          <w:p w14:paraId="04B1EEF3" w14:textId="738D9FCB" w:rsidR="004D6AA6" w:rsidRDefault="003221BF" w:rsidP="00C4425B">
            <w:r>
              <w:t>Flutter</w:t>
            </w:r>
          </w:p>
        </w:tc>
        <w:tc>
          <w:tcPr>
            <w:tcW w:w="2032" w:type="dxa"/>
          </w:tcPr>
          <w:p w14:paraId="39288AEA" w14:textId="45578F17" w:rsidR="004D6AA6" w:rsidRDefault="007F26F2" w:rsidP="00C4425B">
            <w:r w:rsidRPr="007F26F2">
              <w:t>Google-Framework mit eigener Rendering-Engine</w:t>
            </w:r>
          </w:p>
        </w:tc>
        <w:tc>
          <w:tcPr>
            <w:tcW w:w="2271" w:type="dxa"/>
          </w:tcPr>
          <w:p w14:paraId="6365F40B" w14:textId="2B09E6F6" w:rsidR="004D6AA6" w:rsidRDefault="007F26F2" w:rsidP="00C4425B">
            <w:r>
              <w:t>Dart</w:t>
            </w:r>
          </w:p>
        </w:tc>
        <w:tc>
          <w:tcPr>
            <w:tcW w:w="2098" w:type="dxa"/>
          </w:tcPr>
          <w:p w14:paraId="59503D4F" w14:textId="5D8591AB" w:rsidR="004D6AA6" w:rsidRDefault="007F26F2" w:rsidP="00C4425B">
            <w:r w:rsidRPr="007F26F2">
              <w:t>Hoch performant, umfassende Widgets</w:t>
            </w:r>
          </w:p>
        </w:tc>
      </w:tr>
      <w:tr w:rsidR="004D6AA6" w14:paraId="24F5D409" w14:textId="77777777" w:rsidTr="00022717">
        <w:tc>
          <w:tcPr>
            <w:tcW w:w="1951" w:type="dxa"/>
          </w:tcPr>
          <w:p w14:paraId="006450BA" w14:textId="5BA38860" w:rsidR="004D6AA6" w:rsidRDefault="003221BF" w:rsidP="00C4425B">
            <w:r>
              <w:t>React Native</w:t>
            </w:r>
          </w:p>
        </w:tc>
        <w:tc>
          <w:tcPr>
            <w:tcW w:w="2032" w:type="dxa"/>
          </w:tcPr>
          <w:p w14:paraId="2379A3CC" w14:textId="4F69221D" w:rsidR="004D6AA6" w:rsidRPr="00144C80" w:rsidRDefault="007272F5" w:rsidP="00C4425B">
            <w:pPr>
              <w:rPr>
                <w:lang w:val="en-US"/>
              </w:rPr>
            </w:pPr>
            <w:r w:rsidRPr="007272F5">
              <w:rPr>
                <w:lang w:val="en-GB"/>
              </w:rPr>
              <w:t>Facebook-Framework für hybride Apps</w:t>
            </w:r>
          </w:p>
        </w:tc>
        <w:tc>
          <w:tcPr>
            <w:tcW w:w="2271" w:type="dxa"/>
          </w:tcPr>
          <w:p w14:paraId="0C8D93BE" w14:textId="51CD9705" w:rsidR="004D6AA6" w:rsidRDefault="007F26F2" w:rsidP="00C4425B">
            <w:r>
              <w:t>Java</w:t>
            </w:r>
          </w:p>
        </w:tc>
        <w:tc>
          <w:tcPr>
            <w:tcW w:w="20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2"/>
            </w:tblGrid>
            <w:tr w:rsidR="007272F5" w:rsidRPr="007272F5" w14:paraId="397EE6BD" w14:textId="77777777" w:rsidTr="007272F5">
              <w:trPr>
                <w:tblCellSpacing w:w="15" w:type="dxa"/>
              </w:trPr>
              <w:tc>
                <w:tcPr>
                  <w:tcW w:w="0" w:type="auto"/>
                  <w:vAlign w:val="center"/>
                  <w:hideMark/>
                </w:tcPr>
                <w:p w14:paraId="20B421BC" w14:textId="77777777" w:rsidR="007272F5" w:rsidRPr="007272F5" w:rsidRDefault="007272F5" w:rsidP="007272F5">
                  <w:r w:rsidRPr="007272F5">
                    <w:t>Hohe Community-Unterstützung</w:t>
                  </w:r>
                </w:p>
              </w:tc>
            </w:tr>
          </w:tbl>
          <w:p w14:paraId="5466B866" w14:textId="77777777" w:rsidR="007272F5" w:rsidRPr="007272F5" w:rsidRDefault="007272F5" w:rsidP="007272F5">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272F5" w:rsidRPr="007272F5" w14:paraId="07F9E670" w14:textId="77777777" w:rsidTr="007272F5">
              <w:trPr>
                <w:tblCellSpacing w:w="15" w:type="dxa"/>
              </w:trPr>
              <w:tc>
                <w:tcPr>
                  <w:tcW w:w="0" w:type="auto"/>
                  <w:vAlign w:val="center"/>
                  <w:hideMark/>
                </w:tcPr>
                <w:p w14:paraId="03BD15CC" w14:textId="77777777" w:rsidR="007272F5" w:rsidRPr="007272F5" w:rsidRDefault="007272F5" w:rsidP="007272F5"/>
              </w:tc>
            </w:tr>
          </w:tbl>
          <w:p w14:paraId="2E699E97" w14:textId="77777777" w:rsidR="004D6AA6" w:rsidRDefault="004D6AA6" w:rsidP="00C4425B"/>
        </w:tc>
      </w:tr>
      <w:tr w:rsidR="004D6AA6" w14:paraId="4579869B" w14:textId="77777777" w:rsidTr="00022717">
        <w:trPr>
          <w:trHeight w:val="1116"/>
        </w:trPr>
        <w:tc>
          <w:tcPr>
            <w:tcW w:w="1951" w:type="dxa"/>
          </w:tcPr>
          <w:p w14:paraId="05D41432" w14:textId="48ADCF9B" w:rsidR="004D6AA6" w:rsidRDefault="00022717" w:rsidP="00C4425B">
            <w:r w:rsidRPr="00022717">
              <w:t>Xamarin</w:t>
            </w:r>
          </w:p>
        </w:tc>
        <w:tc>
          <w:tcPr>
            <w:tcW w:w="2032" w:type="dxa"/>
          </w:tcPr>
          <w:p w14:paraId="34177B1C" w14:textId="5FA264EC" w:rsidR="004D6AA6" w:rsidRDefault="00022717" w:rsidP="00C4425B">
            <w:r w:rsidRPr="00022717">
              <w:t>Microsoft-Lösung für C#-basierte Apps</w:t>
            </w:r>
          </w:p>
        </w:tc>
        <w:tc>
          <w:tcPr>
            <w:tcW w:w="2271" w:type="dxa"/>
          </w:tcPr>
          <w:p w14:paraId="03DABCD0" w14:textId="536888D6" w:rsidR="004D6AA6" w:rsidRDefault="00022717" w:rsidP="00C4425B">
            <w:r>
              <w:t>C#</w:t>
            </w:r>
          </w:p>
        </w:tc>
        <w:tc>
          <w:tcPr>
            <w:tcW w:w="2098" w:type="dxa"/>
          </w:tcPr>
          <w:p w14:paraId="798A30A8" w14:textId="2AD6FC2E" w:rsidR="004D6AA6" w:rsidRDefault="00022717" w:rsidP="00C4425B">
            <w:r w:rsidRPr="00022717">
              <w:t>Gute Integration mit .NET</w:t>
            </w:r>
          </w:p>
        </w:tc>
      </w:tr>
    </w:tbl>
    <w:p w14:paraId="56214DD0" w14:textId="77777777" w:rsidR="004D6AA6" w:rsidRDefault="004D6AA6" w:rsidP="007C27E4"/>
    <w:p w14:paraId="33D8097C" w14:textId="5DB504FE" w:rsidR="0001657F" w:rsidRDefault="0001657F" w:rsidP="00C4425B">
      <w:pPr>
        <w:ind w:left="709"/>
      </w:pPr>
      <w:sdt>
        <w:sdtPr>
          <w:id w:val="-450552128"/>
          <w:citation/>
        </w:sdtPr>
        <w:sdtContent>
          <w:r>
            <w:fldChar w:fldCharType="begin"/>
          </w:r>
          <w:r>
            <w:instrText xml:space="preserve"> CITATION Flu25 \l 3079 </w:instrText>
          </w:r>
          <w:r>
            <w:fldChar w:fldCharType="separate"/>
          </w:r>
          <w:r w:rsidR="00055E5E">
            <w:rPr>
              <w:noProof/>
            </w:rPr>
            <w:t>[16]</w:t>
          </w:r>
          <w:r>
            <w:fldChar w:fldCharType="end"/>
          </w:r>
        </w:sdtContent>
      </w:sdt>
      <w:sdt>
        <w:sdtPr>
          <w:id w:val="-495955443"/>
          <w:citation/>
        </w:sdtPr>
        <w:sdtContent>
          <w:r>
            <w:fldChar w:fldCharType="begin"/>
          </w:r>
          <w:r>
            <w:instrText xml:space="preserve"> CITATION Rea25 \l 3079 </w:instrText>
          </w:r>
          <w:r>
            <w:fldChar w:fldCharType="separate"/>
          </w:r>
          <w:r w:rsidR="00055E5E">
            <w:rPr>
              <w:noProof/>
            </w:rPr>
            <w:t xml:space="preserve"> </w:t>
          </w:r>
          <w:r w:rsidR="00055E5E">
            <w:rPr>
              <w:noProof/>
            </w:rPr>
            <w:t>[17]</w:t>
          </w:r>
          <w:r>
            <w:fldChar w:fldCharType="end"/>
          </w:r>
        </w:sdtContent>
      </w:sdt>
      <w:sdt>
        <w:sdtPr>
          <w:id w:val="-1187668929"/>
          <w:citation/>
        </w:sdtPr>
        <w:sdtContent>
          <w:r>
            <w:fldChar w:fldCharType="begin"/>
          </w:r>
          <w:r>
            <w:instrText xml:space="preserve"> CITATION Xam25 \l 3079 </w:instrText>
          </w:r>
          <w:r>
            <w:fldChar w:fldCharType="separate"/>
          </w:r>
          <w:r w:rsidR="00055E5E">
            <w:rPr>
              <w:noProof/>
            </w:rPr>
            <w:t xml:space="preserve"> </w:t>
          </w:r>
          <w:r w:rsidR="00055E5E">
            <w:rPr>
              <w:noProof/>
            </w:rPr>
            <w:t>[18]</w:t>
          </w:r>
          <w:r>
            <w:fldChar w:fldCharType="end"/>
          </w:r>
        </w:sdtContent>
      </w:sdt>
    </w:p>
    <w:p w14:paraId="4845BF9B" w14:textId="77777777" w:rsidR="007C27E4" w:rsidRDefault="007C27E4" w:rsidP="00C4425B">
      <w:pPr>
        <w:ind w:left="709"/>
      </w:pPr>
    </w:p>
    <w:p w14:paraId="6567C60E" w14:textId="77777777" w:rsidR="00680A95" w:rsidRPr="00680A95" w:rsidRDefault="00680A95" w:rsidP="00680A95">
      <w:pPr>
        <w:pStyle w:val="berschrift4"/>
        <w:ind w:firstLine="709"/>
      </w:pPr>
      <w:r w:rsidRPr="00680A95">
        <w:t>Design System Theorie</w:t>
      </w:r>
    </w:p>
    <w:p w14:paraId="0BA9C468" w14:textId="00B75E87" w:rsidR="00A8068C" w:rsidRDefault="00B418CC" w:rsidP="00C4425B">
      <w:pPr>
        <w:ind w:left="709"/>
      </w:pPr>
      <w:r w:rsidRPr="00B418CC">
        <w:t>Ein konsistentes Designsystem ist ein zentraler Bestandteil plattformunabhängiger Entwicklung. Es dient dazu, wiederverwendbare Komponenten, visuelle Richtlinien und einheitliche Interaktionsmuster zu definieren. Laut Nielsen Norman Group unterscheidet sich ein Designsystem von reinen Style Guides durch die Integration von Code-Komponenten und einer aktiven Governance-Struktur.</w:t>
      </w:r>
      <w:r w:rsidR="0023522B">
        <w:t xml:space="preserve"> </w:t>
      </w:r>
      <w:sdt>
        <w:sdtPr>
          <w:id w:val="649636299"/>
          <w:citation/>
        </w:sdtPr>
        <w:sdtContent>
          <w:r w:rsidR="006F4D87">
            <w:fldChar w:fldCharType="begin"/>
          </w:r>
          <w:r w:rsidR="006F4D87">
            <w:instrText xml:space="preserve"> CITATION Gor24 \l 3079 </w:instrText>
          </w:r>
          <w:r w:rsidR="006F4D87">
            <w:fldChar w:fldCharType="separate"/>
          </w:r>
          <w:r w:rsidR="006F4D87">
            <w:fldChar w:fldCharType="end"/>
          </w:r>
        </w:sdtContent>
      </w:sdt>
      <w:r w:rsidR="00FC398A">
        <w:t xml:space="preserve"> </w:t>
      </w:r>
      <w:sdt>
        <w:sdtPr>
          <w:id w:val="-1547745778"/>
          <w:citation/>
        </w:sdtPr>
        <w:sdtContent>
          <w:r w:rsidR="0001657F">
            <w:fldChar w:fldCharType="begin"/>
          </w:r>
          <w:r w:rsidR="0001657F">
            <w:instrText xml:space="preserve"> CITATION Xam25 \l 3079 </w:instrText>
          </w:r>
          <w:r w:rsidR="0001657F">
            <w:fldChar w:fldCharType="separate"/>
          </w:r>
          <w:r w:rsidR="0001657F">
            <w:fldChar w:fldCharType="end"/>
          </w:r>
        </w:sdtContent>
      </w:sdt>
    </w:p>
    <w:p w14:paraId="60B7B3C3" w14:textId="7653B459" w:rsidR="00160D8E" w:rsidRDefault="00160D8E" w:rsidP="00C4425B">
      <w:pPr>
        <w:ind w:left="709"/>
      </w:pPr>
      <w:r w:rsidRPr="00160D8E">
        <w:t>Plattformunabhängige Mobile-App-Entwicklung bietet erhebliche Vorteile in Bezug auf Effizienz und Reichweite, birgt jedoch Herausforderungen in der Umsetzung. Die Wahl des geeigneten Frameworks und die Nutzung eines Designsystems sind entscheidend für den Erfolg solcher Projekte</w:t>
      </w:r>
      <w:r>
        <w:t>.</w:t>
      </w:r>
    </w:p>
    <w:p w14:paraId="4BBBBAE5" w14:textId="77777777" w:rsidR="0089190C" w:rsidRPr="00844E95" w:rsidRDefault="0089190C" w:rsidP="00C4425B">
      <w:pPr>
        <w:ind w:left="709"/>
      </w:pPr>
    </w:p>
    <w:p w14:paraId="433C26F0" w14:textId="15D55582" w:rsidR="000853EA" w:rsidRDefault="00C90EAA" w:rsidP="000853EA">
      <w:pPr>
        <w:pStyle w:val="berschrift3"/>
      </w:pPr>
      <w:bookmarkStart w:id="32" w:name="_Toc187690633"/>
      <w:r>
        <w:t>Flutter</w:t>
      </w:r>
      <w:r w:rsidR="000853EA" w:rsidRPr="000853EA">
        <w:t xml:space="preserve"> </w:t>
      </w:r>
      <w:r>
        <w:t>für</w:t>
      </w:r>
      <w:r w:rsidR="000853EA" w:rsidRPr="000853EA">
        <w:t xml:space="preserve"> </w:t>
      </w:r>
      <w:r>
        <w:t>plattformunabhängige</w:t>
      </w:r>
      <w:r w:rsidR="000853EA" w:rsidRPr="000853EA">
        <w:t xml:space="preserve"> </w:t>
      </w:r>
      <w:r>
        <w:t>Entwicklungen</w:t>
      </w:r>
      <w:bookmarkEnd w:id="32"/>
    </w:p>
    <w:p w14:paraId="0AF6EF83" w14:textId="1A7AC6B6" w:rsidR="00844E95" w:rsidRPr="00844E95" w:rsidRDefault="00844E95" w:rsidP="00835AC1">
      <w:pPr>
        <w:pStyle w:val="Listenabsatz"/>
        <w:numPr>
          <w:ilvl w:val="0"/>
          <w:numId w:val="2"/>
        </w:numPr>
      </w:pPr>
      <w:r w:rsidRPr="00844E95">
        <w:t>Vorteile und Einschränkungen bei der Nutzung von Flutter für barrierefreie Apps</w:t>
      </w:r>
    </w:p>
    <w:p w14:paraId="2DC19810" w14:textId="4AF7F17E" w:rsidR="000853EA" w:rsidRPr="000853EA" w:rsidRDefault="00C90EAA" w:rsidP="000853EA">
      <w:pPr>
        <w:pStyle w:val="berschrift3"/>
      </w:pPr>
      <w:bookmarkStart w:id="33" w:name="_Toc187690634"/>
      <w:r w:rsidRPr="00A06C6C">
        <w:t>T</w:t>
      </w:r>
      <w:r>
        <w:t>ensorflow</w:t>
      </w:r>
      <w:r w:rsidRPr="00A06C6C">
        <w:t xml:space="preserve"> </w:t>
      </w:r>
      <w:r w:rsidR="00E00F27">
        <w:t>Lite</w:t>
      </w:r>
      <w:r w:rsidR="00E00F27" w:rsidRPr="00A06C6C">
        <w:t xml:space="preserve"> </w:t>
      </w:r>
      <w:r>
        <w:t>für</w:t>
      </w:r>
      <w:r w:rsidR="00A06C6C" w:rsidRPr="00A06C6C">
        <w:t xml:space="preserve"> </w:t>
      </w:r>
      <w:r>
        <w:t>Machine</w:t>
      </w:r>
      <w:r w:rsidR="00A06C6C" w:rsidRPr="00A06C6C">
        <w:t xml:space="preserve"> </w:t>
      </w:r>
      <w:r>
        <w:t>Learning</w:t>
      </w:r>
      <w:r w:rsidR="00A06C6C" w:rsidRPr="00A06C6C">
        <w:t xml:space="preserve"> </w:t>
      </w:r>
      <w:r>
        <w:t>auf</w:t>
      </w:r>
      <w:r w:rsidR="00A06C6C" w:rsidRPr="00A06C6C">
        <w:t xml:space="preserve"> </w:t>
      </w:r>
      <w:r>
        <w:t>Mobilen</w:t>
      </w:r>
      <w:r w:rsidR="00A06C6C" w:rsidRPr="00A06C6C">
        <w:t xml:space="preserve"> </w:t>
      </w:r>
      <w:r>
        <w:lastRenderedPageBreak/>
        <w:t>Geräten</w:t>
      </w:r>
      <w:bookmarkEnd w:id="33"/>
    </w:p>
    <w:p w14:paraId="0F2C7970" w14:textId="54BF0205" w:rsidR="00661BEB" w:rsidRDefault="001104A7" w:rsidP="00835AC1">
      <w:pPr>
        <w:pStyle w:val="Listenabsatz"/>
        <w:numPr>
          <w:ilvl w:val="0"/>
          <w:numId w:val="2"/>
        </w:numPr>
      </w:pPr>
      <w:r w:rsidRPr="001104A7">
        <w:t>Grundlagen und Vorteile der Verwendung von LiteRT / TFLite auf mobilen Geräten</w:t>
      </w:r>
    </w:p>
    <w:p w14:paraId="5803F931" w14:textId="302BCA84" w:rsidR="001104A7" w:rsidRDefault="001104A7" w:rsidP="00835AC1">
      <w:pPr>
        <w:pStyle w:val="Listenabsatz"/>
        <w:numPr>
          <w:ilvl w:val="0"/>
          <w:numId w:val="2"/>
        </w:numPr>
      </w:pPr>
      <w:r w:rsidRPr="001104A7">
        <w:t>Grundlagen Navigation blinder und sehbeeinträchtigter Personen durch Hinderniserkennung über Drohne (nur UI-Perspektive)</w:t>
      </w:r>
    </w:p>
    <w:p w14:paraId="1E3F4B56" w14:textId="77777777" w:rsidR="00D63E4D" w:rsidRPr="00661BEB" w:rsidRDefault="00D63E4D" w:rsidP="00D63E4D"/>
    <w:p w14:paraId="39A63E0D" w14:textId="51D9D63E" w:rsidR="00482DEC" w:rsidRDefault="00482DEC" w:rsidP="00482DEC">
      <w:pPr>
        <w:pStyle w:val="berschrift2"/>
      </w:pPr>
      <w:bookmarkStart w:id="34" w:name="_Toc187690635"/>
      <w:r>
        <w:t>Konzept</w:t>
      </w:r>
      <w:bookmarkEnd w:id="34"/>
    </w:p>
    <w:p w14:paraId="160F3C8B" w14:textId="107EDDFF" w:rsidR="00B1042C" w:rsidRPr="00132FB1" w:rsidRDefault="00132FB1" w:rsidP="00B1042C">
      <w:pPr>
        <w:pStyle w:val="berschrift3"/>
      </w:pPr>
      <w:bookmarkStart w:id="35" w:name="_Toc187690636"/>
      <w:r w:rsidRPr="00132FB1">
        <w:t>Anforderungen an die mobile App</w:t>
      </w:r>
      <w:bookmarkEnd w:id="35"/>
    </w:p>
    <w:p w14:paraId="6FD44E93" w14:textId="2F35B814" w:rsidR="00D63E4D" w:rsidRPr="00D63E4D" w:rsidRDefault="0046496D" w:rsidP="00835AC1">
      <w:pPr>
        <w:pStyle w:val="Listenabsatz"/>
        <w:numPr>
          <w:ilvl w:val="0"/>
          <w:numId w:val="2"/>
        </w:numPr>
      </w:pPr>
      <w:r w:rsidRPr="0046496D">
        <w:t>ausgedrückt durch (konkrete) Personas, (konkrete) User Journey) und Featureliste</w:t>
      </w:r>
    </w:p>
    <w:p w14:paraId="56D05F10" w14:textId="7DD7E612" w:rsidR="00332F35" w:rsidRPr="0046496D" w:rsidRDefault="0046496D" w:rsidP="00332F35">
      <w:pPr>
        <w:pStyle w:val="berschrift3"/>
      </w:pPr>
      <w:bookmarkStart w:id="36" w:name="_Toc187690637"/>
      <w:r w:rsidRPr="0046496D">
        <w:t>Aufbau und Struktur der App</w:t>
      </w:r>
      <w:bookmarkEnd w:id="36"/>
    </w:p>
    <w:p w14:paraId="6A528075" w14:textId="23713193" w:rsidR="002155E3" w:rsidRDefault="002155E3" w:rsidP="00835AC1">
      <w:pPr>
        <w:pStyle w:val="Listenabsatz"/>
        <w:numPr>
          <w:ilvl w:val="0"/>
          <w:numId w:val="2"/>
        </w:numPr>
      </w:pPr>
      <w:r w:rsidRPr="002155E3">
        <w:t>führt Schritt für Schritt zu den UI-Screens</w:t>
      </w:r>
    </w:p>
    <w:p w14:paraId="4C8C02D8" w14:textId="2C7C3F2E" w:rsidR="002155E3" w:rsidRDefault="002155E3" w:rsidP="00835AC1">
      <w:pPr>
        <w:pStyle w:val="Listenabsatz"/>
        <w:numPr>
          <w:ilvl w:val="0"/>
          <w:numId w:val="2"/>
        </w:numPr>
      </w:pPr>
      <w:r w:rsidRPr="002155E3">
        <w:t>Design System (konkretisieren)</w:t>
      </w:r>
    </w:p>
    <w:p w14:paraId="1121C9FB" w14:textId="64141008" w:rsidR="002155E3" w:rsidRDefault="002155E3" w:rsidP="00835AC1">
      <w:pPr>
        <w:pStyle w:val="Listenabsatz"/>
        <w:numPr>
          <w:ilvl w:val="0"/>
          <w:numId w:val="2"/>
        </w:numPr>
      </w:pPr>
      <w:r w:rsidRPr="002155E3">
        <w:t>Benutzerführung / PageFlow (konkret die wichtigsten Zusammenhänge der UI-Screens bzw. Pfade durch die App)</w:t>
      </w:r>
    </w:p>
    <w:p w14:paraId="7B09B4C4" w14:textId="542AD5A1" w:rsidR="002155E3" w:rsidRDefault="002155E3" w:rsidP="00835AC1">
      <w:pPr>
        <w:pStyle w:val="Listenabsatz"/>
        <w:numPr>
          <w:ilvl w:val="0"/>
          <w:numId w:val="2"/>
        </w:numPr>
      </w:pPr>
      <w:r w:rsidRPr="002155E3">
        <w:t>Die wichtigsten Screens zur Kernfunktionalität (mit 2.3.1 Anforderungen/Hauptfunktionalitäten/Use Cases und 2.3.3 Schnittstellen gut abstimmen -&gt; das muss "als Bild" alles zusammenpassen)</w:t>
      </w:r>
    </w:p>
    <w:p w14:paraId="09F939CC" w14:textId="6D823286" w:rsidR="00B1042C" w:rsidRDefault="007B70C9" w:rsidP="00B1042C">
      <w:pPr>
        <w:pStyle w:val="berschrift3"/>
      </w:pPr>
      <w:bookmarkStart w:id="37" w:name="_Toc187690638"/>
      <w:r w:rsidRPr="007B70C9">
        <w:t>Schnittstellen</w:t>
      </w:r>
      <w:bookmarkEnd w:id="37"/>
    </w:p>
    <w:p w14:paraId="7344AF51" w14:textId="5DC65F59" w:rsidR="000A45C8" w:rsidRDefault="000A45C8" w:rsidP="00835AC1">
      <w:pPr>
        <w:pStyle w:val="Listenabsatz"/>
        <w:numPr>
          <w:ilvl w:val="0"/>
          <w:numId w:val="2"/>
        </w:numPr>
      </w:pPr>
      <w:r w:rsidRPr="000A45C8">
        <w:t>Kurze/grobe Beschreibungen der Schnittstellen und wichtigsten Entscheidungen, vllt auch teilweise tabellarisch darstellen und Text eher nicht-technisch halten -&gt; die technischen Aspekte kommen dann bei den anderen beiden DA-Teilen - du bereitest hier nur den Rahmen / die Schnittstellen vor und hältst diesen Rahmen im Zuge des DA-Projektes zusammen</w:t>
      </w:r>
    </w:p>
    <w:p w14:paraId="72B91907" w14:textId="1DC5CC1A" w:rsidR="000A45C8" w:rsidRDefault="000A45C8" w:rsidP="00835AC1">
      <w:pPr>
        <w:pStyle w:val="Listenabsatz"/>
        <w:numPr>
          <w:ilvl w:val="0"/>
          <w:numId w:val="2"/>
        </w:numPr>
      </w:pPr>
      <w:r w:rsidRPr="000A45C8">
        <w:t>Beschreibung, Entscheidungen und Konzept Navigationsprotokoll "App zu Benutzer" (Benutzernavigation durch App, Navigationshinweise: Bereitstellung von Informationen/Hinweisen/Warnungen zu Zielen, Orientierungspunkten, Richtungen und Entfernungen)</w:t>
      </w:r>
    </w:p>
    <w:p w14:paraId="064EB9BC" w14:textId="48B25D6F" w:rsidR="000A45C8" w:rsidRDefault="000A45C8" w:rsidP="00835AC1">
      <w:pPr>
        <w:pStyle w:val="Listenabsatz"/>
        <w:numPr>
          <w:ilvl w:val="0"/>
          <w:numId w:val="2"/>
        </w:numPr>
      </w:pPr>
      <w:r w:rsidRPr="000A45C8">
        <w:t>Beschreibung und Entscheidungen "App zu Drohne" (App mit Drohne verbinden)</w:t>
      </w:r>
    </w:p>
    <w:p w14:paraId="64630CE6" w14:textId="05E88585" w:rsidR="000A45C8" w:rsidRDefault="000A45C8" w:rsidP="00835AC1">
      <w:pPr>
        <w:pStyle w:val="Listenabsatz"/>
        <w:numPr>
          <w:ilvl w:val="0"/>
          <w:numId w:val="2"/>
        </w:numPr>
      </w:pPr>
      <w:r w:rsidRPr="000A45C8">
        <w:t>Beschreibung und Entscheidungen "App zu KI-Funktion" (App mit KI-Funktion verbinden)</w:t>
      </w:r>
    </w:p>
    <w:p w14:paraId="63C3694E" w14:textId="39E5161A" w:rsidR="000A45C8" w:rsidRDefault="000A45C8" w:rsidP="00835AC1">
      <w:pPr>
        <w:pStyle w:val="Listenabsatz"/>
        <w:numPr>
          <w:ilvl w:val="0"/>
          <w:numId w:val="2"/>
        </w:numPr>
      </w:pPr>
      <w:r w:rsidRPr="000A45C8">
        <w:t>Beschreibung und Entscheidungen "App zu Backend" (App mit Backend für User- und Datenmanagement verbinden, nahtlose Integration der verschiedenen Typen von Daten zwischen App und Backend, hier klar und kurz beschreiben, welche Daten zu speichern sind)</w:t>
      </w:r>
    </w:p>
    <w:p w14:paraId="30B75D28" w14:textId="77777777" w:rsidR="007C0BEC" w:rsidRDefault="007C0BEC" w:rsidP="007C0BEC"/>
    <w:p w14:paraId="75769540" w14:textId="4CCF650A" w:rsidR="005D55D6" w:rsidRPr="007C0BEC" w:rsidRDefault="007C0BEC" w:rsidP="00E96898">
      <w:pPr>
        <w:pStyle w:val="berschrift3"/>
      </w:pPr>
      <w:bookmarkStart w:id="38" w:name="_Toc187690639"/>
      <w:r w:rsidRPr="007C0BEC">
        <w:t>Maßnahmen in Flutter für Accessibility</w:t>
      </w:r>
      <w:bookmarkEnd w:id="38"/>
    </w:p>
    <w:p w14:paraId="71D4FCBF" w14:textId="332AD8F6" w:rsidR="007C0BEC" w:rsidRDefault="003A2A31" w:rsidP="00835AC1">
      <w:pPr>
        <w:pStyle w:val="Listenabsatz"/>
        <w:numPr>
          <w:ilvl w:val="0"/>
          <w:numId w:val="2"/>
        </w:numPr>
      </w:pPr>
      <w:r w:rsidRPr="003A2A31">
        <w:t>Zusammenfassung</w:t>
      </w:r>
      <w:r>
        <w:t xml:space="preserve"> </w:t>
      </w:r>
      <w:r w:rsidRPr="003A2A31">
        <w:t>der Entscheidungen</w:t>
      </w:r>
      <w:r w:rsidR="00730380">
        <w:t xml:space="preserve"> </w:t>
      </w:r>
      <w:r w:rsidRPr="003A2A31">
        <w:t>2.3.4 Prozess und Projektsetup Android und iOS App mit Flutter (eine Codebasis)</w:t>
      </w:r>
    </w:p>
    <w:p w14:paraId="7FABA50C" w14:textId="77777777" w:rsidR="002F784B" w:rsidRDefault="002F784B" w:rsidP="002F784B"/>
    <w:p w14:paraId="7FD546FC" w14:textId="77777777" w:rsidR="00476DE6" w:rsidRDefault="00476DE6" w:rsidP="002F784B"/>
    <w:p w14:paraId="0DA3F227" w14:textId="77777777" w:rsidR="002F784B" w:rsidRDefault="002F784B" w:rsidP="002F784B">
      <w:pPr>
        <w:pStyle w:val="berschrift2"/>
      </w:pPr>
      <w:bookmarkStart w:id="39" w:name="_Toc187690640"/>
      <w:r>
        <w:lastRenderedPageBreak/>
        <w:t>Herausforderungen der Umsetzung</w:t>
      </w:r>
      <w:bookmarkEnd w:id="39"/>
    </w:p>
    <w:p w14:paraId="4AF2CECB" w14:textId="0C6F25F9" w:rsidR="007C06CF" w:rsidRDefault="007C06CF" w:rsidP="00E212CD">
      <w:pPr>
        <w:pStyle w:val="berschrift3"/>
      </w:pPr>
      <w:bookmarkStart w:id="40" w:name="_Toc187690641"/>
      <w:r>
        <w:t>Barrierefreiheit in den Screens</w:t>
      </w:r>
      <w:bookmarkEnd w:id="40"/>
    </w:p>
    <w:p w14:paraId="40BCFFD8" w14:textId="77777777" w:rsidR="00141F82" w:rsidRDefault="00141F82" w:rsidP="00835AC1">
      <w:pPr>
        <w:pStyle w:val="Listenabsatz"/>
        <w:numPr>
          <w:ilvl w:val="0"/>
          <w:numId w:val="2"/>
        </w:numPr>
      </w:pPr>
      <w:r>
        <w:t>Technische Herausforderungen bei der Umsetzung barrierefreier Interfaces.</w:t>
      </w:r>
    </w:p>
    <w:p w14:paraId="2ECDC631" w14:textId="3C6906A7" w:rsidR="00141F82" w:rsidRDefault="00141F82" w:rsidP="00835AC1">
      <w:pPr>
        <w:pStyle w:val="Listenabsatz"/>
        <w:numPr>
          <w:ilvl w:val="0"/>
          <w:numId w:val="2"/>
        </w:numPr>
      </w:pPr>
      <w:r>
        <w:t>Praktische Beispiele für Screenreader-Kompatibilität</w:t>
      </w:r>
    </w:p>
    <w:p w14:paraId="1A25BAB8" w14:textId="478E5010" w:rsidR="0060690D" w:rsidRPr="00141F82" w:rsidRDefault="0060690D" w:rsidP="00835AC1">
      <w:pPr>
        <w:pStyle w:val="Listenabsatz"/>
        <w:numPr>
          <w:ilvl w:val="0"/>
          <w:numId w:val="2"/>
        </w:numPr>
      </w:pPr>
      <w:r w:rsidRPr="0060690D">
        <w:t>Wie werden Sensorinformationen der Drohne barrierefrei für sehbeeinträchtigte Nutzer dargestellt?</w:t>
      </w:r>
    </w:p>
    <w:p w14:paraId="658D829B" w14:textId="555D3045" w:rsidR="002F784B" w:rsidRDefault="00AA7451" w:rsidP="00E212CD">
      <w:pPr>
        <w:pStyle w:val="berschrift3"/>
      </w:pPr>
      <w:bookmarkStart w:id="41" w:name="_Toc187690642"/>
      <w:r>
        <w:t>Plattformunabhängig</w:t>
      </w:r>
      <w:r w:rsidR="007D22EB">
        <w:t>e</w:t>
      </w:r>
      <w:r>
        <w:t xml:space="preserve"> </w:t>
      </w:r>
      <w:r w:rsidR="00DB1615">
        <w:t>Nimbus</w:t>
      </w:r>
      <w:r w:rsidR="007D22EB">
        <w:t>-App</w:t>
      </w:r>
      <w:bookmarkEnd w:id="41"/>
    </w:p>
    <w:p w14:paraId="5819E009" w14:textId="526B32CE" w:rsidR="00B4676A" w:rsidRDefault="005C626A" w:rsidP="00835AC1">
      <w:pPr>
        <w:pStyle w:val="Listenabsatz"/>
        <w:numPr>
          <w:ilvl w:val="0"/>
          <w:numId w:val="2"/>
        </w:numPr>
      </w:pPr>
      <w:r>
        <w:t>Konfigurationsschritte (Was ich wirklich dafür tue)</w:t>
      </w:r>
    </w:p>
    <w:p w14:paraId="57F5A01C" w14:textId="30AAB027" w:rsidR="003D2CEF" w:rsidRDefault="003D2CEF" w:rsidP="00835AC1">
      <w:pPr>
        <w:pStyle w:val="Listenabsatz"/>
        <w:numPr>
          <w:ilvl w:val="0"/>
          <w:numId w:val="2"/>
        </w:numPr>
      </w:pPr>
      <w:r w:rsidRPr="003D2CEF">
        <w:t>Schritte und Anforderungen für die Konfiguration und Entwicklung</w:t>
      </w:r>
    </w:p>
    <w:p w14:paraId="6C7E3715" w14:textId="3C479D6E" w:rsidR="005E1E3B" w:rsidRDefault="005E1E3B" w:rsidP="00835AC1">
      <w:pPr>
        <w:pStyle w:val="Listenabsatz"/>
        <w:numPr>
          <w:ilvl w:val="0"/>
          <w:numId w:val="2"/>
        </w:numPr>
      </w:pPr>
      <w:r>
        <w:t>W</w:t>
      </w:r>
      <w:r w:rsidRPr="005E1E3B">
        <w:t xml:space="preserve">ie die Hardware- und Firmware-Komponenten aus Thema 4 Schnittstellen bereitstellen, die </w:t>
      </w:r>
      <w:r>
        <w:t xml:space="preserve">ich </w:t>
      </w:r>
      <w:r w:rsidRPr="005E1E3B">
        <w:t>in der App anbinde</w:t>
      </w:r>
      <w:r>
        <w:t>n kann</w:t>
      </w:r>
    </w:p>
    <w:p w14:paraId="5765276B" w14:textId="7F5EF487" w:rsidR="00B4676A" w:rsidRDefault="002758CA" w:rsidP="00B47695">
      <w:pPr>
        <w:pStyle w:val="berschrift3"/>
      </w:pPr>
      <w:bookmarkStart w:id="42" w:name="_Toc187690643"/>
      <w:r>
        <w:t>Überprüfung der Barrierefreiheit</w:t>
      </w:r>
      <w:bookmarkEnd w:id="42"/>
    </w:p>
    <w:p w14:paraId="0AF34CF1" w14:textId="75B4AC3D" w:rsidR="002758CA" w:rsidRDefault="002758CA" w:rsidP="00835AC1">
      <w:pPr>
        <w:pStyle w:val="Listenabsatz"/>
        <w:numPr>
          <w:ilvl w:val="0"/>
          <w:numId w:val="2"/>
        </w:numPr>
      </w:pPr>
      <w:r>
        <w:t xml:space="preserve">Checker </w:t>
      </w:r>
      <w:r w:rsidR="0060690D">
        <w:t>verwenden,</w:t>
      </w:r>
      <w:r>
        <w:t xml:space="preserve"> der </w:t>
      </w:r>
      <w:r w:rsidR="0060690D">
        <w:t>sagt,</w:t>
      </w:r>
      <w:r>
        <w:t xml:space="preserve"> wie gut man das barrierefrei gemacht hat für mobile Apps</w:t>
      </w:r>
    </w:p>
    <w:p w14:paraId="45ED9DE3" w14:textId="1E3921C9" w:rsidR="003D2CEF" w:rsidRDefault="003D2CEF" w:rsidP="00835AC1">
      <w:pPr>
        <w:pStyle w:val="Listenabsatz"/>
        <w:numPr>
          <w:ilvl w:val="0"/>
          <w:numId w:val="2"/>
        </w:numPr>
      </w:pPr>
      <w:r w:rsidRPr="003D2CEF">
        <w:t>Darstellung von Schwachstellen und Lösungen</w:t>
      </w:r>
    </w:p>
    <w:p w14:paraId="5AC89E30" w14:textId="12EAB3B9" w:rsidR="00671E41" w:rsidRDefault="00F631B1" w:rsidP="003B1D2D">
      <w:pPr>
        <w:pStyle w:val="berschrift3"/>
      </w:pPr>
      <w:bookmarkStart w:id="43" w:name="_Toc187690644"/>
      <w:r>
        <w:t>Herausforderungen</w:t>
      </w:r>
      <w:r w:rsidR="003B1D2D" w:rsidRPr="003B1D2D">
        <w:t xml:space="preserve"> </w:t>
      </w:r>
      <w:r>
        <w:t>bei</w:t>
      </w:r>
      <w:r w:rsidR="003B1D2D" w:rsidRPr="003B1D2D">
        <w:t xml:space="preserve"> </w:t>
      </w:r>
      <w:r>
        <w:t>der</w:t>
      </w:r>
      <w:r w:rsidR="003B1D2D" w:rsidRPr="003B1D2D">
        <w:t xml:space="preserve"> F</w:t>
      </w:r>
      <w:r>
        <w:t>lutter</w:t>
      </w:r>
      <w:r w:rsidR="003B1D2D" w:rsidRPr="003B1D2D">
        <w:t>-I</w:t>
      </w:r>
      <w:r>
        <w:t>ntegration</w:t>
      </w:r>
      <w:bookmarkEnd w:id="43"/>
    </w:p>
    <w:p w14:paraId="5E167EF1" w14:textId="31136C9F" w:rsidR="003D2CEF" w:rsidRPr="003D2CEF" w:rsidRDefault="003D2CEF" w:rsidP="00835AC1">
      <w:pPr>
        <w:pStyle w:val="Listenabsatz"/>
        <w:numPr>
          <w:ilvl w:val="0"/>
          <w:numId w:val="2"/>
        </w:numPr>
      </w:pPr>
      <w:r w:rsidRPr="003D2CEF">
        <w:t>Darstellung von Schwachstellen und Lösungen</w:t>
      </w:r>
    </w:p>
    <w:p w14:paraId="1B917E56" w14:textId="4BD2394A" w:rsidR="003B1D2D" w:rsidRDefault="00F631B1" w:rsidP="003B1D2D">
      <w:pPr>
        <w:pStyle w:val="berschrift3"/>
      </w:pPr>
      <w:bookmarkStart w:id="44" w:name="_Toc187690645"/>
      <w:r w:rsidRPr="00A06C6C">
        <w:t>T</w:t>
      </w:r>
      <w:r>
        <w:t>ensorflow</w:t>
      </w:r>
      <w:r w:rsidRPr="00A06C6C">
        <w:t xml:space="preserve"> </w:t>
      </w:r>
      <w:r w:rsidR="00E00F27">
        <w:t>Lite</w:t>
      </w:r>
      <w:r w:rsidR="00E00F27" w:rsidRPr="00A06C6C">
        <w:t xml:space="preserve"> </w:t>
      </w:r>
      <w:r>
        <w:t>und</w:t>
      </w:r>
      <w:r w:rsidR="003B1D2D" w:rsidRPr="003B1D2D">
        <w:t xml:space="preserve"> </w:t>
      </w:r>
      <w:r>
        <w:t>Barrierefreiheit</w:t>
      </w:r>
      <w:bookmarkEnd w:id="44"/>
    </w:p>
    <w:p w14:paraId="651AD16E" w14:textId="53B3E960" w:rsidR="00907E33" w:rsidRDefault="00317E43" w:rsidP="00835AC1">
      <w:pPr>
        <w:pStyle w:val="Listenabsatz"/>
        <w:numPr>
          <w:ilvl w:val="0"/>
          <w:numId w:val="2"/>
        </w:numPr>
      </w:pPr>
      <w:r w:rsidRPr="00317E43">
        <w:t>Schwierigkeiten bei der Integration von ML-Modellen und deren Accessibility</w:t>
      </w:r>
    </w:p>
    <w:p w14:paraId="1A3FF07F" w14:textId="7EEEA656" w:rsidR="005E1E3B" w:rsidRDefault="005E1E3B" w:rsidP="00835AC1">
      <w:pPr>
        <w:pStyle w:val="Listenabsatz"/>
        <w:numPr>
          <w:ilvl w:val="0"/>
          <w:numId w:val="2"/>
        </w:numPr>
      </w:pPr>
      <w:r w:rsidRPr="005E1E3B">
        <w:t>Wie wird sichergestellt, dass ML-Funktionen wie Hinderniserkennung oder autonome Steuerung reibungslos zwischen App und Drohne funktionieren?</w:t>
      </w:r>
    </w:p>
    <w:p w14:paraId="555FB8B5" w14:textId="77777777" w:rsidR="00317E43" w:rsidRDefault="00317E43" w:rsidP="00317E43"/>
    <w:p w14:paraId="5330CACB" w14:textId="77777777" w:rsidR="00317E43" w:rsidRDefault="00317E43" w:rsidP="00317E43"/>
    <w:p w14:paraId="00D8563E" w14:textId="77777777" w:rsidR="002F784B" w:rsidRPr="002F784B" w:rsidRDefault="002F784B" w:rsidP="002F784B">
      <w:pPr>
        <w:pStyle w:val="berschrift2"/>
      </w:pPr>
      <w:bookmarkStart w:id="45" w:name="_Toc187690646"/>
      <w:r>
        <w:t>Fazit und Ausblick</w:t>
      </w:r>
      <w:bookmarkEnd w:id="45"/>
    </w:p>
    <w:p w14:paraId="0C2BBD5F" w14:textId="6A0C428C" w:rsidR="002F784B" w:rsidRPr="002F784B" w:rsidRDefault="002F784B" w:rsidP="002F784B"/>
    <w:p w14:paraId="1C80BD06" w14:textId="77777777" w:rsidR="00B1042C" w:rsidRDefault="00B1042C" w:rsidP="00B1042C"/>
    <w:p w14:paraId="3DB5CC7F" w14:textId="77777777" w:rsidR="00B1042C" w:rsidRPr="00B1042C" w:rsidRDefault="00B1042C" w:rsidP="00B1042C"/>
    <w:p w14:paraId="7AF069C8" w14:textId="7F4E147C" w:rsidR="003E6907" w:rsidRDefault="00A100B5" w:rsidP="003E6907">
      <w:pPr>
        <w:pStyle w:val="berschrift1"/>
      </w:pPr>
      <w:bookmarkStart w:id="46" w:name="_Toc187690647"/>
      <w:r>
        <w:lastRenderedPageBreak/>
        <w:t xml:space="preserve">Einsatz von Künstlicher </w:t>
      </w:r>
      <w:r w:rsidR="000F555C">
        <w:t>I</w:t>
      </w:r>
      <w:r>
        <w:t>ntelligen</w:t>
      </w:r>
      <w:r w:rsidR="008C23F3">
        <w:t xml:space="preserve">z in </w:t>
      </w:r>
      <w:r w:rsidR="000F555C">
        <w:t>D</w:t>
      </w:r>
      <w:r w:rsidR="008C23F3">
        <w:t xml:space="preserve">rohnen zur </w:t>
      </w:r>
      <w:r w:rsidR="000F555C">
        <w:t>H</w:t>
      </w:r>
      <w:r w:rsidR="008C23F3">
        <w:t>inderniserkennung für sehbeeinträchti</w:t>
      </w:r>
      <w:r w:rsidR="00B6278A">
        <w:t>g</w:t>
      </w:r>
      <w:r w:rsidR="008C23F3">
        <w:t xml:space="preserve">te </w:t>
      </w:r>
      <w:r w:rsidR="000F555C">
        <w:t>P</w:t>
      </w:r>
      <w:r w:rsidR="008C23F3">
        <w:t>ersonen</w:t>
      </w:r>
      <w:bookmarkEnd w:id="46"/>
    </w:p>
    <w:p w14:paraId="0B18AFCA" w14:textId="06303B33" w:rsidR="00460227" w:rsidRDefault="003E4740" w:rsidP="00460227">
      <w:pPr>
        <w:pStyle w:val="Verfasserin"/>
      </w:pPr>
      <w:r>
        <w:t>Maximilian LANGER</w:t>
      </w:r>
    </w:p>
    <w:p w14:paraId="6E764F9F" w14:textId="77777777" w:rsidR="00466BE4" w:rsidRDefault="00466BE4" w:rsidP="00466BE4">
      <w:pPr>
        <w:pStyle w:val="berschrift2"/>
      </w:pPr>
      <w:bookmarkStart w:id="47" w:name="_Toc187690648"/>
      <w:r>
        <w:t>Einführung</w:t>
      </w:r>
      <w:bookmarkEnd w:id="47"/>
    </w:p>
    <w:p w14:paraId="7184DCE2" w14:textId="1F01808D" w:rsidR="001B2675" w:rsidRPr="001B2675" w:rsidRDefault="001B2675" w:rsidP="001B2675">
      <w:pPr>
        <w:rPr>
          <w:lang w:val="de-DE"/>
        </w:rPr>
      </w:pPr>
      <w:r w:rsidRPr="001B2675">
        <w:rPr>
          <w:lang w:val="de-DE"/>
        </w:rPr>
        <w:t>Die Integration von künstlicher Intelligenz (KI) in Drohnensysteme hat in den letzten Jahren eine enorme Entwicklung durchlaufen. Mit Fortschritten in der Rechenleistung, den Algorithmen des maschinellen Lernens und der Verfügbarkeit großer Mengen an Trainingsdaten ist es heute möglich, Drohnen mit Fähigkeiten auszustatten, die früher undenkbar waren. Besonders vielversprechend ist der Einsatz solcher Technologien zur Unterstützung von sehbeeinträchtigten Personen. Dieser Ansatz verfolgt nicht nur einen technologischen Fortschritt, sondern auch eine gesellschaftliche Vision</w:t>
      </w:r>
      <w:r w:rsidR="008E1FEF">
        <w:rPr>
          <w:lang w:val="de-DE"/>
        </w:rPr>
        <w:t>.</w:t>
      </w:r>
    </w:p>
    <w:p w14:paraId="111AC118" w14:textId="4D3299A2" w:rsidR="001B2675" w:rsidRPr="001B2675" w:rsidRDefault="001B2675" w:rsidP="001B2675">
      <w:pPr>
        <w:rPr>
          <w:lang w:val="de-DE"/>
        </w:rPr>
      </w:pPr>
      <w:r w:rsidRPr="001B2675">
        <w:rPr>
          <w:lang w:val="de-DE"/>
        </w:rPr>
        <w:t xml:space="preserve">Durch Hinderniserkennung und Navigationshilfen, die auf hochentwickelten KI-Systemen basieren, wird die Mobilität und Sicherheit dieser Bevölkerungsgruppe signifikant verbessert. Solche Systeme können dabei helfen, alltägliche Hürden zu überwinden und komplexe Umgebungen autonom zu navigieren. Die drohnenbasierte Assistenz bietet eine innovative und kosteneffiziente Alternative zu bestehenden </w:t>
      </w:r>
      <w:r w:rsidR="00907C09">
        <w:rPr>
          <w:lang w:val="de-DE"/>
        </w:rPr>
        <w:t>Hilfsmittel</w:t>
      </w:r>
      <w:r w:rsidRPr="001B2675">
        <w:rPr>
          <w:lang w:val="de-DE"/>
        </w:rPr>
        <w:t xml:space="preserve"> wie Blindenhunden oder Bodenleitsystemen, die in vielen Szenarien Einschränkungen aufweisen.</w:t>
      </w:r>
    </w:p>
    <w:p w14:paraId="6FFE4F84" w14:textId="0FC0A625" w:rsidR="00DA07C1" w:rsidRPr="00DA07C1" w:rsidRDefault="00DA07C1" w:rsidP="00DA07C1">
      <w:pPr>
        <w:rPr>
          <w:lang w:val="de-DE"/>
        </w:rPr>
      </w:pPr>
      <w:r w:rsidRPr="00DA07C1">
        <w:rPr>
          <w:lang w:val="de-DE"/>
        </w:rPr>
        <w:t>In der folgenden Abhandlung werden</w:t>
      </w:r>
      <w:r w:rsidR="001B2675" w:rsidRPr="001B2675">
        <w:rPr>
          <w:lang w:val="de-DE"/>
        </w:rPr>
        <w:t xml:space="preserve"> sowohl die theoretischen Grundlagen als auch </w:t>
      </w:r>
      <w:r w:rsidRPr="00DA07C1">
        <w:rPr>
          <w:lang w:val="de-DE"/>
        </w:rPr>
        <w:t xml:space="preserve">die praktischen </w:t>
      </w:r>
      <w:r w:rsidR="001B2675" w:rsidRPr="001B2675">
        <w:rPr>
          <w:lang w:val="de-DE"/>
        </w:rPr>
        <w:t xml:space="preserve">Anwendungen </w:t>
      </w:r>
      <w:r w:rsidRPr="00DA07C1">
        <w:rPr>
          <w:lang w:val="de-DE"/>
        </w:rPr>
        <w:t>der beschriebenen</w:t>
      </w:r>
      <w:r w:rsidR="001B2675" w:rsidRPr="001B2675">
        <w:rPr>
          <w:lang w:val="de-DE"/>
        </w:rPr>
        <w:t xml:space="preserve"> Technologien</w:t>
      </w:r>
      <w:r w:rsidRPr="00DA07C1">
        <w:rPr>
          <w:lang w:val="de-DE"/>
        </w:rPr>
        <w:t xml:space="preserve"> eingehend untersucht. Der Fokus liegt darauf, die Implementierung von KI-Modellen in Drohnensystemen detailliert zu analysieren, die damit verbundenen technischen Herausforderungen zu identifizieren und Perspektiven für eine Weiterentwicklung dieser Systeme aufzuzeigen.</w:t>
      </w:r>
    </w:p>
    <w:p w14:paraId="4A6E5F74" w14:textId="21ED508F" w:rsidR="001B2675" w:rsidRPr="001B2675" w:rsidRDefault="00DA07C1" w:rsidP="001B2675">
      <w:pPr>
        <w:rPr>
          <w:lang w:val="de-DE"/>
        </w:rPr>
      </w:pPr>
      <w:r w:rsidRPr="00DA07C1">
        <w:rPr>
          <w:lang w:val="de-DE"/>
        </w:rPr>
        <w:t>Zentrale Aspekte dieser Untersuchung umfassen die technische</w:t>
      </w:r>
      <w:r w:rsidR="001B2675" w:rsidRPr="001B2675">
        <w:rPr>
          <w:lang w:val="de-DE"/>
        </w:rPr>
        <w:t xml:space="preserve"> Machbarkeit, </w:t>
      </w:r>
      <w:r w:rsidRPr="00DA07C1">
        <w:rPr>
          <w:lang w:val="de-DE"/>
        </w:rPr>
        <w:t xml:space="preserve">die </w:t>
      </w:r>
      <w:r w:rsidR="001B2675" w:rsidRPr="001B2675">
        <w:rPr>
          <w:lang w:val="de-DE"/>
        </w:rPr>
        <w:t xml:space="preserve">Integration </w:t>
      </w:r>
      <w:r w:rsidRPr="00DA07C1">
        <w:rPr>
          <w:lang w:val="de-DE"/>
        </w:rPr>
        <w:t>von</w:t>
      </w:r>
      <w:r w:rsidR="001B2675" w:rsidRPr="001B2675">
        <w:rPr>
          <w:lang w:val="de-DE"/>
        </w:rPr>
        <w:t xml:space="preserve"> Softwarekomponenten </w:t>
      </w:r>
      <w:r w:rsidRPr="00DA07C1">
        <w:rPr>
          <w:lang w:val="de-DE"/>
        </w:rPr>
        <w:t>sowie die kontinuierliche</w:t>
      </w:r>
      <w:r w:rsidR="001B2675" w:rsidRPr="001B2675">
        <w:rPr>
          <w:lang w:val="de-DE"/>
        </w:rPr>
        <w:t xml:space="preserve"> Optimierung </w:t>
      </w:r>
      <w:r w:rsidRPr="00DA07C1">
        <w:rPr>
          <w:lang w:val="de-DE"/>
        </w:rPr>
        <w:t>der</w:t>
      </w:r>
      <w:r w:rsidR="001B2675" w:rsidRPr="001B2675">
        <w:rPr>
          <w:lang w:val="de-DE"/>
        </w:rPr>
        <w:t xml:space="preserve"> Algorithmen, um </w:t>
      </w:r>
      <w:r w:rsidRPr="00DA07C1">
        <w:rPr>
          <w:lang w:val="de-DE"/>
        </w:rPr>
        <w:t>höchste</w:t>
      </w:r>
      <w:r w:rsidR="001B2675" w:rsidRPr="001B2675">
        <w:rPr>
          <w:lang w:val="de-DE"/>
        </w:rPr>
        <w:t xml:space="preserve"> Funktionalität und Zuverlässigkeit zu gewährleisten. </w:t>
      </w:r>
      <w:r w:rsidRPr="00DA07C1">
        <w:rPr>
          <w:lang w:val="de-DE"/>
        </w:rPr>
        <w:t>Ein besonderes Augenmerk liegt darauf</w:t>
      </w:r>
      <w:r w:rsidR="001B2675" w:rsidRPr="001B2675">
        <w:rPr>
          <w:lang w:val="de-DE"/>
        </w:rPr>
        <w:t xml:space="preserve">, die wissenschaftlichen und technologischen </w:t>
      </w:r>
      <w:r w:rsidRPr="00DA07C1">
        <w:rPr>
          <w:lang w:val="de-DE"/>
        </w:rPr>
        <w:t>Grundlagen</w:t>
      </w:r>
      <w:r w:rsidR="001B2675" w:rsidRPr="001B2675">
        <w:rPr>
          <w:lang w:val="de-DE"/>
        </w:rPr>
        <w:t xml:space="preserve"> dieser Innovationen umfassend </w:t>
      </w:r>
      <w:r w:rsidRPr="00DA07C1">
        <w:rPr>
          <w:lang w:val="de-DE"/>
        </w:rPr>
        <w:t>zu dokumentieren</w:t>
      </w:r>
      <w:r w:rsidR="001B2675" w:rsidRPr="001B2675">
        <w:rPr>
          <w:lang w:val="de-DE"/>
        </w:rPr>
        <w:t xml:space="preserve"> und deren </w:t>
      </w:r>
      <w:r w:rsidRPr="00DA07C1">
        <w:rPr>
          <w:lang w:val="de-DE"/>
        </w:rPr>
        <w:t>potenziellen Beitrag zur gesellschaftlichen Verbesserung aufzuzeigen</w:t>
      </w:r>
      <w:r w:rsidR="001B2675" w:rsidRPr="001B2675">
        <w:rPr>
          <w:lang w:val="de-DE"/>
        </w:rPr>
        <w:t>.</w:t>
      </w:r>
    </w:p>
    <w:p w14:paraId="0750C5A7" w14:textId="77777777" w:rsidR="001B2675" w:rsidRPr="001B2675" w:rsidRDefault="00BF69C5" w:rsidP="001B2675">
      <w:pPr>
        <w:rPr>
          <w:lang w:val="de-DE"/>
        </w:rPr>
      </w:pPr>
      <w:r w:rsidRPr="00BF69C5">
        <w:rPr>
          <w:lang w:val="de-DE"/>
        </w:rPr>
        <w:t>Der technologische Fortschritt hat nicht nur die Entwicklung kompakter und leistungsfähiger Hardware ermöglicht, sondern auch den Einsatz von Algorithmen des maschinellen Lernens zur Analyse und Verarbeitung von Umgebungsdaten revolutioniert. Durch die Kombination von Sensoren, Kameras und fortschrittlicher Software können Drohnen heute Aufgaben wie die Erkennung und Umgehung von Hindernissen autonom ausführen. Diese Fähigkeit wird insbesondere für sehbeeinträchtigte Personen von unschätzbarem Wert sein, da sie eine sicherere und selbstbestimmtere Teilnahme am öffentlichen Leben ermöglicht.</w:t>
      </w:r>
    </w:p>
    <w:p w14:paraId="534A41D6" w14:textId="06672581" w:rsidR="00BF69C5" w:rsidRPr="00BF69C5" w:rsidRDefault="00BF69C5" w:rsidP="00BF69C5">
      <w:pPr>
        <w:rPr>
          <w:lang w:val="de-DE"/>
        </w:rPr>
      </w:pPr>
    </w:p>
    <w:p w14:paraId="6E4D3AD4" w14:textId="26534626" w:rsidR="00466BE4" w:rsidRDefault="00466BE4" w:rsidP="00466BE4">
      <w:pPr>
        <w:pStyle w:val="berschrift2"/>
      </w:pPr>
      <w:bookmarkStart w:id="48" w:name="_Toc187690649"/>
      <w:r>
        <w:lastRenderedPageBreak/>
        <w:t>T</w:t>
      </w:r>
      <w:r w:rsidR="0026275E">
        <w:t>heoretische Grundlagen</w:t>
      </w:r>
      <w:bookmarkEnd w:id="48"/>
    </w:p>
    <w:p w14:paraId="1FF31B05" w14:textId="2FD786BB" w:rsidR="00466BE4" w:rsidRDefault="00CA1AE1" w:rsidP="001C3335">
      <w:pPr>
        <w:pStyle w:val="berschrift3"/>
      </w:pPr>
      <w:bookmarkStart w:id="49" w:name="_Toc187690650"/>
      <w:r>
        <w:rPr>
          <w:caps w:val="0"/>
        </w:rPr>
        <w:t>K</w:t>
      </w:r>
      <w:r w:rsidRPr="001C3335">
        <w:rPr>
          <w:caps w:val="0"/>
        </w:rPr>
        <w:t xml:space="preserve">ünstliche </w:t>
      </w:r>
      <w:r>
        <w:rPr>
          <w:caps w:val="0"/>
        </w:rPr>
        <w:t>I</w:t>
      </w:r>
      <w:r w:rsidRPr="001C3335">
        <w:rPr>
          <w:caps w:val="0"/>
        </w:rPr>
        <w:t xml:space="preserve">ntelligenz und </w:t>
      </w:r>
      <w:r>
        <w:rPr>
          <w:caps w:val="0"/>
        </w:rPr>
        <w:t>M</w:t>
      </w:r>
      <w:r w:rsidRPr="001C3335">
        <w:rPr>
          <w:caps w:val="0"/>
        </w:rPr>
        <w:t>aschinelles lernen</w:t>
      </w:r>
      <w:bookmarkEnd w:id="49"/>
    </w:p>
    <w:p w14:paraId="780D6796" w14:textId="7BF11546" w:rsidR="00490B67" w:rsidRPr="00490B67" w:rsidRDefault="00490B67" w:rsidP="00490B67">
      <w:pPr>
        <w:rPr>
          <w:lang w:val="de-DE"/>
        </w:rPr>
      </w:pPr>
      <w:r w:rsidRPr="00490B67">
        <w:rPr>
          <w:lang w:val="de-DE"/>
        </w:rPr>
        <w:t>Künstliche Intelligenz (KI) beschreibt ein Gebiet der Technologie, das sich mit der Entwicklung von Systemen beschäftigt, die Aufgaben bewältigen können, die typischerweise menschliche Intelligenz erfordern. Dazu gehören das Verarbeiten von Wahrnehmungsdaten, das Treffen von Entscheidungen auf der Grundlage komplexer Informationen, das Lösen schwieriger Probleme und das Erlernen neuer Fähigkeiten durch Analyse und Erfahrung.</w:t>
      </w:r>
    </w:p>
    <w:p w14:paraId="2FCCBFD3" w14:textId="1E18C43B" w:rsidR="00097E56" w:rsidRPr="00097E56" w:rsidRDefault="00097E56" w:rsidP="00097E56">
      <w:pPr>
        <w:rPr>
          <w:lang w:val="de-DE"/>
        </w:rPr>
      </w:pPr>
      <w:r w:rsidRPr="00097E56">
        <w:rPr>
          <w:lang w:val="de-DE"/>
        </w:rPr>
        <w:t xml:space="preserve">Ein </w:t>
      </w:r>
      <w:r w:rsidR="00490B67" w:rsidRPr="00490B67">
        <w:rPr>
          <w:lang w:val="de-DE"/>
        </w:rPr>
        <w:t>zentraler Bestandteil</w:t>
      </w:r>
      <w:r w:rsidRPr="00097E56">
        <w:rPr>
          <w:lang w:val="de-DE"/>
        </w:rPr>
        <w:t xml:space="preserve"> der KI ist das Maschinelle Lernen (ML</w:t>
      </w:r>
      <w:r w:rsidR="00490B67" w:rsidRPr="00490B67">
        <w:rPr>
          <w:lang w:val="de-DE"/>
        </w:rPr>
        <w:t xml:space="preserve">), ein Ansatz, bei dem </w:t>
      </w:r>
      <w:r w:rsidRPr="00097E56">
        <w:rPr>
          <w:lang w:val="de-DE"/>
        </w:rPr>
        <w:t xml:space="preserve">Algorithmen aus </w:t>
      </w:r>
      <w:r w:rsidR="00490B67" w:rsidRPr="00490B67">
        <w:rPr>
          <w:lang w:val="de-DE"/>
        </w:rPr>
        <w:t>bestehenden</w:t>
      </w:r>
      <w:r w:rsidRPr="00097E56">
        <w:rPr>
          <w:lang w:val="de-DE"/>
        </w:rPr>
        <w:t xml:space="preserve"> Daten Muster </w:t>
      </w:r>
      <w:r w:rsidR="00490B67" w:rsidRPr="00490B67">
        <w:rPr>
          <w:lang w:val="de-DE"/>
        </w:rPr>
        <w:t>extrahieren und eigenständige Vorhersagen oder Entscheidungen treffen können</w:t>
      </w:r>
      <w:r w:rsidRPr="00097E56">
        <w:rPr>
          <w:lang w:val="de-DE"/>
        </w:rPr>
        <w:t xml:space="preserve">, ohne explizit </w:t>
      </w:r>
      <w:r w:rsidR="00490B67" w:rsidRPr="00490B67">
        <w:rPr>
          <w:lang w:val="de-DE"/>
        </w:rPr>
        <w:t xml:space="preserve">dafür </w:t>
      </w:r>
      <w:r w:rsidRPr="00097E56">
        <w:rPr>
          <w:lang w:val="de-DE"/>
        </w:rPr>
        <w:t>programmiert zu sein.</w:t>
      </w:r>
      <w:r w:rsidR="00490B67" w:rsidRPr="00490B67">
        <w:rPr>
          <w:lang w:val="de-DE"/>
        </w:rPr>
        <w:t xml:space="preserve"> Dies geschieht durch iterative Optimierungsprozesse, bei denen Modelle trainiert werden, um die Beziehungen zwischen Eingaben und Ausgaben zu erkennen und zu verallgemeinern. ML ermöglicht es Systemen, flexibel auf neue Daten zu reagieren und sich kontinuierlich zu verbessern.</w:t>
      </w:r>
    </w:p>
    <w:p w14:paraId="5CE7CFA7" w14:textId="77777777" w:rsidR="00097E56" w:rsidRPr="00097E56" w:rsidRDefault="00097E56" w:rsidP="00097E56">
      <w:pPr>
        <w:rPr>
          <w:lang w:val="de-DE"/>
        </w:rPr>
      </w:pPr>
      <w:r w:rsidRPr="00097E56">
        <w:rPr>
          <w:lang w:val="de-DE"/>
        </w:rPr>
        <w:t>In der Hinderniserkennung werden häufig neuronale Netze eingesetzt, die durch ihre Fähigkeit, komplexe Muster in großen Datenmengen zu erkennen, überzeugen. Ein spezieller Typ von neuronalen Netzen, die sogenannten Convolutional Neural Networks (CNNs), hat sich als besonders geeignet für die Verarbeitung und Analyse visueller Daten erwiesen. CNNs bestehen aus mehreren Schichten, die jeweils unterschiedliche Aspekte der Eingabebilder analysieren. Die ersten Schichten erkennen grundlegende Merkmale wie Kanten und Texturen, während spätere Schichten komplexere Muster wie Formen und Objekte identifizieren. Dieses hierarchische Verfahren ermöglicht eine hochgradig präzise Objekterkennung.</w:t>
      </w:r>
    </w:p>
    <w:p w14:paraId="441616E1" w14:textId="77777777" w:rsidR="00097E56" w:rsidRPr="00097E56" w:rsidRDefault="00097E56" w:rsidP="00097E56">
      <w:pPr>
        <w:rPr>
          <w:lang w:val="de-DE"/>
        </w:rPr>
      </w:pPr>
      <w:r w:rsidRPr="00097E56">
        <w:rPr>
          <w:lang w:val="de-DE"/>
        </w:rPr>
        <w:t>Der Lernprozess eines CNNs basiert auf einem umfangreichen Training mit gekennzeichneten Datensätzen. Während des Trainings passt das Netzwerk seine Gewichte an, um die Beziehung zwischen den Eingabedaten und den erwarteten Ausgaben zu optimieren. Ein gut trainiertes CNN kann dadurch Hindernisse wie Straßenschilder, Bäume oder andere Objekte in Echtzeit identifizieren und klassifizieren. Diese Echtzeit-Fähigkeit ist entscheidend für Drohnen, die in sich dynamisch ändernden Umgebungen operieren und sofortige Entscheidungen treffen müssen. Darüber hinaus können durch Techniken wie Transfer Learning bereits vortrainierte Netzwerke an spezifische Anwendungsfälle angepasst werden, was die Entwicklungszeit und den Ressourcenaufwand erheblich reduziert.</w:t>
      </w:r>
    </w:p>
    <w:p w14:paraId="25B5C822" w14:textId="33125D54" w:rsidR="00097E56" w:rsidRPr="00097E56" w:rsidRDefault="00097E56" w:rsidP="00097E56"/>
    <w:p w14:paraId="2B2F27BC" w14:textId="682EB324" w:rsidR="00466BE4" w:rsidRDefault="00CA1AE1" w:rsidP="00466BE4">
      <w:pPr>
        <w:pStyle w:val="berschrift3"/>
      </w:pPr>
      <w:bookmarkStart w:id="50" w:name="_Toc187690651"/>
      <w:r>
        <w:rPr>
          <w:caps w:val="0"/>
        </w:rPr>
        <w:t>B</w:t>
      </w:r>
      <w:r w:rsidRPr="00A55320">
        <w:rPr>
          <w:caps w:val="0"/>
        </w:rPr>
        <w:t>ilderkennung in echtzeit</w:t>
      </w:r>
      <w:bookmarkEnd w:id="50"/>
    </w:p>
    <w:p w14:paraId="40AF8A33" w14:textId="14FFFB71" w:rsidR="00291C18" w:rsidRPr="00291C18" w:rsidRDefault="00291C18" w:rsidP="00291C18">
      <w:pPr>
        <w:rPr>
          <w:lang w:val="de-DE"/>
        </w:rPr>
      </w:pPr>
      <w:r w:rsidRPr="00291C18">
        <w:rPr>
          <w:lang w:val="de-DE"/>
        </w:rPr>
        <w:t xml:space="preserve">Die Bilderkennung in Echtzeit stellt eine der Kernkomponenten moderner KI-Systeme dar. Sie basiert auf komplexen Algorithmen, die darauf ausgelegt sind, kontinuierlich visuelle Datenströme von Kameras in einer hohen Geschwindigkeit und Genauigkeit zu analysieren. Diese Technologie ist insbesondere für Drohnen essenziell, da sie in dynamischen und unvorhersehbaren Umgebungen operieren müssen. Hierbei werden verschiedene Ansätze und Modelle verwendet, um eine präzise Objekterkennung und -klassifikation zu ermöglichen. Dabei hängt die Latenz, also die Verzögerung zwischen Eingabe und Ausgabe, auch stark von der Größe des verwendeten Modells ab, wie in der Grafik zu sehen ist. Größere Modelle wie </w:t>
      </w:r>
      <w:r w:rsidRPr="00291C18">
        <w:rPr>
          <w:lang w:val="de-DE"/>
        </w:rPr>
        <w:lastRenderedPageBreak/>
        <w:t>YOLO11x bieten eine höhere Genauigkeit (mAP), haben jedoch auch eine höhere Latenzzeit im Vergleich zu kleineren Modellen wie YOLO11n. Diese Balance zwischen Geschwindigkeit und Genauigkeit ist entscheidend für die Wahl des richtigen Modells in Echtzeitanwendungen.</w:t>
      </w:r>
      <w:r w:rsidR="00F63173" w:rsidRPr="00F63173">
        <w:rPr>
          <w:lang w:val="de-DE"/>
        </w:rPr>
        <w:t xml:space="preserve"> </w:t>
      </w:r>
      <w:r w:rsidR="00F63173" w:rsidRPr="00770E57">
        <w:rPr>
          <w:lang w:val="de-DE"/>
        </w:rPr>
        <w:drawing>
          <wp:inline distT="0" distB="0" distL="0" distR="0" wp14:anchorId="32400011" wp14:editId="1645E738">
            <wp:extent cx="5760085" cy="2614295"/>
            <wp:effectExtent l="0" t="0" r="0" b="0"/>
            <wp:docPr id="194825675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56758" name="Grafik 1" descr="Ein Bild, das Text, Screenshot, Schrift, Zahl enthält.&#10;&#10;Automatisch generierte Beschreibung"/>
                    <pic:cNvPicPr/>
                  </pic:nvPicPr>
                  <pic:blipFill>
                    <a:blip r:embed="rId24"/>
                    <a:stretch>
                      <a:fillRect/>
                    </a:stretch>
                  </pic:blipFill>
                  <pic:spPr>
                    <a:xfrm>
                      <a:off x="0" y="0"/>
                      <a:ext cx="5760085" cy="2614295"/>
                    </a:xfrm>
                    <a:prstGeom prst="rect">
                      <a:avLst/>
                    </a:prstGeom>
                  </pic:spPr>
                </pic:pic>
              </a:graphicData>
            </a:graphic>
          </wp:inline>
        </w:drawing>
      </w:r>
      <w:sdt>
        <w:sdtPr>
          <w:rPr>
            <w:lang w:val="de-DE"/>
          </w:rPr>
          <w:id w:val="-1030497540"/>
          <w:citation/>
        </w:sdtPr>
        <w:sdtContent>
          <w:r w:rsidR="0014547C">
            <w:rPr>
              <w:lang w:val="de-DE"/>
            </w:rPr>
            <w:fldChar w:fldCharType="begin"/>
          </w:r>
          <w:r w:rsidR="0014547C">
            <w:rPr>
              <w:lang w:val="de-DE"/>
            </w:rPr>
            <w:instrText xml:space="preserve"> CITATION git \l 1031 </w:instrText>
          </w:r>
          <w:r w:rsidR="0014547C">
            <w:rPr>
              <w:lang w:val="de-DE"/>
            </w:rPr>
            <w:fldChar w:fldCharType="separate"/>
          </w:r>
          <w:r w:rsidR="0014547C">
            <w:rPr>
              <w:lang w:val="de-DE"/>
            </w:rPr>
            <w:fldChar w:fldCharType="end"/>
          </w:r>
        </w:sdtContent>
      </w:sdt>
    </w:p>
    <w:p w14:paraId="2955A829" w14:textId="77777777" w:rsidR="00021DC7" w:rsidRPr="00021DC7" w:rsidRDefault="00021DC7" w:rsidP="00021DC7">
      <w:pPr>
        <w:rPr>
          <w:lang w:val="de-DE"/>
        </w:rPr>
      </w:pPr>
      <w:r w:rsidRPr="00021DC7">
        <w:rPr>
          <w:lang w:val="de-DE"/>
        </w:rPr>
        <w:t xml:space="preserve">Ein </w:t>
      </w:r>
      <w:r w:rsidR="00291C18" w:rsidRPr="00291C18">
        <w:rPr>
          <w:lang w:val="de-DE"/>
        </w:rPr>
        <w:t>prominentes</w:t>
      </w:r>
      <w:r w:rsidRPr="00021DC7">
        <w:rPr>
          <w:lang w:val="de-DE"/>
        </w:rPr>
        <w:t xml:space="preserve"> Beispiel ist das Modell YOLO (You Only Look Once), das auf Geschwindigkeit und Effizienz optimiert ist. Es verarbeitet ein komplettes Bild in einem einzigen Durchlauf und identifiziert dabei mehrere Objekte gleichzeitig. Diese Methode reduziert die Rechenlast erheblich, was besonders in ressourcenbeschränkten Umgebungen wie Drohnenanwendungen von Vorteil ist. YOLO verwendet Ankerboxen und Vorhersagen, um Objekte in verschiedenen Größen und Positionen zu erkennen, und bietet dabei eine Balance zwischen Genauigkeit und Geschwindigkeit.</w:t>
      </w:r>
    </w:p>
    <w:p w14:paraId="5620FA5F" w14:textId="77777777" w:rsidR="00021DC7" w:rsidRPr="00021DC7" w:rsidRDefault="00021DC7" w:rsidP="00021DC7">
      <w:pPr>
        <w:rPr>
          <w:lang w:val="de-DE"/>
        </w:rPr>
      </w:pPr>
      <w:r w:rsidRPr="00021DC7">
        <w:rPr>
          <w:lang w:val="de-DE"/>
        </w:rPr>
        <w:t>Ein weiterer wesentlicher Aspekt der Echtzeit-Bilderkennung ist die Verarbeitung von Videodatenströmen. Drohnen erfassen kontinuierlich Daten, die analysiert werden müssen, um potenzielle Hindernisse wie Bäume, Straßenschilder oder Fußgänger zu erkennen. Diese Daten werden durch vortrainierte neuronale Netzwerke wie Convolutional Neural Networks (CNNs) verarbeitet, die speziell darauf trainiert wurden, Muster und Objekte in Bilddaten zu identifizieren.</w:t>
      </w:r>
    </w:p>
    <w:p w14:paraId="4A31E14F" w14:textId="77777777" w:rsidR="00021DC7" w:rsidRPr="00021DC7" w:rsidRDefault="00021DC7" w:rsidP="00021DC7">
      <w:pPr>
        <w:rPr>
          <w:lang w:val="de-DE"/>
        </w:rPr>
      </w:pPr>
      <w:r w:rsidRPr="00021DC7">
        <w:rPr>
          <w:lang w:val="de-DE"/>
        </w:rPr>
        <w:t>Darüber hinaus wird die Echtzeit-Bilderkennung durch Hardwarebeschleuniger wie GPUs (Graphical Processing Units) oder TPUs (Tensor Processing Units) unterstützt, die die parallele Verarbeitung von Daten ermöglichen. Dies sorgt dafür, dass die Drohne auch in Szenarien mit hohem Datenaufkommen effektiv agieren kann. Zudem spielen Optimierungsansätze wie Quantisierung und Modellkompression eine wichtige Rolle, um die Berechnungen auf der Hardware der Drohne zu beschleunigen, ohne dabei die Genauigkeit zu beeinträchtigen.</w:t>
      </w:r>
    </w:p>
    <w:p w14:paraId="769D6285" w14:textId="77777777" w:rsidR="00291C18" w:rsidRPr="00291C18" w:rsidRDefault="00021DC7" w:rsidP="00291C18">
      <w:pPr>
        <w:rPr>
          <w:lang w:val="de-DE"/>
        </w:rPr>
      </w:pPr>
      <w:r w:rsidRPr="00021DC7">
        <w:rPr>
          <w:lang w:val="de-DE"/>
        </w:rPr>
        <w:t>Die Kombination dieser Technologien erlaubt es der Drohne, potenzielle Gefahren sofort zu identifizieren und in Echtzeit darauf zu reagieren. Beispielsweise kann sie automatisch ihre Flugbahn anpassen, um Kollisionen zu vermeiden, oder akustische und visuelle Warnsignale an den Benutzer senden. Solche Funktionen tragen wesentlich dazu bei, die Sicherheit und Zuverlässigkeit der Drohne in realen Anwendungsszenarien zu gewährleisten</w:t>
      </w:r>
    </w:p>
    <w:p w14:paraId="66CC8049" w14:textId="0ED98BD2" w:rsidR="00021DC7" w:rsidRPr="00021DC7" w:rsidRDefault="00021DC7" w:rsidP="00021DC7">
      <w:pPr>
        <w:rPr>
          <w:lang w:val="de-DE"/>
        </w:rPr>
      </w:pPr>
    </w:p>
    <w:p w14:paraId="5CC5FA1F" w14:textId="7E09BA50" w:rsidR="00021DC7" w:rsidRPr="00021DC7" w:rsidRDefault="00021DC7" w:rsidP="00021DC7">
      <w:pPr>
        <w:rPr>
          <w:lang w:val="de-DE"/>
        </w:rPr>
      </w:pPr>
    </w:p>
    <w:p w14:paraId="6AC0CF17" w14:textId="0C8BFE1F" w:rsidR="00643FC1" w:rsidRPr="00632DF8" w:rsidRDefault="00CA1AE1" w:rsidP="00632DF8">
      <w:pPr>
        <w:pStyle w:val="berschrift3"/>
        <w:rPr>
          <w:lang w:val="de-DE"/>
        </w:rPr>
      </w:pPr>
      <w:bookmarkStart w:id="51" w:name="_Toc187690652"/>
      <w:r>
        <w:rPr>
          <w:caps w:val="0"/>
          <w:lang w:val="de-DE"/>
        </w:rPr>
        <w:t>T</w:t>
      </w:r>
      <w:r w:rsidRPr="00632DF8">
        <w:rPr>
          <w:caps w:val="0"/>
          <w:lang w:val="de-DE"/>
        </w:rPr>
        <w:t xml:space="preserve">rainingsdatensätze und </w:t>
      </w:r>
      <w:r>
        <w:rPr>
          <w:caps w:val="0"/>
          <w:lang w:val="de-DE"/>
        </w:rPr>
        <w:t>T</w:t>
      </w:r>
      <w:r w:rsidRPr="00632DF8">
        <w:rPr>
          <w:caps w:val="0"/>
          <w:lang w:val="de-DE"/>
        </w:rPr>
        <w:t>raining</w:t>
      </w:r>
      <w:bookmarkEnd w:id="51"/>
    </w:p>
    <w:p w14:paraId="1B0FC5CE" w14:textId="755D4946" w:rsidR="00B8533E" w:rsidRPr="00B8533E" w:rsidRDefault="00B8533E" w:rsidP="00B8533E">
      <w:pPr>
        <w:rPr>
          <w:lang w:val="de-DE"/>
        </w:rPr>
      </w:pPr>
      <w:r w:rsidRPr="00B8533E">
        <w:rPr>
          <w:lang w:val="de-DE"/>
        </w:rPr>
        <w:t>Trainingsdatensätze sind von zentraler Bedeutung für den Erfolg jedes maschinellen Lernmodells. Die Qualität und Vielfalt dieser Datensätze beeinflusst direkt die Fähigkeit des Modells, präzise und allgemeingültige Vorhersagen zu treffen. Um die Drohne optimal auf ihre Aufgabe vorzubereiten, müssen die Datensätze verschiedene Umgebungen und Hindernisse abbilden, die in realen Einsatzszenarien auftreten können. Dazu gehören sowohl statische Hindernisse wie Straßenschilder, Bäume und Mauern als auch dynamische Elemente wie Fußgänger, Fahrzeuge oder Tiere.</w:t>
      </w:r>
    </w:p>
    <w:p w14:paraId="47243E96" w14:textId="3B5DD2BA" w:rsidR="00B8533E" w:rsidRPr="00B8533E" w:rsidRDefault="00B8533E" w:rsidP="00B8533E">
      <w:pPr>
        <w:rPr>
          <w:lang w:val="de-DE"/>
        </w:rPr>
      </w:pPr>
      <w:r w:rsidRPr="00B8533E">
        <w:rPr>
          <w:lang w:val="de-DE"/>
        </w:rPr>
        <w:t>Die Erstellung dieser Datensätze ist ein mehrstufiger Prozess, der eine sorgfältige Planung und Ausführung erfordert. Plattformen wie RoboFlow bieten eine strukturierte Umgebung zur Annotation, Verwaltung und Optimierung von Datensätzen. Hier können Bilder gesammelt, beschriftet und nach spezifischen Kategorien wie "Straßenhindernisse" oder "Gefährliche Objekte" sortiert werden. RoboFlow ermöglicht darüber hinaus die Generierung erweiterter Datensätze durch Datenaugmentation, bei der bestehende Bilder durch Rotation, Skalierung, Farbveränderungen und andere Techniken manipuliert werden, um die Vielfalt der Daten zu erhöhen.</w:t>
      </w:r>
      <w:r w:rsidR="00CE3422">
        <w:rPr>
          <w:lang w:val="de-DE"/>
        </w:rPr>
        <w:t xml:space="preserve"> </w:t>
      </w:r>
      <w:sdt>
        <w:sdtPr>
          <w:rPr>
            <w:lang w:val="de-DE"/>
          </w:rPr>
          <w:id w:val="1032764258"/>
          <w:citation/>
        </w:sdtPr>
        <w:sdtContent>
          <w:r w:rsidR="00CE3422">
            <w:rPr>
              <w:lang w:val="de-DE"/>
            </w:rPr>
            <w:fldChar w:fldCharType="begin"/>
          </w:r>
          <w:r w:rsidR="00CE3422">
            <w:rPr>
              <w:lang w:val="de-DE"/>
            </w:rPr>
            <w:instrText xml:space="preserve"> CITATION rob \l 1031 </w:instrText>
          </w:r>
          <w:r w:rsidR="00CE3422">
            <w:rPr>
              <w:lang w:val="de-DE"/>
            </w:rPr>
            <w:fldChar w:fldCharType="separate"/>
          </w:r>
          <w:r w:rsidR="00CE3422">
            <w:rPr>
              <w:lang w:val="de-DE"/>
            </w:rPr>
            <w:fldChar w:fldCharType="end"/>
          </w:r>
        </w:sdtContent>
      </w:sdt>
    </w:p>
    <w:p w14:paraId="5481D6A9" w14:textId="77777777" w:rsidR="00B36D51" w:rsidRPr="00B36D51" w:rsidRDefault="00B36D51" w:rsidP="00B36D51">
      <w:pPr>
        <w:rPr>
          <w:lang w:val="de-DE"/>
        </w:rPr>
      </w:pPr>
      <w:r w:rsidRPr="00B36D51">
        <w:rPr>
          <w:lang w:val="de-DE"/>
        </w:rPr>
        <w:t xml:space="preserve">Das Training eines Modells umfasst drei Hauptphasen, die durch den Einsatz von Epochen und Batches unterstützt werden. Eine </w:t>
      </w:r>
      <w:r w:rsidRPr="00B36D51">
        <w:rPr>
          <w:b/>
          <w:bCs/>
          <w:lang w:val="de-DE"/>
        </w:rPr>
        <w:t>Epoche</w:t>
      </w:r>
      <w:r w:rsidRPr="00B36D51">
        <w:rPr>
          <w:lang w:val="de-DE"/>
        </w:rPr>
        <w:t xml:space="preserve"> bezeichnet einen vollständigen Durchlauf durch den gesamten Trainingsdatensatz. Innerhalb einer Epoche wird das Modell auf jede Instanz der Daten trainiert, was hilft, das Modell kontinuierlich zu verbessern. Allerdings ist das Verarbeiten eines großen Datensatzes in einem einzigen Schritt oft nicht praktikabel, da es hohe Speicher- und Rechenressourcen erfordert. Daher werden die Daten in kleinere </w:t>
      </w:r>
      <w:r w:rsidRPr="00B36D51">
        <w:rPr>
          <w:b/>
          <w:bCs/>
          <w:lang w:val="de-DE"/>
        </w:rPr>
        <w:t>Batches</w:t>
      </w:r>
      <w:r w:rsidRPr="00B36D51">
        <w:rPr>
          <w:lang w:val="de-DE"/>
        </w:rPr>
        <w:t xml:space="preserve"> aufgeteilt. Ein </w:t>
      </w:r>
      <w:r w:rsidRPr="00B36D51">
        <w:rPr>
          <w:b/>
          <w:bCs/>
          <w:lang w:val="de-DE"/>
        </w:rPr>
        <w:t>Batch</w:t>
      </w:r>
      <w:r w:rsidRPr="00B36D51">
        <w:rPr>
          <w:lang w:val="de-DE"/>
        </w:rPr>
        <w:t xml:space="preserve"> ist eine Teilmenge des gesamten Datensatzes, die während eines einzelnen Trainingsschritts verarbeitet wird. Die Verwendung von Batches beschleunigt den Trainingsprozess, da das Modell schneller aktualisiert werden kann, und hilft, Speicherbeschränkungen zu überwinden. Darüber hinaus ermöglicht die Batch-Verarbeitung die Glättung der Gradientenänderungen, was zu stabileren Optimierungsprozessen führt. Die Kombination aus mehreren Epochen und der Batch-Verarbeitung sorgt dafür, dass das Modell iterativ lernt und seine Vorhersagefähigkeit sukzessive verbessert.</w:t>
      </w:r>
    </w:p>
    <w:p w14:paraId="1414E6E4" w14:textId="77777777" w:rsidR="00B36D51" w:rsidRPr="00B36D51" w:rsidRDefault="00B36D51" w:rsidP="00B36D51">
      <w:pPr>
        <w:rPr>
          <w:lang w:val="de-DE"/>
        </w:rPr>
      </w:pPr>
      <w:r w:rsidRPr="00B36D51">
        <w:rPr>
          <w:lang w:val="de-DE"/>
        </w:rPr>
        <w:t>Das Training eines Modells umfasst dabei drei Hauptphasen:</w:t>
      </w:r>
    </w:p>
    <w:p w14:paraId="00EA75F9" w14:textId="1969F7A6" w:rsidR="00B8533E" w:rsidRPr="00B8533E" w:rsidRDefault="00B8533E" w:rsidP="00B36D51">
      <w:pPr>
        <w:numPr>
          <w:ilvl w:val="0"/>
          <w:numId w:val="32"/>
        </w:numPr>
        <w:rPr>
          <w:lang w:val="de-DE"/>
        </w:rPr>
      </w:pPr>
      <w:r w:rsidRPr="00B8533E">
        <w:rPr>
          <w:b/>
          <w:bCs/>
          <w:lang w:val="de-DE"/>
        </w:rPr>
        <w:t>Datenvorverarbeitung:</w:t>
      </w:r>
      <w:r w:rsidRPr="00B8533E">
        <w:rPr>
          <w:lang w:val="de-DE"/>
        </w:rPr>
        <w:t xml:space="preserve"> In diesem Schritt werden die Rohdaten aufbereitet, um sicherzustellen, dass sie für das Modell verwendbar sind. Dies beinhaltet die Normalisierung der Bilddaten, das Entfernen von Rauschen und die Skalierung der Bilder auf eine einheitliche Größe. Zusätzlich wird darauf geachtet, dass die Daten hinsichtlich ihrer Klassenverteilung ausgeglichen sind, um ein Ungleichgewicht zu vermeiden, das zu verzerrten Vorhersagen führen könnte.</w:t>
      </w:r>
      <w:r w:rsidR="000B5EB7">
        <w:rPr>
          <w:lang w:val="de-DE"/>
        </w:rPr>
        <w:t xml:space="preserve"> Tools wie „</w:t>
      </w:r>
      <w:r w:rsidR="007845CB">
        <w:rPr>
          <w:lang w:val="de-DE"/>
        </w:rPr>
        <w:t xml:space="preserve">cvat.ai“ helfen dabei. </w:t>
      </w:r>
      <w:sdt>
        <w:sdtPr>
          <w:rPr>
            <w:lang w:val="de-DE"/>
          </w:rPr>
          <w:id w:val="2142298721"/>
          <w:citation/>
        </w:sdtPr>
        <w:sdtContent>
          <w:r w:rsidR="007845CB">
            <w:rPr>
              <w:lang w:val="de-DE"/>
            </w:rPr>
            <w:fldChar w:fldCharType="begin"/>
          </w:r>
          <w:r w:rsidR="007845CB">
            <w:rPr>
              <w:lang w:val="de-DE"/>
            </w:rPr>
            <w:instrText xml:space="preserve"> CITATION cva \l 1031 </w:instrText>
          </w:r>
          <w:r w:rsidR="007845CB">
            <w:rPr>
              <w:lang w:val="de-DE"/>
            </w:rPr>
            <w:fldChar w:fldCharType="separate"/>
          </w:r>
          <w:r w:rsidR="007845CB">
            <w:rPr>
              <w:lang w:val="de-DE"/>
            </w:rPr>
            <w:fldChar w:fldCharType="end"/>
          </w:r>
        </w:sdtContent>
      </w:sdt>
    </w:p>
    <w:p w14:paraId="3DBC8D53" w14:textId="77777777" w:rsidR="00B8533E" w:rsidRPr="00B8533E" w:rsidRDefault="00B8533E" w:rsidP="00B36D51">
      <w:pPr>
        <w:numPr>
          <w:ilvl w:val="0"/>
          <w:numId w:val="32"/>
        </w:numPr>
        <w:rPr>
          <w:lang w:val="de-DE"/>
        </w:rPr>
      </w:pPr>
      <w:r w:rsidRPr="00B8533E">
        <w:rPr>
          <w:b/>
          <w:bCs/>
          <w:lang w:val="de-DE"/>
        </w:rPr>
        <w:t>Modellentwicklung:</w:t>
      </w:r>
      <w:r w:rsidRPr="00B8533E">
        <w:rPr>
          <w:lang w:val="de-DE"/>
        </w:rPr>
        <w:t xml:space="preserve"> Hierbei wird ein neuronales Netzwerk erstellt und initialisiert. Moderne Ansätze nutzen oft Transfer Learning, bei dem ein vortrainiertes Modell wie YOLO </w:t>
      </w:r>
      <w:r w:rsidR="00B36D51" w:rsidRPr="00B36D51">
        <w:rPr>
          <w:lang w:val="de-DE"/>
        </w:rPr>
        <w:t>oder MobileNet auf die spezifische Anwendung angepasst wird.</w:t>
      </w:r>
      <w:r w:rsidRPr="00B8533E">
        <w:rPr>
          <w:lang w:val="de-DE"/>
        </w:rPr>
        <w:t xml:space="preserve"> Diese Methode reduziert die Trainingszeit erheblich und verbessert die Genauigkeit, da das vortrainierte Modell bereits allgemeine Merkmale erkannt hat.</w:t>
      </w:r>
    </w:p>
    <w:p w14:paraId="05868804" w14:textId="77777777" w:rsidR="00B8533E" w:rsidRPr="00B8533E" w:rsidRDefault="00B8533E" w:rsidP="00B36D51">
      <w:pPr>
        <w:numPr>
          <w:ilvl w:val="0"/>
          <w:numId w:val="32"/>
        </w:numPr>
        <w:rPr>
          <w:lang w:val="de-DE"/>
        </w:rPr>
      </w:pPr>
      <w:r w:rsidRPr="00B8533E">
        <w:rPr>
          <w:b/>
          <w:bCs/>
          <w:lang w:val="de-DE"/>
        </w:rPr>
        <w:lastRenderedPageBreak/>
        <w:t>Modelloptimierung:</w:t>
      </w:r>
      <w:r w:rsidRPr="00B8533E">
        <w:rPr>
          <w:lang w:val="de-DE"/>
        </w:rPr>
        <w:t xml:space="preserve"> Das Modell wird durch wiederholte Iterationen verbessert. Dies geschieht durch die Minimierung eines Fehlers, der mithilfe einer Loss-Funktion berechnet wird. Algorithmen wie Stochastic Gradient Descent (SGD) oder Adam werden eingesetzt, um die Gewichte des Modells schrittweise anzupassen. Während dieses Prozesses werden auch Techniken wie Early Stopping oder Cross-Validation angewendet, um Überanpassung (Overfitting) zu vermeiden.</w:t>
      </w:r>
    </w:p>
    <w:p w14:paraId="151CBEBF" w14:textId="77777777" w:rsidR="00B36D51" w:rsidRPr="00B36D51" w:rsidRDefault="00B8533E" w:rsidP="00B36D51">
      <w:pPr>
        <w:rPr>
          <w:lang w:val="de-DE"/>
        </w:rPr>
      </w:pPr>
      <w:r w:rsidRPr="00B8533E">
        <w:rPr>
          <w:lang w:val="de-DE"/>
        </w:rPr>
        <w:t>Darüber hinaus ist die kontinuierliche Aktualisierung der Trainingsdaten entscheidend, da die Drohne mit neuen oder sich verändernden Umgebungen konfrontiert wird. Die Implementierung eines aktiven Lernansatzes, bei dem das Modell Feedback von realen Einsätzen verwendet, kann die Genauigkeit und Zuverlässigkeit weiter verbessern. Solche Ansätze stellen sicher, dass das System robust bleibt und sich an neue Herausforderungen anpassen kann, wodurch die Sicherheit und Effizienz des Drohnenbetriebs gewährleistet wird.</w:t>
      </w:r>
    </w:p>
    <w:p w14:paraId="195AE16D" w14:textId="77777777" w:rsidR="0096387C" w:rsidRPr="0096387C" w:rsidRDefault="0096387C" w:rsidP="0096387C">
      <w:pPr>
        <w:ind w:left="360"/>
        <w:rPr>
          <w:lang w:val="de-DE"/>
        </w:rPr>
      </w:pPr>
    </w:p>
    <w:p w14:paraId="3EF0A8B4" w14:textId="59118F69" w:rsidR="00D95D5C" w:rsidRDefault="00F24CCF" w:rsidP="00921BDC">
      <w:pPr>
        <w:pStyle w:val="berschrift2"/>
      </w:pPr>
      <w:bookmarkStart w:id="52" w:name="_Toc187690653"/>
      <w:r>
        <w:t>K</w:t>
      </w:r>
      <w:r>
        <w:rPr>
          <w:caps w:val="0"/>
        </w:rPr>
        <w:t>onzept</w:t>
      </w:r>
      <w:bookmarkEnd w:id="52"/>
    </w:p>
    <w:p w14:paraId="005000DD" w14:textId="5818BAC8" w:rsidR="00F612B1" w:rsidRDefault="00F612B1" w:rsidP="00F612B1">
      <w:pPr>
        <w:pStyle w:val="berschrift3"/>
      </w:pPr>
      <w:bookmarkStart w:id="53" w:name="_Toc187690654"/>
      <w:r w:rsidRPr="00F612B1">
        <w:t>S</w:t>
      </w:r>
      <w:r w:rsidR="00CA1AE1" w:rsidRPr="00F612B1">
        <w:rPr>
          <w:caps w:val="0"/>
        </w:rPr>
        <w:t>ystemarchitektur</w:t>
      </w:r>
      <w:bookmarkEnd w:id="53"/>
    </w:p>
    <w:p w14:paraId="42272260" w14:textId="013E042F" w:rsidR="00481819" w:rsidRPr="00481819" w:rsidRDefault="00481819" w:rsidP="00481819">
      <w:pPr>
        <w:rPr>
          <w:lang w:val="de-DE"/>
        </w:rPr>
      </w:pPr>
      <w:r w:rsidRPr="00481819">
        <w:rPr>
          <w:lang w:val="de-DE"/>
        </w:rPr>
        <w:t xml:space="preserve">Das Herzstück der Systemarchitektur der Drohne ist das KI-Modell, das </w:t>
      </w:r>
      <w:r w:rsidR="00EA408C">
        <w:rPr>
          <w:lang w:val="de-DE"/>
        </w:rPr>
        <w:t>in unserem Fall</w:t>
      </w:r>
      <w:r w:rsidRPr="00481819">
        <w:rPr>
          <w:lang w:val="de-DE"/>
        </w:rPr>
        <w:t xml:space="preserve"> mithilfe von YOLO11x entwickelt wurde. Dieses Modell wird mit benutzerdefinierten Datensätzen trainiert, die von der Plattform RoboFlow bereitgestellt werden. Nach dem Training wird das Modell in das TensorFlow Lite (TFLite)-Format konvertiert, um es auf der Drohne effizient auszuführen. Die gesamte Entwicklung und das Training des Modells erfolgen lokal auf einem privaten Rechner mit NVIDIA-Grafikkartenunterstützung, wobei CUDA (Compute Unified Device Architecture) genutzt wird.</w:t>
      </w:r>
      <w:r w:rsidR="00EA408C">
        <w:rPr>
          <w:lang w:val="de-DE"/>
        </w:rPr>
        <w:t xml:space="preserve"> </w:t>
      </w:r>
    </w:p>
    <w:p w14:paraId="725E93CA" w14:textId="77777777" w:rsidR="00481819" w:rsidRPr="00481819" w:rsidRDefault="00481819" w:rsidP="00481819">
      <w:pPr>
        <w:rPr>
          <w:b/>
          <w:bCs/>
          <w:lang w:val="de-DE"/>
        </w:rPr>
      </w:pPr>
      <w:r w:rsidRPr="00481819">
        <w:rPr>
          <w:b/>
          <w:bCs/>
          <w:lang w:val="de-DE"/>
        </w:rPr>
        <w:t>1. Datensatzerstellung mit RoboFlow</w:t>
      </w:r>
    </w:p>
    <w:p w14:paraId="3158A132" w14:textId="77777777" w:rsidR="00481819" w:rsidRPr="00481819" w:rsidRDefault="00481819" w:rsidP="00481819">
      <w:pPr>
        <w:rPr>
          <w:lang w:val="de-DE"/>
        </w:rPr>
      </w:pPr>
      <w:r w:rsidRPr="00481819">
        <w:rPr>
          <w:lang w:val="de-DE"/>
        </w:rPr>
        <w:t>RoboFlow bietet eine umfassende Plattform zur Erstellung und Verwaltung von Trainingsdatensätzen:</w:t>
      </w:r>
    </w:p>
    <w:p w14:paraId="302CDBE6" w14:textId="77777777" w:rsidR="00481819" w:rsidRPr="00481819" w:rsidRDefault="00481819" w:rsidP="00835AC1">
      <w:pPr>
        <w:numPr>
          <w:ilvl w:val="0"/>
          <w:numId w:val="16"/>
        </w:numPr>
        <w:rPr>
          <w:lang w:val="de-DE"/>
        </w:rPr>
      </w:pPr>
      <w:r w:rsidRPr="00481819">
        <w:rPr>
          <w:b/>
          <w:bCs/>
          <w:lang w:val="de-DE"/>
        </w:rPr>
        <w:t>Annotation:</w:t>
      </w:r>
      <w:r w:rsidRPr="00481819">
        <w:rPr>
          <w:lang w:val="de-DE"/>
        </w:rPr>
        <w:t xml:space="preserve"> Bilder werden gesammelt und präzise annotiert, um spezifische Hindernisse wie Straßenschilder, Fahrzeuge, Bäume oder Fußgänger zu markieren. Diese Annotationen bilden die Grundlage für ein genaues Training des Modells.</w:t>
      </w:r>
    </w:p>
    <w:p w14:paraId="43FCCD23" w14:textId="77777777" w:rsidR="00481819" w:rsidRPr="00481819" w:rsidRDefault="00481819" w:rsidP="00835AC1">
      <w:pPr>
        <w:numPr>
          <w:ilvl w:val="0"/>
          <w:numId w:val="16"/>
        </w:numPr>
        <w:rPr>
          <w:lang w:val="de-DE"/>
        </w:rPr>
      </w:pPr>
      <w:r w:rsidRPr="00481819">
        <w:rPr>
          <w:b/>
          <w:bCs/>
          <w:lang w:val="de-DE"/>
        </w:rPr>
        <w:t>Datenaugmentation:</w:t>
      </w:r>
      <w:r w:rsidRPr="00481819">
        <w:rPr>
          <w:lang w:val="de-DE"/>
        </w:rPr>
        <w:t xml:space="preserve"> RoboFlow ermöglicht die Erweiterung der Datensätze durch Techniken wie Rotation, Skalierung, Farbmodifikation und Zufügung von Rauschen. Diese Schritte erhöhen die Vielfalt der Daten und verbessern die Generalisierungsfähigkeit des Modells.</w:t>
      </w:r>
    </w:p>
    <w:p w14:paraId="54569599" w14:textId="77777777" w:rsidR="00481819" w:rsidRPr="00481819" w:rsidRDefault="00481819" w:rsidP="00835AC1">
      <w:pPr>
        <w:numPr>
          <w:ilvl w:val="0"/>
          <w:numId w:val="16"/>
        </w:numPr>
        <w:rPr>
          <w:lang w:val="de-DE"/>
        </w:rPr>
      </w:pPr>
      <w:r w:rsidRPr="00481819">
        <w:rPr>
          <w:b/>
          <w:bCs/>
          <w:lang w:val="de-DE"/>
        </w:rPr>
        <w:t>Export und Integration:</w:t>
      </w:r>
      <w:r w:rsidRPr="00481819">
        <w:rPr>
          <w:lang w:val="de-DE"/>
        </w:rPr>
        <w:t xml:space="preserve"> Die fertig aufbereiteten Datensätze werden in einem YOLO-kompatiblen Format exportiert und für den Trainingsprozess bereitgestellt.</w:t>
      </w:r>
    </w:p>
    <w:p w14:paraId="18B5FF47" w14:textId="77777777" w:rsidR="00481819" w:rsidRPr="00481819" w:rsidRDefault="00481819" w:rsidP="00481819">
      <w:pPr>
        <w:rPr>
          <w:b/>
          <w:bCs/>
          <w:lang w:val="de-DE"/>
        </w:rPr>
      </w:pPr>
      <w:r w:rsidRPr="00481819">
        <w:rPr>
          <w:b/>
          <w:bCs/>
          <w:lang w:val="de-DE"/>
        </w:rPr>
        <w:t>2. Training des Modells mit YOLO11x</w:t>
      </w:r>
    </w:p>
    <w:p w14:paraId="190F0177" w14:textId="77777777" w:rsidR="00481819" w:rsidRPr="00481819" w:rsidRDefault="00481819" w:rsidP="00481819">
      <w:pPr>
        <w:rPr>
          <w:lang w:val="de-DE"/>
        </w:rPr>
      </w:pPr>
      <w:r w:rsidRPr="00481819">
        <w:rPr>
          <w:lang w:val="de-DE"/>
        </w:rPr>
        <w:t>YOLO11x ist ein modernes Framework für Objekterkennung, das für hohe Geschwindigkeit und Genauigkeit optimiert ist. Der Trainingsprozess umfasst folgende Schritte:</w:t>
      </w:r>
    </w:p>
    <w:p w14:paraId="6FB7EE52" w14:textId="77777777" w:rsidR="00481819" w:rsidRPr="00481819" w:rsidRDefault="00481819" w:rsidP="00835AC1">
      <w:pPr>
        <w:numPr>
          <w:ilvl w:val="0"/>
          <w:numId w:val="17"/>
        </w:numPr>
        <w:rPr>
          <w:lang w:val="de-DE"/>
        </w:rPr>
      </w:pPr>
      <w:r w:rsidRPr="00481819">
        <w:rPr>
          <w:b/>
          <w:bCs/>
          <w:lang w:val="de-DE"/>
        </w:rPr>
        <w:t>Architektur:</w:t>
      </w:r>
      <w:r w:rsidRPr="00481819">
        <w:rPr>
          <w:lang w:val="de-DE"/>
        </w:rPr>
        <w:t xml:space="preserve"> YOLO11x verwendet eine tiefenoptimierte Architektur mit Convolutional </w:t>
      </w:r>
      <w:r w:rsidRPr="00481819">
        <w:rPr>
          <w:lang w:val="de-DE"/>
        </w:rPr>
        <w:lastRenderedPageBreak/>
        <w:t>Neural Networks (CNNs), um räumliche und kontextuelle Merkmale der Bilder zu extrahieren.</w:t>
      </w:r>
    </w:p>
    <w:p w14:paraId="7E3EB38D" w14:textId="77777777" w:rsidR="00481819" w:rsidRPr="00481819" w:rsidRDefault="00481819" w:rsidP="00835AC1">
      <w:pPr>
        <w:numPr>
          <w:ilvl w:val="0"/>
          <w:numId w:val="17"/>
        </w:numPr>
        <w:rPr>
          <w:lang w:val="de-DE"/>
        </w:rPr>
      </w:pPr>
      <w:r w:rsidRPr="00481819">
        <w:rPr>
          <w:b/>
          <w:bCs/>
          <w:lang w:val="de-DE"/>
        </w:rPr>
        <w:t>Hyperparameter:</w:t>
      </w:r>
      <w:r w:rsidRPr="00481819">
        <w:rPr>
          <w:lang w:val="de-DE"/>
        </w:rPr>
        <w:t xml:space="preserve"> Kritische Parameter wie Lernrate, Batchgröße und Epochenanzahl werden fein abgestimmt, um das Modell optimal zu trainieren.</w:t>
      </w:r>
    </w:p>
    <w:p w14:paraId="467B1A7D" w14:textId="77777777" w:rsidR="00481819" w:rsidRPr="00481819" w:rsidRDefault="00481819" w:rsidP="00835AC1">
      <w:pPr>
        <w:numPr>
          <w:ilvl w:val="0"/>
          <w:numId w:val="17"/>
        </w:numPr>
        <w:rPr>
          <w:lang w:val="de-DE"/>
        </w:rPr>
      </w:pPr>
      <w:r w:rsidRPr="00481819">
        <w:rPr>
          <w:b/>
          <w:bCs/>
          <w:lang w:val="de-DE"/>
        </w:rPr>
        <w:t>Transfer Learning:</w:t>
      </w:r>
      <w:r w:rsidRPr="00481819">
        <w:rPr>
          <w:lang w:val="de-DE"/>
        </w:rPr>
        <w:t xml:space="preserve"> Vortrainierte Gewichte können verwendet werden, um die Trainingszeit zu reduzieren und die Genauigkeit zu verbessern.</w:t>
      </w:r>
    </w:p>
    <w:p w14:paraId="7BB40765" w14:textId="77777777" w:rsidR="00481819" w:rsidRPr="00481819" w:rsidRDefault="00481819" w:rsidP="00835AC1">
      <w:pPr>
        <w:numPr>
          <w:ilvl w:val="0"/>
          <w:numId w:val="17"/>
        </w:numPr>
        <w:rPr>
          <w:lang w:val="de-DE"/>
        </w:rPr>
      </w:pPr>
      <w:r w:rsidRPr="00481819">
        <w:rPr>
          <w:b/>
          <w:bCs/>
          <w:lang w:val="de-DE"/>
        </w:rPr>
        <w:t>Evaluierung:</w:t>
      </w:r>
      <w:r w:rsidRPr="00481819">
        <w:rPr>
          <w:lang w:val="de-DE"/>
        </w:rPr>
        <w:t xml:space="preserve"> Nach Abschluss des Trainings wird das Modell mit separaten Testdatensätzen evaluiert, um sicherzustellen, dass es in verschiedenen Umgebungen robust funktioniert.</w:t>
      </w:r>
    </w:p>
    <w:p w14:paraId="448CB3AA" w14:textId="77777777" w:rsidR="00481819" w:rsidRPr="00481819" w:rsidRDefault="00481819" w:rsidP="00481819">
      <w:pPr>
        <w:rPr>
          <w:b/>
          <w:bCs/>
          <w:lang w:val="de-DE"/>
        </w:rPr>
      </w:pPr>
      <w:r w:rsidRPr="00481819">
        <w:rPr>
          <w:b/>
          <w:bCs/>
          <w:lang w:val="de-DE"/>
        </w:rPr>
        <w:t>3. Nutzung von CUDA für beschleunigtes Training</w:t>
      </w:r>
    </w:p>
    <w:p w14:paraId="64D551E7" w14:textId="77777777" w:rsidR="00481819" w:rsidRPr="00481819" w:rsidRDefault="00481819" w:rsidP="00481819">
      <w:pPr>
        <w:rPr>
          <w:lang w:val="de-DE"/>
        </w:rPr>
      </w:pPr>
      <w:r w:rsidRPr="00481819">
        <w:rPr>
          <w:lang w:val="de-DE"/>
        </w:rPr>
        <w:t>Der Trainingsprozess wird auf einem privaten Rechner mit NVIDIA-Grafikkarten durchgeführt, wobei CUDA (Compute Unified Device Architecture) genutzt wird. CUDA ist eine parallele Rechenplattform und Programmierschnittstelle, die von NVIDIA entwickelt wurde, um die leistungsstarke Verarbeitung von Deep-Learning-Modellen zu ermöglichen.</w:t>
      </w:r>
    </w:p>
    <w:p w14:paraId="66B40041" w14:textId="77777777" w:rsidR="00481819" w:rsidRPr="00481819" w:rsidRDefault="00481819" w:rsidP="00835AC1">
      <w:pPr>
        <w:numPr>
          <w:ilvl w:val="0"/>
          <w:numId w:val="18"/>
        </w:numPr>
        <w:rPr>
          <w:lang w:val="de-DE"/>
        </w:rPr>
      </w:pPr>
      <w:r w:rsidRPr="00481819">
        <w:rPr>
          <w:b/>
          <w:bCs/>
          <w:lang w:val="de-DE"/>
        </w:rPr>
        <w:t>Voraussetzungen:</w:t>
      </w:r>
    </w:p>
    <w:p w14:paraId="227AA8B0" w14:textId="77777777" w:rsidR="00481819" w:rsidRPr="00481819" w:rsidRDefault="00481819" w:rsidP="00835AC1">
      <w:pPr>
        <w:numPr>
          <w:ilvl w:val="1"/>
          <w:numId w:val="18"/>
        </w:numPr>
        <w:rPr>
          <w:lang w:val="de-DE"/>
        </w:rPr>
      </w:pPr>
      <w:r w:rsidRPr="00481819">
        <w:rPr>
          <w:lang w:val="de-DE"/>
        </w:rPr>
        <w:t>Eine NVIDIA-GPU mit CUDA-Unterstützung (z. B. RTX-Serie oder Quadro-GPUs).</w:t>
      </w:r>
    </w:p>
    <w:p w14:paraId="56A63111" w14:textId="77777777" w:rsidR="00481819" w:rsidRPr="00481819" w:rsidRDefault="00481819" w:rsidP="00835AC1">
      <w:pPr>
        <w:numPr>
          <w:ilvl w:val="1"/>
          <w:numId w:val="18"/>
        </w:numPr>
        <w:rPr>
          <w:lang w:val="de-DE"/>
        </w:rPr>
      </w:pPr>
      <w:r w:rsidRPr="00481819">
        <w:rPr>
          <w:lang w:val="de-DE"/>
        </w:rPr>
        <w:t>Installation der CUDA-Toolkits und zugehöriger Treiber.</w:t>
      </w:r>
    </w:p>
    <w:p w14:paraId="40B53DCE" w14:textId="77777777" w:rsidR="00481819" w:rsidRPr="00481819" w:rsidRDefault="00481819" w:rsidP="00835AC1">
      <w:pPr>
        <w:numPr>
          <w:ilvl w:val="1"/>
          <w:numId w:val="18"/>
        </w:numPr>
        <w:rPr>
          <w:lang w:val="de-DE"/>
        </w:rPr>
      </w:pPr>
      <w:r w:rsidRPr="00481819">
        <w:rPr>
          <w:lang w:val="de-DE"/>
        </w:rPr>
        <w:t>Integration von Frameworks wie TensorFlow oder PyTorch, die CUDA für die Beschleunigung nutzen.</w:t>
      </w:r>
    </w:p>
    <w:p w14:paraId="0410DF82" w14:textId="77777777" w:rsidR="00481819" w:rsidRPr="00481819" w:rsidRDefault="00481819" w:rsidP="00835AC1">
      <w:pPr>
        <w:numPr>
          <w:ilvl w:val="0"/>
          <w:numId w:val="18"/>
        </w:numPr>
        <w:rPr>
          <w:lang w:val="de-DE"/>
        </w:rPr>
      </w:pPr>
      <w:r w:rsidRPr="00481819">
        <w:rPr>
          <w:b/>
          <w:bCs/>
          <w:lang w:val="de-DE"/>
        </w:rPr>
        <w:t>Vorteile der CUDA-Nutzung:</w:t>
      </w:r>
    </w:p>
    <w:p w14:paraId="165B1F46" w14:textId="77777777" w:rsidR="00481819" w:rsidRPr="00481819" w:rsidRDefault="00481819" w:rsidP="00835AC1">
      <w:pPr>
        <w:numPr>
          <w:ilvl w:val="1"/>
          <w:numId w:val="18"/>
        </w:numPr>
        <w:rPr>
          <w:lang w:val="de-DE"/>
        </w:rPr>
      </w:pPr>
      <w:r w:rsidRPr="00481819">
        <w:rPr>
          <w:b/>
          <w:bCs/>
          <w:lang w:val="de-DE"/>
        </w:rPr>
        <w:t>Schnellere Verarbeitung:</w:t>
      </w:r>
      <w:r w:rsidRPr="00481819">
        <w:rPr>
          <w:lang w:val="de-DE"/>
        </w:rPr>
        <w:t xml:space="preserve"> GPUs bieten durch paralleles Rechnen eine deutlich schnellere Verarbeitung im Vergleich zu CPUs, insbesondere bei großen Datenmengen und komplexen neuronalen Netzwerken.</w:t>
      </w:r>
    </w:p>
    <w:p w14:paraId="40CB77E0" w14:textId="77777777" w:rsidR="00481819" w:rsidRPr="00481819" w:rsidRDefault="00481819" w:rsidP="00835AC1">
      <w:pPr>
        <w:numPr>
          <w:ilvl w:val="1"/>
          <w:numId w:val="18"/>
        </w:numPr>
        <w:rPr>
          <w:lang w:val="de-DE"/>
        </w:rPr>
      </w:pPr>
      <w:r w:rsidRPr="00481819">
        <w:rPr>
          <w:b/>
          <w:bCs/>
          <w:lang w:val="de-DE"/>
        </w:rPr>
        <w:t>Effiziente Ressourcennutzung:</w:t>
      </w:r>
      <w:r w:rsidRPr="00481819">
        <w:rPr>
          <w:lang w:val="de-DE"/>
        </w:rPr>
        <w:t xml:space="preserve"> CUDA optimiert die Auslastung der GPU und reduziert die Trainingszeit erheblich.</w:t>
      </w:r>
    </w:p>
    <w:p w14:paraId="58C2B619" w14:textId="77777777" w:rsidR="00481819" w:rsidRPr="00481819" w:rsidRDefault="00481819" w:rsidP="00835AC1">
      <w:pPr>
        <w:numPr>
          <w:ilvl w:val="1"/>
          <w:numId w:val="18"/>
        </w:numPr>
        <w:rPr>
          <w:lang w:val="de-DE"/>
        </w:rPr>
      </w:pPr>
      <w:r w:rsidRPr="00481819">
        <w:rPr>
          <w:b/>
          <w:bCs/>
          <w:lang w:val="de-DE"/>
        </w:rPr>
        <w:t>Flexibilität:</w:t>
      </w:r>
      <w:r w:rsidRPr="00481819">
        <w:rPr>
          <w:lang w:val="de-DE"/>
        </w:rPr>
        <w:t xml:space="preserve"> Der Trainingsprozess kann an die Hardware angepasst werden, sodass die maximale Leistung der GPU genutzt wird.</w:t>
      </w:r>
    </w:p>
    <w:p w14:paraId="40D0C23C" w14:textId="77777777" w:rsidR="00481819" w:rsidRPr="00481819" w:rsidRDefault="00481819" w:rsidP="00835AC1">
      <w:pPr>
        <w:numPr>
          <w:ilvl w:val="0"/>
          <w:numId w:val="18"/>
        </w:numPr>
        <w:rPr>
          <w:lang w:val="de-DE"/>
        </w:rPr>
      </w:pPr>
      <w:r w:rsidRPr="00481819">
        <w:rPr>
          <w:b/>
          <w:bCs/>
          <w:lang w:val="de-DE"/>
        </w:rPr>
        <w:t>Ablauf:</w:t>
      </w:r>
    </w:p>
    <w:p w14:paraId="23B859E1" w14:textId="77777777" w:rsidR="00481819" w:rsidRPr="00481819" w:rsidRDefault="00481819" w:rsidP="00835AC1">
      <w:pPr>
        <w:numPr>
          <w:ilvl w:val="1"/>
          <w:numId w:val="18"/>
        </w:numPr>
        <w:rPr>
          <w:lang w:val="de-DE"/>
        </w:rPr>
      </w:pPr>
      <w:r w:rsidRPr="00481819">
        <w:rPr>
          <w:lang w:val="de-DE"/>
        </w:rPr>
        <w:t>Daten werden in Batches auf die GPU geladen.</w:t>
      </w:r>
    </w:p>
    <w:p w14:paraId="725CDDA8" w14:textId="77777777" w:rsidR="00481819" w:rsidRPr="00481819" w:rsidRDefault="00481819" w:rsidP="00835AC1">
      <w:pPr>
        <w:numPr>
          <w:ilvl w:val="1"/>
          <w:numId w:val="18"/>
        </w:numPr>
        <w:rPr>
          <w:lang w:val="de-DE"/>
        </w:rPr>
      </w:pPr>
      <w:r w:rsidRPr="00481819">
        <w:rPr>
          <w:lang w:val="de-DE"/>
        </w:rPr>
        <w:t>Das Modell wird schrittweise optimiert, indem die Gewichte mit Algorithmen wie Adam oder Stochastic Gradient Descent (SGD) angepasst werden.</w:t>
      </w:r>
    </w:p>
    <w:p w14:paraId="6FB07CD3" w14:textId="77777777" w:rsidR="00481819" w:rsidRPr="00481819" w:rsidRDefault="00481819" w:rsidP="00835AC1">
      <w:pPr>
        <w:numPr>
          <w:ilvl w:val="1"/>
          <w:numId w:val="18"/>
        </w:numPr>
        <w:rPr>
          <w:lang w:val="de-DE"/>
        </w:rPr>
      </w:pPr>
      <w:r w:rsidRPr="00481819">
        <w:rPr>
          <w:lang w:val="de-DE"/>
        </w:rPr>
        <w:t>CUDA-Bibliotheken wie cuDNN (CUDA Deep Neural Network) werden für die Beschleunigung der Convolutional-Schichten genutzt.</w:t>
      </w:r>
    </w:p>
    <w:p w14:paraId="60B1A229" w14:textId="77777777" w:rsidR="00481819" w:rsidRPr="00481819" w:rsidRDefault="00481819" w:rsidP="00481819">
      <w:pPr>
        <w:rPr>
          <w:b/>
          <w:bCs/>
          <w:lang w:val="de-DE"/>
        </w:rPr>
      </w:pPr>
      <w:r w:rsidRPr="00481819">
        <w:rPr>
          <w:b/>
          <w:bCs/>
          <w:lang w:val="de-DE"/>
        </w:rPr>
        <w:lastRenderedPageBreak/>
        <w:t>4. Konvertierung in TFLite</w:t>
      </w:r>
    </w:p>
    <w:p w14:paraId="19A6F44F" w14:textId="77777777" w:rsidR="00481819" w:rsidRPr="00481819" w:rsidRDefault="00481819" w:rsidP="00481819">
      <w:pPr>
        <w:rPr>
          <w:lang w:val="de-DE"/>
        </w:rPr>
      </w:pPr>
      <w:r w:rsidRPr="00481819">
        <w:rPr>
          <w:lang w:val="de-DE"/>
        </w:rPr>
        <w:t>Nach dem erfolgreichen Training wird das Modell in das TFLite-Format konvertiert, um es auf ressourcenbeschränkten Geräten wie der Drohne auszuführen:</w:t>
      </w:r>
    </w:p>
    <w:p w14:paraId="34F74661" w14:textId="77777777" w:rsidR="00481819" w:rsidRPr="00481819" w:rsidRDefault="00481819" w:rsidP="00835AC1">
      <w:pPr>
        <w:numPr>
          <w:ilvl w:val="0"/>
          <w:numId w:val="19"/>
        </w:numPr>
        <w:rPr>
          <w:lang w:val="de-DE"/>
        </w:rPr>
      </w:pPr>
      <w:r w:rsidRPr="00481819">
        <w:rPr>
          <w:b/>
          <w:bCs/>
          <w:lang w:val="de-DE"/>
        </w:rPr>
        <w:t>Optimierung:</w:t>
      </w:r>
    </w:p>
    <w:p w14:paraId="0D53BC40" w14:textId="77777777" w:rsidR="00481819" w:rsidRPr="00481819" w:rsidRDefault="00481819" w:rsidP="00835AC1">
      <w:pPr>
        <w:numPr>
          <w:ilvl w:val="1"/>
          <w:numId w:val="19"/>
        </w:numPr>
        <w:rPr>
          <w:lang w:val="de-DE"/>
        </w:rPr>
      </w:pPr>
      <w:r w:rsidRPr="00481819">
        <w:rPr>
          <w:lang w:val="de-DE"/>
        </w:rPr>
        <w:t>Die Größe des Modells wird reduziert, indem Parameter quantisiert und unnötige Schichten entfernt werden.</w:t>
      </w:r>
    </w:p>
    <w:p w14:paraId="6069A1E3" w14:textId="77777777" w:rsidR="00481819" w:rsidRPr="00481819" w:rsidRDefault="00481819" w:rsidP="00835AC1">
      <w:pPr>
        <w:numPr>
          <w:ilvl w:val="1"/>
          <w:numId w:val="19"/>
        </w:numPr>
        <w:rPr>
          <w:lang w:val="de-DE"/>
        </w:rPr>
      </w:pPr>
      <w:r w:rsidRPr="00481819">
        <w:rPr>
          <w:lang w:val="de-DE"/>
        </w:rPr>
        <w:t>Diese Optimierungen stellen sicher, dass das Modell auch auf Hardware mit geringer Rechenleistung effizient ausgeführt werden kann.</w:t>
      </w:r>
    </w:p>
    <w:p w14:paraId="4F747BF9" w14:textId="77777777" w:rsidR="00481819" w:rsidRPr="00481819" w:rsidRDefault="00481819" w:rsidP="00835AC1">
      <w:pPr>
        <w:numPr>
          <w:ilvl w:val="0"/>
          <w:numId w:val="19"/>
        </w:numPr>
        <w:rPr>
          <w:lang w:val="de-DE"/>
        </w:rPr>
      </w:pPr>
      <w:r w:rsidRPr="00481819">
        <w:rPr>
          <w:b/>
          <w:bCs/>
          <w:lang w:val="de-DE"/>
        </w:rPr>
        <w:t>Integration:</w:t>
      </w:r>
      <w:r w:rsidRPr="00481819">
        <w:rPr>
          <w:lang w:val="de-DE"/>
        </w:rPr>
        <w:t xml:space="preserve"> Das TFLite-Modell wird direkt auf die Drohne geladen, wo es die Echtzeitanalyse der Bilddaten übernimmt.</w:t>
      </w:r>
    </w:p>
    <w:p w14:paraId="42C4D89F" w14:textId="77777777" w:rsidR="00481819" w:rsidRPr="00481819" w:rsidRDefault="00481819" w:rsidP="00481819">
      <w:pPr>
        <w:rPr>
          <w:b/>
          <w:bCs/>
          <w:lang w:val="de-DE"/>
        </w:rPr>
      </w:pPr>
      <w:r w:rsidRPr="00481819">
        <w:rPr>
          <w:b/>
          <w:bCs/>
          <w:lang w:val="de-DE"/>
        </w:rPr>
        <w:t>5. Integration in die Drohnenarchitektur</w:t>
      </w:r>
    </w:p>
    <w:p w14:paraId="14B72B73" w14:textId="77777777" w:rsidR="00481819" w:rsidRPr="00481819" w:rsidRDefault="00481819" w:rsidP="00481819">
      <w:pPr>
        <w:rPr>
          <w:lang w:val="de-DE"/>
        </w:rPr>
      </w:pPr>
      <w:r w:rsidRPr="00481819">
        <w:rPr>
          <w:lang w:val="de-DE"/>
        </w:rPr>
        <w:t>Das trainierte und optimierte Modell wird in die Drohnenarchitektur integriert, die aus mehreren Subsystemen besteht:</w:t>
      </w:r>
    </w:p>
    <w:p w14:paraId="520A8C87" w14:textId="77777777" w:rsidR="00481819" w:rsidRPr="00481819" w:rsidRDefault="00481819" w:rsidP="00835AC1">
      <w:pPr>
        <w:numPr>
          <w:ilvl w:val="0"/>
          <w:numId w:val="20"/>
        </w:numPr>
        <w:rPr>
          <w:lang w:val="de-DE"/>
        </w:rPr>
      </w:pPr>
      <w:r w:rsidRPr="00481819">
        <w:rPr>
          <w:b/>
          <w:bCs/>
          <w:lang w:val="de-DE"/>
        </w:rPr>
        <w:t>Kameras:</w:t>
      </w:r>
      <w:r w:rsidRPr="00481819">
        <w:rPr>
          <w:lang w:val="de-DE"/>
        </w:rPr>
        <w:t xml:space="preserve"> Hochauflösende Kameras erfassen kontinuierlich Bilder der Umgebung.</w:t>
      </w:r>
    </w:p>
    <w:p w14:paraId="79BE0842" w14:textId="77777777" w:rsidR="00481819" w:rsidRPr="00481819" w:rsidRDefault="00481819" w:rsidP="00835AC1">
      <w:pPr>
        <w:numPr>
          <w:ilvl w:val="0"/>
          <w:numId w:val="20"/>
        </w:numPr>
        <w:rPr>
          <w:lang w:val="de-DE"/>
        </w:rPr>
      </w:pPr>
      <w:r w:rsidRPr="00481819">
        <w:rPr>
          <w:b/>
          <w:bCs/>
          <w:lang w:val="de-DE"/>
        </w:rPr>
        <w:t>Prozessor:</w:t>
      </w:r>
      <w:r w:rsidRPr="00481819">
        <w:rPr>
          <w:lang w:val="de-DE"/>
        </w:rPr>
        <w:t xml:space="preserve"> Ein leistungsstarker Prozessor analysiert die Bilddaten mithilfe des TFLite-Modells in Echtzeit.</w:t>
      </w:r>
    </w:p>
    <w:p w14:paraId="0A4FB76D" w14:textId="77777777" w:rsidR="00481819" w:rsidRPr="00481819" w:rsidRDefault="00481819" w:rsidP="00835AC1">
      <w:pPr>
        <w:numPr>
          <w:ilvl w:val="0"/>
          <w:numId w:val="20"/>
        </w:numPr>
        <w:rPr>
          <w:lang w:val="de-DE"/>
        </w:rPr>
      </w:pPr>
      <w:r w:rsidRPr="00481819">
        <w:rPr>
          <w:b/>
          <w:bCs/>
          <w:lang w:val="de-DE"/>
        </w:rPr>
        <w:t>Steuerungssystem:</w:t>
      </w:r>
      <w:r w:rsidRPr="00481819">
        <w:rPr>
          <w:lang w:val="de-DE"/>
        </w:rPr>
        <w:t xml:space="preserve"> Basierend auf den Ergebnissen des Modells passt das Steuerungssystem die Flugbahn der Drohne an, um Hindernissen auszuweichen.</w:t>
      </w:r>
    </w:p>
    <w:p w14:paraId="2F3C965B" w14:textId="77777777" w:rsidR="00481819" w:rsidRPr="00481819" w:rsidRDefault="00481819" w:rsidP="00835AC1">
      <w:pPr>
        <w:numPr>
          <w:ilvl w:val="0"/>
          <w:numId w:val="20"/>
        </w:numPr>
        <w:rPr>
          <w:lang w:val="de-DE"/>
        </w:rPr>
      </w:pPr>
      <w:r w:rsidRPr="00481819">
        <w:rPr>
          <w:b/>
          <w:bCs/>
          <w:lang w:val="de-DE"/>
        </w:rPr>
        <w:t>Feedback-System:</w:t>
      </w:r>
      <w:r w:rsidRPr="00481819">
        <w:rPr>
          <w:lang w:val="de-DE"/>
        </w:rPr>
        <w:t xml:space="preserve"> Warnungen oder Hinweise werden über akustische Signale oder Vibrationen an den Benutzer weitergegeben.</w:t>
      </w:r>
    </w:p>
    <w:p w14:paraId="4260FF05" w14:textId="77777777" w:rsidR="00481819" w:rsidRPr="00481819" w:rsidRDefault="00481819" w:rsidP="00481819">
      <w:pPr>
        <w:rPr>
          <w:b/>
          <w:bCs/>
          <w:lang w:val="de-DE"/>
        </w:rPr>
      </w:pPr>
      <w:r w:rsidRPr="00481819">
        <w:rPr>
          <w:b/>
          <w:bCs/>
          <w:lang w:val="de-DE"/>
        </w:rPr>
        <w:t>6. Vorteile der Systemarchitektur</w:t>
      </w:r>
    </w:p>
    <w:p w14:paraId="1E24341E" w14:textId="77777777" w:rsidR="00481819" w:rsidRPr="00481819" w:rsidRDefault="00481819" w:rsidP="00835AC1">
      <w:pPr>
        <w:numPr>
          <w:ilvl w:val="0"/>
          <w:numId w:val="21"/>
        </w:numPr>
        <w:rPr>
          <w:lang w:val="de-DE"/>
        </w:rPr>
      </w:pPr>
      <w:r w:rsidRPr="00481819">
        <w:rPr>
          <w:b/>
          <w:bCs/>
          <w:lang w:val="de-DE"/>
        </w:rPr>
        <w:t>Effizienz:</w:t>
      </w:r>
      <w:r w:rsidRPr="00481819">
        <w:rPr>
          <w:lang w:val="de-DE"/>
        </w:rPr>
        <w:t xml:space="preserve"> Durch die Nutzung von CUDA und TFLite werden sowohl die Trainingszeit als auch die Ausführungszeit des Modells optimiert.</w:t>
      </w:r>
    </w:p>
    <w:p w14:paraId="6DF01972" w14:textId="77777777" w:rsidR="00481819" w:rsidRPr="00481819" w:rsidRDefault="00481819" w:rsidP="00835AC1">
      <w:pPr>
        <w:numPr>
          <w:ilvl w:val="0"/>
          <w:numId w:val="21"/>
        </w:numPr>
        <w:rPr>
          <w:lang w:val="de-DE"/>
        </w:rPr>
      </w:pPr>
      <w:r w:rsidRPr="00481819">
        <w:rPr>
          <w:b/>
          <w:bCs/>
          <w:lang w:val="de-DE"/>
        </w:rPr>
        <w:t>Flexibilität:</w:t>
      </w:r>
      <w:r w:rsidRPr="00481819">
        <w:rPr>
          <w:lang w:val="de-DE"/>
        </w:rPr>
        <w:t xml:space="preserve"> Die modulare Architektur ermöglicht einfache Updates und Anpassungen des Modells.</w:t>
      </w:r>
    </w:p>
    <w:p w14:paraId="2F0D0D3F" w14:textId="77777777" w:rsidR="00481819" w:rsidRPr="00481819" w:rsidRDefault="00481819" w:rsidP="00835AC1">
      <w:pPr>
        <w:numPr>
          <w:ilvl w:val="0"/>
          <w:numId w:val="21"/>
        </w:numPr>
        <w:rPr>
          <w:lang w:val="de-DE"/>
        </w:rPr>
      </w:pPr>
      <w:r w:rsidRPr="00481819">
        <w:rPr>
          <w:b/>
          <w:bCs/>
          <w:lang w:val="de-DE"/>
        </w:rPr>
        <w:t>Robustheit:</w:t>
      </w:r>
      <w:r w:rsidRPr="00481819">
        <w:rPr>
          <w:lang w:val="de-DE"/>
        </w:rPr>
        <w:t xml:space="preserve"> Die Verwendung von benutzerdefinierten Datensätzen und einem leistungsstarken Framework wie YOLO11x gewährleistet eine hohe Genauigkeit und Zuverlässigkeit.</w:t>
      </w:r>
    </w:p>
    <w:p w14:paraId="22C1F3D8" w14:textId="77777777" w:rsidR="00481819" w:rsidRPr="00481819" w:rsidRDefault="00481819" w:rsidP="00481819">
      <w:pPr>
        <w:rPr>
          <w:lang w:val="de-DE"/>
        </w:rPr>
      </w:pPr>
      <w:r w:rsidRPr="00481819">
        <w:rPr>
          <w:lang w:val="de-DE"/>
        </w:rPr>
        <w:t>Durch diese Kombination aus modernster Technologie und optimierter Entwicklung bietet die Drohne eine leistungsfähige und effiziente Lösung für die Hinderniserkennung im Alltag.</w:t>
      </w:r>
    </w:p>
    <w:p w14:paraId="682DC541" w14:textId="703C417C" w:rsidR="00481819" w:rsidRPr="00481819" w:rsidRDefault="00481819" w:rsidP="00481819">
      <w:pPr>
        <w:rPr>
          <w:lang w:val="de-DE"/>
        </w:rPr>
      </w:pPr>
      <w:r w:rsidRPr="00481819">
        <w:rPr>
          <w:lang w:val="de-DE"/>
        </w:rPr>
        <w:t>Die Systemarchitektur stellt sicher, dass alle Komponenten effizient zusammenarbeiten, um eine sichere und effektive Navigation der Drohne zu gewährleisten. Durch den modularen Aufbau können zukünftige Erweiterungen und Verbesserungen problemlos integriert werden, wodurch die Drohne anpassungsfähig und zukunftssicher bleibt.</w:t>
      </w:r>
      <w:r w:rsidR="004701E4" w:rsidRPr="004701E4">
        <w:rPr>
          <w:lang w:val="de-DE"/>
        </w:rPr>
        <w:t xml:space="preserve"> </w:t>
      </w:r>
      <w:sdt>
        <w:sdtPr>
          <w:rPr>
            <w:lang w:val="de-DE"/>
          </w:rPr>
          <w:id w:val="-1111972984"/>
          <w:citation/>
        </w:sdtPr>
        <w:sdtContent>
          <w:r w:rsidR="004701E4">
            <w:rPr>
              <w:lang w:val="de-DE"/>
            </w:rPr>
            <w:fldChar w:fldCharType="begin"/>
          </w:r>
          <w:r w:rsidR="004701E4">
            <w:rPr>
              <w:lang w:val="de-DE"/>
            </w:rPr>
            <w:instrText xml:space="preserve"> CITATION ten \l 1031 </w:instrText>
          </w:r>
          <w:r w:rsidR="004701E4">
            <w:rPr>
              <w:lang w:val="de-DE"/>
            </w:rPr>
            <w:fldChar w:fldCharType="separate"/>
          </w:r>
          <w:r w:rsidR="004701E4">
            <w:rPr>
              <w:lang w:val="de-DE"/>
            </w:rPr>
            <w:fldChar w:fldCharType="end"/>
          </w:r>
        </w:sdtContent>
      </w:sdt>
      <w:r w:rsidR="004701E4">
        <w:rPr>
          <w:lang w:val="de-DE"/>
        </w:rPr>
        <w:t xml:space="preserve"> </w:t>
      </w:r>
      <w:sdt>
        <w:sdtPr>
          <w:rPr>
            <w:lang w:val="de-DE"/>
          </w:rPr>
          <w:id w:val="-1427185933"/>
          <w:citation/>
        </w:sdtPr>
        <w:sdtContent>
          <w:r w:rsidR="004701E4">
            <w:rPr>
              <w:lang w:val="de-DE"/>
            </w:rPr>
            <w:fldChar w:fldCharType="begin"/>
          </w:r>
          <w:r w:rsidR="004701E4">
            <w:rPr>
              <w:lang w:val="de-DE"/>
            </w:rPr>
            <w:instrText xml:space="preserve"> CITATION rob1 \l 1031 </w:instrText>
          </w:r>
          <w:r w:rsidR="004701E4">
            <w:rPr>
              <w:lang w:val="de-DE"/>
            </w:rPr>
            <w:fldChar w:fldCharType="separate"/>
          </w:r>
          <w:r w:rsidR="004701E4">
            <w:rPr>
              <w:lang w:val="de-DE"/>
            </w:rPr>
            <w:fldChar w:fldCharType="end"/>
          </w:r>
        </w:sdtContent>
      </w:sdt>
      <w:sdt>
        <w:sdtPr>
          <w:rPr>
            <w:lang w:val="de-DE"/>
          </w:rPr>
          <w:id w:val="1532768052"/>
          <w:citation/>
        </w:sdtPr>
        <w:sdtContent>
          <w:r w:rsidR="00517AC8">
            <w:rPr>
              <w:lang w:val="de-DE"/>
            </w:rPr>
            <w:fldChar w:fldCharType="begin"/>
          </w:r>
          <w:r w:rsidR="00517AC8">
            <w:rPr>
              <w:lang w:val="de-DE"/>
            </w:rPr>
            <w:instrText xml:space="preserve"> CITATION ult \l 1031 </w:instrText>
          </w:r>
          <w:r w:rsidR="00517AC8">
            <w:rPr>
              <w:lang w:val="de-DE"/>
            </w:rPr>
            <w:fldChar w:fldCharType="separate"/>
          </w:r>
          <w:r w:rsidR="00517AC8">
            <w:rPr>
              <w:lang w:val="de-DE"/>
            </w:rPr>
            <w:fldChar w:fldCharType="end"/>
          </w:r>
        </w:sdtContent>
      </w:sdt>
      <w:customXmlInsRangeStart w:id="54" w:author="Microsoft Word" w:date="2025-01-13T18:37:00Z"/>
      <w:sdt>
        <w:sdtPr>
          <w:rPr>
            <w:lang w:val="de-DE"/>
          </w:rPr>
          <w:id w:val="-1598248530"/>
          <w:citation/>
        </w:sdtPr>
        <w:sdtContent>
          <w:customXmlInsRangeEnd w:id="54"/>
          <w:ins w:id="55" w:author="Microsoft Word" w:date="2025-01-13T18:37:00Z" w16du:dateUtc="2025-01-13T17:37:00Z">
            <w:r w:rsidR="00E410D4">
              <w:rPr>
                <w:lang w:val="de-DE"/>
              </w:rPr>
              <w:fldChar w:fldCharType="begin"/>
            </w:r>
            <w:r w:rsidR="00E410D4">
              <w:rPr>
                <w:lang w:val="de-DE"/>
              </w:rPr>
              <w:instrText xml:space="preserve"> CITATION doc \l 1031 </w:instrText>
            </w:r>
            <w:r w:rsidR="00E410D4">
              <w:rPr>
                <w:lang w:val="de-DE"/>
              </w:rPr>
              <w:fldChar w:fldCharType="separate"/>
            </w:r>
            <w:r w:rsidR="00E410D4">
              <w:rPr>
                <w:lang w:val="de-DE"/>
              </w:rPr>
              <w:fldChar w:fldCharType="end"/>
            </w:r>
          </w:ins>
          <w:customXmlInsRangeStart w:id="56" w:author="Microsoft Word" w:date="2025-01-13T18:37:00Z"/>
        </w:sdtContent>
      </w:sdt>
      <w:customXmlInsRangeEnd w:id="56"/>
    </w:p>
    <w:p w14:paraId="2DB8C802" w14:textId="01E00345" w:rsidR="00AD00B9" w:rsidRDefault="00D87632" w:rsidP="00AD00B9">
      <w:pPr>
        <w:pStyle w:val="berschrift3"/>
        <w:rPr>
          <w:lang w:val="de-DE"/>
        </w:rPr>
      </w:pPr>
      <w:bookmarkStart w:id="57" w:name="_Toc187690655"/>
      <w:r>
        <w:rPr>
          <w:caps w:val="0"/>
          <w:lang w:val="de-DE"/>
        </w:rPr>
        <w:lastRenderedPageBreak/>
        <w:t>V</w:t>
      </w:r>
      <w:r w:rsidRPr="00AD00B9">
        <w:rPr>
          <w:caps w:val="0"/>
          <w:lang w:val="de-DE"/>
        </w:rPr>
        <w:t xml:space="preserve">erwendung von </w:t>
      </w:r>
      <w:r>
        <w:rPr>
          <w:caps w:val="0"/>
          <w:lang w:val="de-DE"/>
        </w:rPr>
        <w:t>T</w:t>
      </w:r>
      <w:r w:rsidRPr="00AD00B9">
        <w:rPr>
          <w:caps w:val="0"/>
          <w:lang w:val="de-DE"/>
        </w:rPr>
        <w:t xml:space="preserve">ensorflow </w:t>
      </w:r>
      <w:r>
        <w:rPr>
          <w:caps w:val="0"/>
          <w:lang w:val="de-DE"/>
        </w:rPr>
        <w:t>L</w:t>
      </w:r>
      <w:r w:rsidRPr="00AD00B9">
        <w:rPr>
          <w:caps w:val="0"/>
          <w:lang w:val="de-DE"/>
        </w:rPr>
        <w:t xml:space="preserve">ite für die </w:t>
      </w:r>
      <w:r>
        <w:rPr>
          <w:caps w:val="0"/>
          <w:lang w:val="de-DE"/>
        </w:rPr>
        <w:t>B</w:t>
      </w:r>
      <w:r w:rsidRPr="00AD00B9">
        <w:rPr>
          <w:caps w:val="0"/>
          <w:lang w:val="de-DE"/>
        </w:rPr>
        <w:t>ilderkennung</w:t>
      </w:r>
      <w:bookmarkEnd w:id="57"/>
    </w:p>
    <w:p w14:paraId="1915754B" w14:textId="10C4A1A2" w:rsidR="00333361" w:rsidRPr="00333361" w:rsidRDefault="00333361" w:rsidP="00333361">
      <w:pPr>
        <w:rPr>
          <w:lang w:val="de-DE"/>
        </w:rPr>
      </w:pPr>
      <w:r w:rsidRPr="00333361">
        <w:rPr>
          <w:lang w:val="de-DE"/>
        </w:rPr>
        <w:t>TensorFlow Lite ist eine speziell entwickelte, kompakte Version von TensorFlow, die für den Einsatz auf mobilen und eingebetteten Geräten optimiert wurde. Diese Optimierung reduziert den Ressourcenbedarf erheblich und ist daher ideal für Drohnenanwendungen geeignet, bei denen Rechenleistung und Energieverbrauch begrenzt sind. Das Framework unterstützt die Ausführung von vortrainierten Modellen direkt auf Edge-Geräten wie Drohnenprozessoren</w:t>
      </w:r>
      <w:r w:rsidR="00F62074">
        <w:rPr>
          <w:lang w:val="de-DE"/>
        </w:rPr>
        <w:t xml:space="preserve"> oder mobilen Geräten</w:t>
      </w:r>
      <w:r w:rsidRPr="00333361">
        <w:rPr>
          <w:lang w:val="de-DE"/>
        </w:rPr>
        <w:t>, wodurch die Notwendigkeit entfällt, Daten an externe Server zu senden. Dies minimiert Latenzzeiten und erhöht gleichzeitig die Zuverlässigkeit und Geschwindigkeit der Entscheidungen.</w:t>
      </w:r>
    </w:p>
    <w:p w14:paraId="67416E0C" w14:textId="77777777" w:rsidR="00333361" w:rsidRPr="00333361" w:rsidRDefault="00333361" w:rsidP="00333361">
      <w:pPr>
        <w:rPr>
          <w:lang w:val="de-DE"/>
        </w:rPr>
      </w:pPr>
      <w:r w:rsidRPr="00333361">
        <w:rPr>
          <w:lang w:val="de-DE"/>
        </w:rPr>
        <w:t>Der Prozess zur Integration in TensorFlow Lite beginnt mit der Konvertierung des trainierten KI-Modells aus einem Standardformat wie TensorFlow oder PyTorch. Dabei werden Optimierungstechniken wie Quantisierung angewendet, um die Modellgröße zu reduzieren, ohne die Genauigkeit wesentlich zu beeinträchtigen. Quantisierung wandelt beispielsweise 32-Bit-Fließkommazahlen in 8-Bit-Integer um, was sowohl den Speicherbedarf als auch die Berechnungsanforderungen drastisch verringert.</w:t>
      </w:r>
    </w:p>
    <w:p w14:paraId="10DE94BA" w14:textId="52A930E6" w:rsidR="000B7D68" w:rsidRPr="00AD00B9" w:rsidRDefault="00333361" w:rsidP="00375776">
      <w:pPr>
        <w:rPr>
          <w:lang w:val="de-DE"/>
        </w:rPr>
      </w:pPr>
      <w:r w:rsidRPr="00333361">
        <w:rPr>
          <w:lang w:val="de-DE"/>
        </w:rPr>
        <w:t>Ein weiterer Vorteil von TensorFlow Lite ist die Unterstützung von Hardwarebeschleunigung, wie sie durch TPUs (Tensor Processing Units) oder GPUs (Graphical Processing Units) bereitgestellt wird. Diese Hardwareintegration ermöglicht eine hochperformante Echtzeitverarbeitung, was für Aufgaben wie die Hinderniserkennung entscheidend ist. Zusätzlich können Entwickler benutzerdefinierte Operatoren und Delegates verwenden, um die Effizienz weiter zu steigern und die Funktionalität an spezifische Anforderungen der Drohne anzupassen.</w:t>
      </w:r>
      <w:r w:rsidR="009A0BFF">
        <w:rPr>
          <w:lang w:val="de-DE"/>
        </w:rPr>
        <w:t xml:space="preserve"> </w:t>
      </w:r>
      <w:sdt>
        <w:sdtPr>
          <w:rPr>
            <w:lang w:val="de-DE"/>
          </w:rPr>
          <w:id w:val="2115625727"/>
          <w:citation/>
        </w:sdtPr>
        <w:sdtContent>
          <w:r w:rsidR="009A0BFF">
            <w:rPr>
              <w:lang w:val="de-DE"/>
            </w:rPr>
            <w:fldChar w:fldCharType="begin"/>
          </w:r>
          <w:r w:rsidR="009A0BFF">
            <w:rPr>
              <w:lang w:val="de-DE"/>
            </w:rPr>
            <w:instrText xml:space="preserve"> CITATION aig \l 1031 </w:instrText>
          </w:r>
          <w:r w:rsidR="009A0BFF">
            <w:rPr>
              <w:lang w:val="de-DE"/>
            </w:rPr>
            <w:fldChar w:fldCharType="separate"/>
          </w:r>
          <w:r w:rsidR="009A0BFF">
            <w:rPr>
              <w:lang w:val="de-DE"/>
            </w:rPr>
            <w:fldChar w:fldCharType="end"/>
          </w:r>
        </w:sdtContent>
      </w:sdt>
    </w:p>
    <w:p w14:paraId="57F13593" w14:textId="77777777" w:rsidR="002F784B" w:rsidRDefault="002F784B" w:rsidP="002F784B"/>
    <w:p w14:paraId="1C30C0CC" w14:textId="64DD1A93" w:rsidR="000B7D68" w:rsidRDefault="00D87632" w:rsidP="000B7D68">
      <w:pPr>
        <w:pStyle w:val="berschrift2"/>
        <w:rPr>
          <w:lang w:val="de-DE"/>
        </w:rPr>
      </w:pPr>
      <w:bookmarkStart w:id="58" w:name="_Toc187690656"/>
      <w:r>
        <w:rPr>
          <w:caps w:val="0"/>
          <w:lang w:val="de-DE"/>
        </w:rPr>
        <w:t>H</w:t>
      </w:r>
      <w:r w:rsidRPr="000B7D68">
        <w:rPr>
          <w:caps w:val="0"/>
          <w:lang w:val="de-DE"/>
        </w:rPr>
        <w:t xml:space="preserve">erausforderungen der </w:t>
      </w:r>
      <w:r>
        <w:rPr>
          <w:caps w:val="0"/>
          <w:lang w:val="de-DE"/>
        </w:rPr>
        <w:t>U</w:t>
      </w:r>
      <w:r w:rsidRPr="000B7D68">
        <w:rPr>
          <w:caps w:val="0"/>
          <w:lang w:val="de-DE"/>
        </w:rPr>
        <w:t>msetzung</w:t>
      </w:r>
      <w:bookmarkEnd w:id="58"/>
    </w:p>
    <w:p w14:paraId="0B5C17B0" w14:textId="110733AA" w:rsidR="000B7D68" w:rsidRDefault="00D87632" w:rsidP="002B7D32">
      <w:pPr>
        <w:pStyle w:val="berschrift3"/>
        <w:rPr>
          <w:lang w:val="de-DE"/>
        </w:rPr>
      </w:pPr>
      <w:bookmarkStart w:id="59" w:name="_Toc187690657"/>
      <w:r>
        <w:rPr>
          <w:caps w:val="0"/>
          <w:lang w:val="de-DE"/>
        </w:rPr>
        <w:t>T</w:t>
      </w:r>
      <w:r w:rsidRPr="00A93490">
        <w:rPr>
          <w:caps w:val="0"/>
          <w:lang w:val="de-DE"/>
        </w:rPr>
        <w:t xml:space="preserve">rainingsdatensätze und </w:t>
      </w:r>
      <w:r>
        <w:rPr>
          <w:caps w:val="0"/>
          <w:lang w:val="de-DE"/>
        </w:rPr>
        <w:t>M</w:t>
      </w:r>
      <w:r w:rsidRPr="00A93490">
        <w:rPr>
          <w:caps w:val="0"/>
          <w:lang w:val="de-DE"/>
        </w:rPr>
        <w:t>odellgenauigkeit</w:t>
      </w:r>
      <w:bookmarkEnd w:id="59"/>
    </w:p>
    <w:p w14:paraId="429EF627" w14:textId="317106B8" w:rsidR="00D15273" w:rsidRPr="00D15273" w:rsidRDefault="00D15273" w:rsidP="00D15273">
      <w:pPr>
        <w:rPr>
          <w:lang w:val="de-DE"/>
        </w:rPr>
      </w:pPr>
      <w:r w:rsidRPr="00D15273">
        <w:rPr>
          <w:lang w:val="de-DE"/>
        </w:rPr>
        <w:t>Eine der größten Herausforderungen bei der Entwicklung eines präzisen KI-Modells ist die Sicherstellung seiner Genauigkeit, die stark von der Qualität und Vielfalt der verwendeten Trainingsdaten abhängt. Trainingsdatensätze sind die Grundlage für das maschinelle Lernen und bestimmen, wie gut ein Modell verschiedene Szenarien abbilden und Vorhersagen treffen kann. Die Erstellung solcher Datensätze ist ein komplexer Prozess, der mehrere wichtige Aspekte umfasst:</w:t>
      </w:r>
    </w:p>
    <w:p w14:paraId="67561FD1" w14:textId="77777777" w:rsidR="00D15273" w:rsidRPr="00D15273" w:rsidRDefault="00D15273" w:rsidP="00D15273">
      <w:pPr>
        <w:numPr>
          <w:ilvl w:val="0"/>
          <w:numId w:val="23"/>
        </w:numPr>
        <w:rPr>
          <w:lang w:val="de-DE"/>
        </w:rPr>
      </w:pPr>
      <w:r w:rsidRPr="00D15273">
        <w:rPr>
          <w:b/>
          <w:bCs/>
          <w:lang w:val="de-DE"/>
        </w:rPr>
        <w:t>Arten von Trainingsdatensätzen:</w:t>
      </w:r>
    </w:p>
    <w:p w14:paraId="6E0F731C" w14:textId="77777777" w:rsidR="00D15273" w:rsidRPr="00D15273" w:rsidRDefault="00D15273" w:rsidP="00D15273">
      <w:pPr>
        <w:numPr>
          <w:ilvl w:val="1"/>
          <w:numId w:val="23"/>
        </w:numPr>
        <w:rPr>
          <w:lang w:val="de-DE"/>
        </w:rPr>
      </w:pPr>
      <w:r w:rsidRPr="00D15273">
        <w:rPr>
          <w:b/>
          <w:bCs/>
          <w:lang w:val="de-DE"/>
        </w:rPr>
        <w:t>Statische Datensätze:</w:t>
      </w:r>
      <w:r w:rsidRPr="00D15273">
        <w:rPr>
          <w:lang w:val="de-DE"/>
        </w:rPr>
        <w:t xml:space="preserve"> Diese umfassen Bilder oder Videos von stationären Objekten wie Straßenschildern, Bäumen oder Mauern. Sie werden verwendet, um das Modell auf Hindernisse vorzubereiten, die in urbanen oder natürlichen Umgebungen auftreten können.</w:t>
      </w:r>
    </w:p>
    <w:p w14:paraId="61BFDF5F" w14:textId="77777777" w:rsidR="00D15273" w:rsidRPr="00D15273" w:rsidRDefault="00D15273" w:rsidP="00D15273">
      <w:pPr>
        <w:numPr>
          <w:ilvl w:val="1"/>
          <w:numId w:val="23"/>
        </w:numPr>
        <w:rPr>
          <w:lang w:val="de-DE"/>
        </w:rPr>
      </w:pPr>
      <w:r w:rsidRPr="00D15273">
        <w:rPr>
          <w:b/>
          <w:bCs/>
          <w:lang w:val="de-DE"/>
        </w:rPr>
        <w:t>Dynamische Datensätze:</w:t>
      </w:r>
      <w:r w:rsidRPr="00D15273">
        <w:rPr>
          <w:lang w:val="de-DE"/>
        </w:rPr>
        <w:t xml:space="preserve"> Hierbei handelt es sich um Szenarien mit beweglichen Elementen wie Fußgängern, Fahrzeugen oder Tieren. Diese sind entscheidend, um das Modell auf Echtzeit-Interaktionen vorzubereiten.</w:t>
      </w:r>
    </w:p>
    <w:p w14:paraId="18E9366D" w14:textId="77777777" w:rsidR="00D15273" w:rsidRPr="00D15273" w:rsidRDefault="00D15273" w:rsidP="00D15273">
      <w:pPr>
        <w:numPr>
          <w:ilvl w:val="1"/>
          <w:numId w:val="23"/>
        </w:numPr>
        <w:rPr>
          <w:lang w:val="de-DE"/>
        </w:rPr>
      </w:pPr>
      <w:r w:rsidRPr="00D15273">
        <w:rPr>
          <w:b/>
          <w:bCs/>
          <w:lang w:val="de-DE"/>
        </w:rPr>
        <w:t>Edge-Fälle:</w:t>
      </w:r>
      <w:r w:rsidRPr="00D15273">
        <w:rPr>
          <w:lang w:val="de-DE"/>
        </w:rPr>
        <w:t xml:space="preserve"> Spezifische Szenarien, die selten auftreten, wie Hindernisse bei </w:t>
      </w:r>
      <w:r w:rsidRPr="00D15273">
        <w:rPr>
          <w:lang w:val="de-DE"/>
        </w:rPr>
        <w:lastRenderedPageBreak/>
        <w:t>schlechten Lichtverhältnissen, Regen oder Schnee. Diese Datensätze verbessern die Robustheit des Modells.</w:t>
      </w:r>
    </w:p>
    <w:p w14:paraId="45D9B130" w14:textId="77777777" w:rsidR="00D15273" w:rsidRPr="00D15273" w:rsidRDefault="00D15273" w:rsidP="00D15273">
      <w:pPr>
        <w:numPr>
          <w:ilvl w:val="1"/>
          <w:numId w:val="23"/>
        </w:numPr>
        <w:rPr>
          <w:lang w:val="de-DE"/>
        </w:rPr>
      </w:pPr>
      <w:r w:rsidRPr="00D15273">
        <w:rPr>
          <w:b/>
          <w:bCs/>
          <w:lang w:val="de-DE"/>
        </w:rPr>
        <w:t>Simulierte Datensätze:</w:t>
      </w:r>
      <w:r w:rsidRPr="00D15273">
        <w:rPr>
          <w:lang w:val="de-DE"/>
        </w:rPr>
        <w:t xml:space="preserve"> Daten, die in virtuellen Umgebungen generiert werden, um Szenarien zu simulieren, die in der realen Welt schwer nachzustellen sind. Simulierte Daten können ergänzend eingesetzt werden, um das Spektrum der Trainingsdaten zu erweitern.</w:t>
      </w:r>
    </w:p>
    <w:p w14:paraId="4B6F641D" w14:textId="77777777" w:rsidR="00D15273" w:rsidRPr="00D15273" w:rsidRDefault="00D15273" w:rsidP="00D15273">
      <w:pPr>
        <w:numPr>
          <w:ilvl w:val="0"/>
          <w:numId w:val="23"/>
        </w:numPr>
        <w:rPr>
          <w:lang w:val="de-DE"/>
        </w:rPr>
      </w:pPr>
      <w:r w:rsidRPr="00D15273">
        <w:rPr>
          <w:b/>
          <w:bCs/>
          <w:lang w:val="de-DE"/>
        </w:rPr>
        <w:t>Erstellung und Annotation der Datensätze:</w:t>
      </w:r>
    </w:p>
    <w:p w14:paraId="0B609909" w14:textId="77777777" w:rsidR="00D15273" w:rsidRPr="00D15273" w:rsidRDefault="00D15273" w:rsidP="00D15273">
      <w:pPr>
        <w:numPr>
          <w:ilvl w:val="1"/>
          <w:numId w:val="23"/>
        </w:numPr>
        <w:rPr>
          <w:lang w:val="de-DE"/>
        </w:rPr>
      </w:pPr>
      <w:r w:rsidRPr="00D15273">
        <w:rPr>
          <w:b/>
          <w:bCs/>
          <w:lang w:val="de-DE"/>
        </w:rPr>
        <w:t>Erfassung:</w:t>
      </w:r>
      <w:r w:rsidRPr="00D15273">
        <w:rPr>
          <w:lang w:val="de-DE"/>
        </w:rPr>
        <w:t xml:space="preserve"> Bilder und Videos müssen in unterschiedlichen Umgebungen, unter variierenden Licht- und Wetterbedingungen gesammelt werden, um eine breite Abdeckung sicherzustellen.</w:t>
      </w:r>
    </w:p>
    <w:p w14:paraId="7E3E8664" w14:textId="0116A3F7" w:rsidR="00D15273" w:rsidRPr="00D15273" w:rsidRDefault="00D15273" w:rsidP="00D15273">
      <w:pPr>
        <w:numPr>
          <w:ilvl w:val="1"/>
          <w:numId w:val="23"/>
        </w:numPr>
        <w:rPr>
          <w:lang w:val="de-DE"/>
        </w:rPr>
      </w:pPr>
      <w:r w:rsidRPr="00D15273">
        <w:rPr>
          <w:b/>
          <w:bCs/>
          <w:lang w:val="de-DE"/>
        </w:rPr>
        <w:t>Annotation:</w:t>
      </w:r>
      <w:r w:rsidRPr="00D15273">
        <w:rPr>
          <w:lang w:val="de-DE"/>
        </w:rPr>
        <w:t xml:space="preserve"> Jedes Objekt im Datensatz wird von menschlichen Annotatoren markiert und klassifiziert. Dies umfasst das Umreißen von Objekten mit Bounding-Boxen oder Masken, sowie das Hinzufügen von Labels wie "Person", "Auto" oder "Straßenschild".</w:t>
      </w:r>
    </w:p>
    <w:p w14:paraId="3C61DDC1" w14:textId="754BF68D" w:rsidR="0091048A" w:rsidRPr="00D15273" w:rsidRDefault="0091048A" w:rsidP="0091048A">
      <w:pPr>
        <w:ind w:left="1440"/>
        <w:rPr>
          <w:lang w:val="de-DE"/>
        </w:rPr>
      </w:pPr>
      <w:r w:rsidRPr="0091048A">
        <w:rPr>
          <w:lang w:val="de-DE"/>
        </w:rPr>
        <w:drawing>
          <wp:inline distT="0" distB="0" distL="0" distR="0" wp14:anchorId="24EF1792" wp14:editId="21BC16B5">
            <wp:extent cx="3726057" cy="1833245"/>
            <wp:effectExtent l="0" t="0" r="8255" b="0"/>
            <wp:docPr id="625361013" name="Grafik 1" descr="Ein Bild, das Fahrzeug, Landfahrzeug, draußen, Ra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61013" name="Grafik 1" descr="Ein Bild, das Fahrzeug, Landfahrzeug, draußen, Rad enthält.&#10;&#10;Automatisch generierte Beschreibung"/>
                    <pic:cNvPicPr/>
                  </pic:nvPicPr>
                  <pic:blipFill rotWithShape="1">
                    <a:blip r:embed="rId25"/>
                    <a:srcRect t="14960" r="8029" b="24703"/>
                    <a:stretch/>
                  </pic:blipFill>
                  <pic:spPr bwMode="auto">
                    <a:xfrm>
                      <a:off x="0" y="0"/>
                      <a:ext cx="3740504" cy="1840353"/>
                    </a:xfrm>
                    <a:prstGeom prst="rect">
                      <a:avLst/>
                    </a:prstGeom>
                    <a:ln>
                      <a:noFill/>
                    </a:ln>
                    <a:extLst>
                      <a:ext uri="{53640926-AAD7-44D8-BBD7-CCE9431645EC}">
                        <a14:shadowObscured xmlns:a14="http://schemas.microsoft.com/office/drawing/2010/main"/>
                      </a:ext>
                    </a:extLst>
                  </pic:spPr>
                </pic:pic>
              </a:graphicData>
            </a:graphic>
          </wp:inline>
        </w:drawing>
      </w:r>
    </w:p>
    <w:p w14:paraId="6BEFED06" w14:textId="77777777" w:rsidR="00D15273" w:rsidRPr="00D15273" w:rsidRDefault="00D15273" w:rsidP="00D15273">
      <w:pPr>
        <w:numPr>
          <w:ilvl w:val="1"/>
          <w:numId w:val="23"/>
        </w:numPr>
        <w:rPr>
          <w:lang w:val="de-DE"/>
        </w:rPr>
      </w:pPr>
      <w:r w:rsidRPr="00D15273">
        <w:rPr>
          <w:b/>
          <w:bCs/>
          <w:lang w:val="de-DE"/>
        </w:rPr>
        <w:t>Datenaugmentation:</w:t>
      </w:r>
      <w:r w:rsidRPr="00D15273">
        <w:rPr>
          <w:lang w:val="de-DE"/>
        </w:rPr>
        <w:t xml:space="preserve"> Um die Vielfalt der Daten zu erhöhen, werden Techniken wie Rotationen, Skalierungen, Farbmodifikationen und Hinzufügung von Rauschen angewendet. Dies hilft dem Modell, robustere Merkmalsmuster zu lernen.</w:t>
      </w:r>
    </w:p>
    <w:p w14:paraId="6E64DDF6" w14:textId="77777777" w:rsidR="00D15273" w:rsidRPr="00D15273" w:rsidRDefault="00D15273" w:rsidP="00D15273">
      <w:pPr>
        <w:numPr>
          <w:ilvl w:val="0"/>
          <w:numId w:val="23"/>
        </w:numPr>
        <w:rPr>
          <w:lang w:val="de-DE"/>
        </w:rPr>
      </w:pPr>
      <w:r w:rsidRPr="00D15273">
        <w:rPr>
          <w:b/>
          <w:bCs/>
          <w:lang w:val="de-DE"/>
        </w:rPr>
        <w:t>Bestimmung der Modellgenauigkeit:</w:t>
      </w:r>
    </w:p>
    <w:p w14:paraId="2EA41E07" w14:textId="77777777" w:rsidR="00D15273" w:rsidRPr="00D15273" w:rsidRDefault="00D15273" w:rsidP="00D15273">
      <w:pPr>
        <w:numPr>
          <w:ilvl w:val="1"/>
          <w:numId w:val="23"/>
        </w:numPr>
        <w:rPr>
          <w:lang w:val="de-DE"/>
        </w:rPr>
      </w:pPr>
      <w:r w:rsidRPr="00D15273">
        <w:rPr>
          <w:b/>
          <w:bCs/>
          <w:lang w:val="de-DE"/>
        </w:rPr>
        <w:t>Metriken zur Evaluierung:</w:t>
      </w:r>
    </w:p>
    <w:p w14:paraId="6920CF87" w14:textId="77777777" w:rsidR="00D15273" w:rsidRPr="00D15273" w:rsidRDefault="00D15273" w:rsidP="00D15273">
      <w:pPr>
        <w:numPr>
          <w:ilvl w:val="2"/>
          <w:numId w:val="23"/>
        </w:numPr>
        <w:rPr>
          <w:lang w:val="de-DE"/>
        </w:rPr>
      </w:pPr>
      <w:r w:rsidRPr="00D15273">
        <w:rPr>
          <w:b/>
          <w:bCs/>
          <w:lang w:val="de-DE"/>
        </w:rPr>
        <w:t>Präzision und Recall:</w:t>
      </w:r>
      <w:r w:rsidRPr="00D15273">
        <w:rPr>
          <w:lang w:val="de-DE"/>
        </w:rPr>
        <w:t xml:space="preserve"> Diese Metriken bewerten, wie gut das Modell Objekte erkennt, ohne falsche Positiv- oder Negativerkennungen zu erzeugen.</w:t>
      </w:r>
    </w:p>
    <w:p w14:paraId="2AC657D8" w14:textId="77777777" w:rsidR="00D15273" w:rsidRPr="00D15273" w:rsidRDefault="00D15273" w:rsidP="00D15273">
      <w:pPr>
        <w:numPr>
          <w:ilvl w:val="2"/>
          <w:numId w:val="23"/>
        </w:numPr>
        <w:rPr>
          <w:lang w:val="de-DE"/>
        </w:rPr>
      </w:pPr>
      <w:r w:rsidRPr="00D15273">
        <w:rPr>
          <w:b/>
          <w:bCs/>
          <w:lang w:val="de-DE"/>
        </w:rPr>
        <w:t>mAP (mean Average Precision):</w:t>
      </w:r>
      <w:r w:rsidRPr="00D15273">
        <w:rPr>
          <w:lang w:val="de-DE"/>
        </w:rPr>
        <w:t xml:space="preserve"> Diese umfassende Metrik wird für die Bewertung von Objekterkennungsmodellen wie YOLO verwendet und gibt die durchschnittliche Genauigkeit über verschiedene Klassen und Schwellenwerte hinweg an.</w:t>
      </w:r>
    </w:p>
    <w:p w14:paraId="1624BF3B" w14:textId="77777777" w:rsidR="00D15273" w:rsidRPr="00D15273" w:rsidRDefault="00D15273" w:rsidP="00D15273">
      <w:pPr>
        <w:numPr>
          <w:ilvl w:val="2"/>
          <w:numId w:val="23"/>
        </w:numPr>
        <w:rPr>
          <w:lang w:val="de-DE"/>
        </w:rPr>
      </w:pPr>
      <w:r w:rsidRPr="00D15273">
        <w:rPr>
          <w:b/>
          <w:bCs/>
          <w:lang w:val="de-DE"/>
        </w:rPr>
        <w:t>F1-Score:</w:t>
      </w:r>
      <w:r w:rsidRPr="00D15273">
        <w:rPr>
          <w:lang w:val="de-DE"/>
        </w:rPr>
        <w:t xml:space="preserve"> Dieser Score kombiniert Präzision und Recall, um die Gesamtgenauigkeit des Modells darzustellen.</w:t>
      </w:r>
    </w:p>
    <w:p w14:paraId="1AC8F208" w14:textId="77777777" w:rsidR="00D15273" w:rsidRPr="00D15273" w:rsidRDefault="00D15273" w:rsidP="00D15273">
      <w:pPr>
        <w:numPr>
          <w:ilvl w:val="1"/>
          <w:numId w:val="23"/>
        </w:numPr>
        <w:rPr>
          <w:lang w:val="de-DE"/>
        </w:rPr>
      </w:pPr>
      <w:r w:rsidRPr="00D15273">
        <w:rPr>
          <w:b/>
          <w:bCs/>
          <w:lang w:val="de-DE"/>
        </w:rPr>
        <w:lastRenderedPageBreak/>
        <w:t>Testdatensätze:</w:t>
      </w:r>
      <w:r w:rsidRPr="00D15273">
        <w:rPr>
          <w:lang w:val="de-DE"/>
        </w:rPr>
        <w:t xml:space="preserve"> Separate Datensätze, die nicht im Training verwendet wurden, dienen der Evaluierung des Modells unter realistischen Bedingungen.</w:t>
      </w:r>
    </w:p>
    <w:p w14:paraId="29F9EE35" w14:textId="77777777" w:rsidR="00D15273" w:rsidRPr="00D15273" w:rsidRDefault="00D15273" w:rsidP="00D15273">
      <w:pPr>
        <w:numPr>
          <w:ilvl w:val="0"/>
          <w:numId w:val="23"/>
        </w:numPr>
        <w:rPr>
          <w:lang w:val="de-DE"/>
        </w:rPr>
      </w:pPr>
      <w:r w:rsidRPr="00D15273">
        <w:rPr>
          <w:b/>
          <w:bCs/>
          <w:lang w:val="de-DE"/>
        </w:rPr>
        <w:t>Kontinuierliche Überwachung und Aktualisierung:</w:t>
      </w:r>
    </w:p>
    <w:p w14:paraId="74341DCD" w14:textId="77777777" w:rsidR="00D15273" w:rsidRPr="00D15273" w:rsidRDefault="00D15273" w:rsidP="00D15273">
      <w:pPr>
        <w:numPr>
          <w:ilvl w:val="1"/>
          <w:numId w:val="23"/>
        </w:numPr>
        <w:rPr>
          <w:lang w:val="de-DE"/>
        </w:rPr>
      </w:pPr>
      <w:r w:rsidRPr="00D15273">
        <w:rPr>
          <w:b/>
          <w:bCs/>
          <w:lang w:val="de-DE"/>
        </w:rPr>
        <w:t>Feedback-Schleifen:</w:t>
      </w:r>
      <w:r w:rsidRPr="00D15273">
        <w:rPr>
          <w:lang w:val="de-DE"/>
        </w:rPr>
        <w:t xml:space="preserve"> Daten aus realen Einsätzen der Drohne werden gesammelt und analysiert, um die Leistung des Modells zu bewerten. Fehler oder Schwächen können identifiziert und durch erneutes Training behoben werden.</w:t>
      </w:r>
    </w:p>
    <w:p w14:paraId="0E68244E" w14:textId="77777777" w:rsidR="00D15273" w:rsidRPr="00D15273" w:rsidRDefault="00D15273" w:rsidP="00D15273">
      <w:pPr>
        <w:numPr>
          <w:ilvl w:val="1"/>
          <w:numId w:val="23"/>
        </w:numPr>
        <w:rPr>
          <w:lang w:val="de-DE"/>
        </w:rPr>
      </w:pPr>
      <w:r w:rsidRPr="00D15273">
        <w:rPr>
          <w:b/>
          <w:bCs/>
          <w:lang w:val="de-DE"/>
        </w:rPr>
        <w:t>Aktives Lernen:</w:t>
      </w:r>
      <w:r w:rsidRPr="00D15273">
        <w:rPr>
          <w:lang w:val="de-DE"/>
        </w:rPr>
        <w:t xml:space="preserve"> Dieser Ansatz priorisiert die Annotation neuer Daten, die für das Modell besonders schwierig oder uneindeutig sind. Dadurch wird das Modell gezielt verbessert.</w:t>
      </w:r>
    </w:p>
    <w:p w14:paraId="4C458E4A" w14:textId="77777777" w:rsidR="00D15273" w:rsidRPr="00D15273" w:rsidRDefault="00D15273" w:rsidP="00D15273">
      <w:pPr>
        <w:numPr>
          <w:ilvl w:val="1"/>
          <w:numId w:val="23"/>
        </w:numPr>
        <w:rPr>
          <w:lang w:val="de-DE"/>
        </w:rPr>
      </w:pPr>
      <w:r w:rsidRPr="00D15273">
        <w:rPr>
          <w:b/>
          <w:bCs/>
          <w:lang w:val="de-DE"/>
        </w:rPr>
        <w:t>Versionierung:</w:t>
      </w:r>
      <w:r w:rsidRPr="00D15273">
        <w:rPr>
          <w:lang w:val="de-DE"/>
        </w:rPr>
        <w:t xml:space="preserve"> Jedes neue Modell und seine Trainingsdaten werden versioniert, um den Fortschritt zu dokumentieren und gegebenenfalls zu einem vorherigen Zustand zurückzukehren.</w:t>
      </w:r>
    </w:p>
    <w:p w14:paraId="23709170" w14:textId="77777777" w:rsidR="00D15273" w:rsidRPr="00D15273" w:rsidRDefault="00D15273" w:rsidP="00D15273">
      <w:pPr>
        <w:numPr>
          <w:ilvl w:val="0"/>
          <w:numId w:val="23"/>
        </w:numPr>
        <w:rPr>
          <w:lang w:val="de-DE"/>
        </w:rPr>
      </w:pPr>
      <w:r w:rsidRPr="00D15273">
        <w:rPr>
          <w:b/>
          <w:bCs/>
          <w:lang w:val="de-DE"/>
        </w:rPr>
        <w:t>Ressourcen und Herausforderungen:</w:t>
      </w:r>
    </w:p>
    <w:p w14:paraId="30884663" w14:textId="77777777" w:rsidR="00D15273" w:rsidRPr="00D15273" w:rsidRDefault="00D15273" w:rsidP="00D15273">
      <w:pPr>
        <w:numPr>
          <w:ilvl w:val="1"/>
          <w:numId w:val="23"/>
        </w:numPr>
        <w:rPr>
          <w:lang w:val="de-DE"/>
        </w:rPr>
      </w:pPr>
      <w:r w:rsidRPr="00D15273">
        <w:rPr>
          <w:b/>
          <w:bCs/>
          <w:lang w:val="de-DE"/>
        </w:rPr>
        <w:t>Zeit und Kosten:</w:t>
      </w:r>
      <w:r w:rsidRPr="00D15273">
        <w:rPr>
          <w:lang w:val="de-DE"/>
        </w:rPr>
        <w:t xml:space="preserve"> Die Erstellung hochwertiger Trainingsdatensätze erfordert erhebliche Ressourcen, sowohl für die Datenerfassung als auch für die Annotation. Automatisierte Tools können den Prozess beschleunigen, erfordern jedoch eine sorgfältige Überprüfung.</w:t>
      </w:r>
    </w:p>
    <w:p w14:paraId="77010F7D" w14:textId="77777777" w:rsidR="00D15273" w:rsidRPr="00D15273" w:rsidRDefault="00D15273" w:rsidP="00D15273">
      <w:pPr>
        <w:numPr>
          <w:ilvl w:val="1"/>
          <w:numId w:val="23"/>
        </w:numPr>
        <w:rPr>
          <w:lang w:val="de-DE"/>
        </w:rPr>
      </w:pPr>
      <w:r w:rsidRPr="00D15273">
        <w:rPr>
          <w:b/>
          <w:bCs/>
          <w:lang w:val="de-DE"/>
        </w:rPr>
        <w:t>Ethik und Datenschutz:</w:t>
      </w:r>
      <w:r w:rsidRPr="00D15273">
        <w:rPr>
          <w:lang w:val="de-DE"/>
        </w:rPr>
        <w:t xml:space="preserve"> Bei der Verwendung von Daten mit Personenbezug müssen Datenschutzgesetze wie die DSGVO eingehalten werden. Daten sollten anonymisiert und sicher gespeichert werden.</w:t>
      </w:r>
    </w:p>
    <w:p w14:paraId="7EBC3235" w14:textId="5FCEE796" w:rsidR="00D15273" w:rsidRPr="00D15273" w:rsidRDefault="00D15273" w:rsidP="00D15273">
      <w:pPr>
        <w:rPr>
          <w:lang w:val="de-DE"/>
        </w:rPr>
      </w:pPr>
      <w:r w:rsidRPr="00D15273">
        <w:rPr>
          <w:lang w:val="de-DE"/>
        </w:rPr>
        <w:t>Durch den gezielten Einsatz qualitativ hochwertiger und vielseitiger Trainingsdatensätze sowie durch die kontinuierliche Überwachung der Modellgenauigkeit kann die Drohne ihre Hinderniserkennungsfähigkeiten stetig verbessern und an neue Herausforderungen angepasst werden.</w:t>
      </w:r>
      <w:r w:rsidR="00886DE0">
        <w:rPr>
          <w:lang w:val="de-DE"/>
        </w:rPr>
        <w:t xml:space="preserve"> </w:t>
      </w:r>
      <w:sdt>
        <w:sdtPr>
          <w:rPr>
            <w:lang w:val="de-DE"/>
          </w:rPr>
          <w:id w:val="2083707642"/>
          <w:citation/>
        </w:sdtPr>
        <w:sdtContent>
          <w:r w:rsidR="00886DE0">
            <w:rPr>
              <w:lang w:val="de-DE"/>
            </w:rPr>
            <w:fldChar w:fldCharType="begin"/>
          </w:r>
          <w:r w:rsidR="00886DE0">
            <w:rPr>
              <w:lang w:val="de-DE"/>
            </w:rPr>
            <w:instrText xml:space="preserve"> CITATION des \l 1031 </w:instrText>
          </w:r>
          <w:r w:rsidR="00886DE0">
            <w:rPr>
              <w:lang w:val="de-DE"/>
            </w:rPr>
            <w:fldChar w:fldCharType="separate"/>
          </w:r>
          <w:r w:rsidR="00886DE0">
            <w:rPr>
              <w:lang w:val="de-DE"/>
            </w:rPr>
            <w:fldChar w:fldCharType="end"/>
          </w:r>
        </w:sdtContent>
      </w:sdt>
      <w:sdt>
        <w:sdtPr>
          <w:rPr>
            <w:lang w:val="de-DE"/>
          </w:rPr>
          <w:id w:val="352855664"/>
          <w:citation/>
        </w:sdtPr>
        <w:sdtContent>
          <w:r w:rsidR="00487B29">
            <w:rPr>
              <w:lang w:val="de-DE"/>
            </w:rPr>
            <w:fldChar w:fldCharType="begin"/>
          </w:r>
          <w:r w:rsidR="00487B29">
            <w:rPr>
              <w:lang w:val="de-DE"/>
            </w:rPr>
            <w:instrText xml:space="preserve"> CITATION sta \l 1031 </w:instrText>
          </w:r>
          <w:r w:rsidR="00487B29">
            <w:rPr>
              <w:lang w:val="de-DE"/>
            </w:rPr>
            <w:fldChar w:fldCharType="separate"/>
          </w:r>
          <w:r w:rsidR="00487B29">
            <w:rPr>
              <w:lang w:val="de-DE"/>
            </w:rPr>
            <w:fldChar w:fldCharType="end"/>
          </w:r>
        </w:sdtContent>
      </w:sdt>
      <w:sdt>
        <w:sdtPr>
          <w:rPr>
            <w:lang w:val="de-DE"/>
          </w:rPr>
          <w:id w:val="-927034343"/>
          <w:citation/>
        </w:sdtPr>
        <w:sdtContent>
          <w:r w:rsidR="0087757F">
            <w:rPr>
              <w:lang w:val="de-DE"/>
            </w:rPr>
            <w:fldChar w:fldCharType="begin"/>
          </w:r>
          <w:r w:rsidR="0087757F">
            <w:rPr>
              <w:lang w:val="de-DE"/>
            </w:rPr>
            <w:instrText xml:space="preserve"> CITATION wik \l 1031 </w:instrText>
          </w:r>
          <w:r w:rsidR="0087757F">
            <w:rPr>
              <w:lang w:val="de-DE"/>
            </w:rPr>
            <w:fldChar w:fldCharType="separate"/>
          </w:r>
          <w:r w:rsidR="0087757F">
            <w:rPr>
              <w:lang w:val="de-DE"/>
            </w:rPr>
            <w:fldChar w:fldCharType="end"/>
          </w:r>
        </w:sdtContent>
      </w:sdt>
      <w:sdt>
        <w:sdtPr>
          <w:rPr>
            <w:lang w:val="de-DE"/>
          </w:rPr>
          <w:id w:val="-2082820548"/>
          <w:citation/>
        </w:sdtPr>
        <w:sdtContent>
          <w:r w:rsidR="00087BFB">
            <w:rPr>
              <w:lang w:val="de-DE"/>
            </w:rPr>
            <w:fldChar w:fldCharType="begin"/>
          </w:r>
          <w:r w:rsidR="00087BFB">
            <w:rPr>
              <w:lang w:val="de-DE"/>
            </w:rPr>
            <w:instrText xml:space="preserve"> CITATION iti \l 1031 </w:instrText>
          </w:r>
          <w:r w:rsidR="00087BFB">
            <w:rPr>
              <w:lang w:val="de-DE"/>
            </w:rPr>
            <w:fldChar w:fldCharType="separate"/>
          </w:r>
          <w:r w:rsidR="00087BFB">
            <w:rPr>
              <w:lang w:val="de-DE"/>
            </w:rPr>
            <w:fldChar w:fldCharType="end"/>
          </w:r>
        </w:sdtContent>
      </w:sdt>
      <w:sdt>
        <w:sdtPr>
          <w:rPr>
            <w:lang w:val="de-DE"/>
          </w:rPr>
          <w:id w:val="1188017396"/>
          <w:citation/>
        </w:sdtPr>
        <w:sdtContent>
          <w:r w:rsidR="0063038E">
            <w:rPr>
              <w:lang w:val="de-DE"/>
            </w:rPr>
            <w:fldChar w:fldCharType="begin"/>
          </w:r>
          <w:r w:rsidR="0063038E">
            <w:rPr>
              <w:lang w:val="de-DE"/>
            </w:rPr>
            <w:instrText xml:space="preserve"> CITATION dat \l 1031 </w:instrText>
          </w:r>
          <w:r w:rsidR="0063038E">
            <w:rPr>
              <w:lang w:val="de-DE"/>
            </w:rPr>
            <w:fldChar w:fldCharType="separate"/>
          </w:r>
          <w:r w:rsidR="0063038E">
            <w:rPr>
              <w:lang w:val="de-DE"/>
            </w:rPr>
            <w:fldChar w:fldCharType="end"/>
          </w:r>
        </w:sdtContent>
      </w:sdt>
      <w:sdt>
        <w:sdtPr>
          <w:rPr>
            <w:lang w:val="de-DE"/>
          </w:rPr>
          <w:id w:val="-14697657"/>
          <w:citation/>
        </w:sdtPr>
        <w:sdtContent>
          <w:r w:rsidR="00AC58E8">
            <w:rPr>
              <w:lang w:val="de-DE"/>
            </w:rPr>
            <w:fldChar w:fldCharType="begin"/>
          </w:r>
          <w:r w:rsidR="00AC58E8">
            <w:rPr>
              <w:lang w:val="de-DE"/>
            </w:rPr>
            <w:instrText xml:space="preserve"> CITATION wko \l 1031 </w:instrText>
          </w:r>
          <w:r w:rsidR="00AC58E8">
            <w:rPr>
              <w:lang w:val="de-DE"/>
            </w:rPr>
            <w:fldChar w:fldCharType="separate"/>
          </w:r>
          <w:r w:rsidR="00AC58E8">
            <w:rPr>
              <w:lang w:val="de-DE"/>
            </w:rPr>
            <w:fldChar w:fldCharType="end"/>
          </w:r>
        </w:sdtContent>
      </w:sdt>
    </w:p>
    <w:p w14:paraId="22754241" w14:textId="4B3D52E7" w:rsidR="00D15273" w:rsidRPr="00D15273" w:rsidRDefault="00D15273" w:rsidP="00D15273">
      <w:pPr>
        <w:rPr>
          <w:lang w:val="de-DE"/>
        </w:rPr>
      </w:pPr>
    </w:p>
    <w:p w14:paraId="151A9F28" w14:textId="5A4CAC53" w:rsidR="002F784B" w:rsidRDefault="000B7D68" w:rsidP="002F784B">
      <w:pPr>
        <w:pStyle w:val="berschrift2"/>
      </w:pPr>
      <w:bookmarkStart w:id="60" w:name="_Toc187690658"/>
      <w:r>
        <w:t>Fazit und Ausblick</w:t>
      </w:r>
      <w:bookmarkEnd w:id="60"/>
    </w:p>
    <w:p w14:paraId="1FFCF2C7" w14:textId="504933A7" w:rsidR="00BF7E18" w:rsidRPr="00BF7E18" w:rsidRDefault="00BF7E18" w:rsidP="00BF7E18">
      <w:pPr>
        <w:rPr>
          <w:lang w:val="de-DE"/>
        </w:rPr>
      </w:pPr>
      <w:r w:rsidRPr="00BF7E18">
        <w:rPr>
          <w:lang w:val="de-DE"/>
        </w:rPr>
        <w:t>Der Einsatz von künstlicher Intelligenz (KI) in Drohnen stellt einen Meilenstein dar, um das Leben sehbeeinträchtigter Menschen signifikant zu verbessern. Durch die innovative Kombination von Algorithmen zur Echtzeit-Bilderkennung, leistungsstarken KI-Modellen und hochwertigen Trainingsdatensätzen können Drohnen eine revolutionäre Lösung für die Hinderniserkennung bieten. Diese Technologie ermöglicht nicht nur eine präzise Analyse von Umgebungen, sondern bietet auch die Flexibilität, sich dynamisch an verschiedene Szenarien anzupassen.</w:t>
      </w:r>
    </w:p>
    <w:p w14:paraId="45FA6D4C" w14:textId="77777777" w:rsidR="00BF7E18" w:rsidRPr="00BF7E18" w:rsidRDefault="00BF7E18" w:rsidP="00BF7E18">
      <w:pPr>
        <w:rPr>
          <w:lang w:val="de-DE"/>
        </w:rPr>
      </w:pPr>
      <w:r w:rsidRPr="00BF7E18">
        <w:rPr>
          <w:lang w:val="de-DE"/>
        </w:rPr>
        <w:t xml:space="preserve">Der Schlüssel liegt in der kontinuierlichen Weiterentwicklung der Algorithmen und der Optimierung der Systemarchitektur. Zukünftige Arbeiten sollten sich darauf konzentrieren, die Effizienz der Modelle weiter zu steigern, etwa durch fortschrittliche Quantisierungsmethoden oder die Integration neuer Hardwarebeschleuniger wie TPUs. Zudem könnten </w:t>
      </w:r>
      <w:r w:rsidRPr="00BF7E18">
        <w:rPr>
          <w:lang w:val="de-DE"/>
        </w:rPr>
        <w:lastRenderedPageBreak/>
        <w:t>benutzerdefinierte Datensätze, die spezifisch für individuelle Benutzerbedürfnisse erstellt werden, die Personalisierung der Drohnenfunktionen erheblich verbessern.</w:t>
      </w:r>
    </w:p>
    <w:p w14:paraId="333FCE82" w14:textId="77777777" w:rsidR="00BF7E18" w:rsidRPr="00BF7E18" w:rsidRDefault="00BF7E18" w:rsidP="00BF7E18">
      <w:pPr>
        <w:rPr>
          <w:lang w:val="de-DE"/>
        </w:rPr>
      </w:pPr>
      <w:r w:rsidRPr="00BF7E18">
        <w:rPr>
          <w:lang w:val="de-DE"/>
        </w:rPr>
        <w:t>Darüber hinaus wird die Erweiterung der Funktionalität ein zentraler Faktor sein. Dazu gehören die Integration zusätzlicher Sensorik wie Lidar oder Infrarot für eine noch robustere Hinderniserkennung sowie die Entwicklung von Schnittstellen zu externen Systemen, um die Drohnen in Smart-City-Infrastrukturen einzubinden. Die kontinuierliche Überwachung und das Feedback aus realen Einsatzszenarien werden dabei helfen, Schwächen zu identifizieren und gezielt zu beheben.</w:t>
      </w:r>
    </w:p>
    <w:p w14:paraId="60A23E96" w14:textId="1DDA308D" w:rsidR="003E6907" w:rsidRDefault="00BF7E18" w:rsidP="00005974">
      <w:r w:rsidRPr="00BF7E18">
        <w:rPr>
          <w:lang w:val="de-DE"/>
        </w:rPr>
        <w:t xml:space="preserve">Langfristig könnte diese Technologie nicht nur die Mobilität und Sicherheit sehbeeinträchtigter Menschen verbessern, sondern auch in anderen Bereichen wie der Logistik, im Katastrophenschutz oder in der urbanen Verkehrsüberwachung eingesetzt werden. Mit der richtigen Kombination aus Innovation, Forschung und Nutzerfeedback hat die KI-gestützte Drohnentechnologie das Potenzial, eine wesentliche Rolle in einer inklusiven und vernetzten Zukunft </w:t>
      </w:r>
      <w:bookmarkStart w:id="61" w:name="_Hlk185515036"/>
      <w:r w:rsidR="008C23F3">
        <w:t xml:space="preserve">Entwicklung der </w:t>
      </w:r>
      <w:r w:rsidR="004041A6">
        <w:t>D</w:t>
      </w:r>
      <w:r w:rsidR="008C23F3">
        <w:t>rohnenhardware sowie</w:t>
      </w:r>
      <w:r w:rsidR="00FE2ACE">
        <w:t xml:space="preserve"> </w:t>
      </w:r>
      <w:r w:rsidR="14392CCD">
        <w:t>-F</w:t>
      </w:r>
      <w:r w:rsidR="004041A6">
        <w:t>irmware</w:t>
      </w:r>
    </w:p>
    <w:bookmarkEnd w:id="61"/>
    <w:p w14:paraId="24190944" w14:textId="77777777" w:rsidR="00005974" w:rsidRDefault="00005974" w:rsidP="00005974"/>
    <w:p w14:paraId="289AE285" w14:textId="77777777" w:rsidR="00DB76D9" w:rsidRDefault="00DB76D9" w:rsidP="009251CA">
      <w:pPr>
        <w:pStyle w:val="berschrift1"/>
        <w:numPr>
          <w:ilvl w:val="0"/>
          <w:numId w:val="0"/>
        </w:numPr>
        <w:sectPr w:rsidR="00DB76D9" w:rsidSect="004240D6">
          <w:headerReference w:type="default" r:id="rId26"/>
          <w:pgSz w:w="11906" w:h="16838" w:code="9"/>
          <w:pgMar w:top="1134" w:right="1134" w:bottom="1134" w:left="1701" w:header="737" w:footer="737" w:gutter="0"/>
          <w:cols w:space="720"/>
        </w:sectPr>
      </w:pPr>
      <w:bookmarkStart w:id="62" w:name="_Toc187441499"/>
    </w:p>
    <w:p w14:paraId="6ED5C8C6" w14:textId="77777777" w:rsidR="005559C7" w:rsidRDefault="005559C7" w:rsidP="00A97FDD">
      <w:pPr>
        <w:pStyle w:val="berschrift1"/>
      </w:pPr>
      <w:bookmarkStart w:id="63" w:name="_Toc187690659"/>
      <w:r w:rsidRPr="00A97FDD">
        <w:lastRenderedPageBreak/>
        <w:t>Entwicklung</w:t>
      </w:r>
      <w:r>
        <w:t xml:space="preserve"> der Drohnenhardware sowie -Firmware</w:t>
      </w:r>
      <w:bookmarkEnd w:id="62"/>
      <w:bookmarkEnd w:id="63"/>
    </w:p>
    <w:p w14:paraId="3BEE8391" w14:textId="63E1DA37" w:rsidR="00CC6DE4" w:rsidRDefault="00F82A9A" w:rsidP="00CC6DE4">
      <w:pPr>
        <w:pStyle w:val="berschrift2"/>
      </w:pPr>
      <w:bookmarkStart w:id="64" w:name="_Toc187690660"/>
      <w:r>
        <w:t>Einführung</w:t>
      </w:r>
      <w:bookmarkEnd w:id="64"/>
    </w:p>
    <w:p w14:paraId="7EA7353C" w14:textId="6A35F4E7" w:rsidR="000838A9" w:rsidRDefault="000838A9" w:rsidP="000838A9">
      <w:r>
        <w:t>Die Entwicklung der Drohnenhardware und -Firmware bildet das technische Fundament für das Projekt Nimbus. Dieses Kapitel fokussiert sich auf die wesentlichen technischen Komponenten und deren Interaktion, um eine präzise Navigation sowie eine zuverlässige Hinderniserkennung zu gewährleisten. Ziel ist es, eine Hardwareplattform zu schaffen, die den spezifischen Anforderungen von blinden und sehbeeinträchtigten Personen gerecht wird und gleichzeitig höchste Sicherheitsstandards einhält.</w:t>
      </w:r>
    </w:p>
    <w:p w14:paraId="24B48E56" w14:textId="171CF50E" w:rsidR="000838A9" w:rsidRDefault="000838A9" w:rsidP="000838A9">
      <w:r>
        <w:t>Die Auswahl der Hardwarekomponenten, einschließlich der Drohnenplattform, Sensorik und Mikrocontroller, wurde sorgfältig auf die Herausforderungen des Projekts abgestimmt. Besondere Berücksichtigung fanden dabei Aspekte wie Robustheit, Energieeffizienz und Modularität, um eine flexible und nachhaltige Entwicklung zu ermöglichen. Durch den Einsatz fortschrittlicher Technologien wie LIDAR-Sensoren, hochauflösenden Kameras und GPS-Systemen wird eine präzise Umgebungserkennung und -analyse ermöglicht.</w:t>
      </w:r>
    </w:p>
    <w:p w14:paraId="3B45479F" w14:textId="5E234227" w:rsidR="00F82A9A" w:rsidRDefault="000838A9" w:rsidP="000838A9">
      <w:r>
        <w:t>Ein weiterer Fokus dieses Kapitels liegt auf der Firmware-Entwicklung, die eine nahtlose Integration der Hardwarekomponenten mit der Navigations- und Hinderniserkennungssoftware sicherstellt. Die Firmware übernimmt essenzielle Aufgaben wie die Verarbeitung von Sensordaten, die Steuerung der Motoren sowie die Kommunikation mit der mobilen App. Durch den Einsatz bewährter Entwicklungsframeworks und kontinuierlicher Tests wird eine zuverlässige und skalierbare Systemarchitektur geschaffen.</w:t>
      </w:r>
    </w:p>
    <w:p w14:paraId="6BD961E5" w14:textId="4BEED363" w:rsidR="00F82A9A" w:rsidRDefault="00F82A9A" w:rsidP="00201F44">
      <w:pPr>
        <w:pStyle w:val="berschrift2"/>
      </w:pPr>
      <w:bookmarkStart w:id="65" w:name="_Toc187690661"/>
      <w:r>
        <w:t>T</w:t>
      </w:r>
      <w:r w:rsidR="0026275E">
        <w:t>heoretische Grundlagen</w:t>
      </w:r>
      <w:bookmarkEnd w:id="65"/>
    </w:p>
    <w:p w14:paraId="725436B6" w14:textId="0B1545DD" w:rsidR="008D06FF" w:rsidRDefault="00E63812" w:rsidP="008D06FF">
      <w:pPr>
        <w:pStyle w:val="berschrift3"/>
      </w:pPr>
      <w:bookmarkStart w:id="66" w:name="_Toc187690662"/>
      <w:r>
        <w:rPr>
          <w:noProof/>
        </w:rPr>
        <w:drawing>
          <wp:anchor distT="0" distB="0" distL="114300" distR="114300" simplePos="0" relativeHeight="251662848" behindDoc="0" locked="0" layoutInCell="1" allowOverlap="1" wp14:anchorId="63BC495C" wp14:editId="7387D717">
            <wp:simplePos x="0" y="0"/>
            <wp:positionH relativeFrom="column">
              <wp:posOffset>3627158</wp:posOffset>
            </wp:positionH>
            <wp:positionV relativeFrom="paragraph">
              <wp:posOffset>449787</wp:posOffset>
            </wp:positionV>
            <wp:extent cx="2209800" cy="1959610"/>
            <wp:effectExtent l="0" t="0" r="0" b="0"/>
            <wp:wrapTopAndBottom/>
            <wp:docPr id="1960987473" name="Grafik 10" descr="Ein Bild, das medizinische Ausrüstung, Projek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87473" name="Grafik 10" descr="Ein Bild, das medizinische Ausrüstung, Projektor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9800" cy="1959610"/>
                    </a:xfrm>
                    <a:prstGeom prst="rect">
                      <a:avLst/>
                    </a:prstGeom>
                    <a:noFill/>
                    <a:ln>
                      <a:noFill/>
                    </a:ln>
                  </pic:spPr>
                </pic:pic>
              </a:graphicData>
            </a:graphic>
          </wp:anchor>
        </w:drawing>
      </w:r>
      <w:r w:rsidR="767A0831">
        <w:t>D</w:t>
      </w:r>
      <w:r w:rsidR="00DB0496">
        <w:t>rohnenplattformen</w:t>
      </w:r>
      <w:bookmarkEnd w:id="66"/>
    </w:p>
    <w:p w14:paraId="0A832521" w14:textId="53B1FAE4" w:rsidR="00DC62DF" w:rsidRPr="00DC62DF" w:rsidRDefault="00DC62DF" w:rsidP="000D45DF">
      <w:pPr>
        <w:ind w:left="567"/>
        <w:jc w:val="left"/>
        <w:rPr>
          <w:b/>
          <w:bCs/>
        </w:rPr>
      </w:pPr>
      <w:r w:rsidRPr="00DC62DF">
        <w:rPr>
          <w:b/>
          <w:bCs/>
        </w:rPr>
        <w:t>Tello Drohne</w:t>
      </w:r>
      <w:r>
        <w:rPr>
          <w:b/>
          <w:bCs/>
        </w:rPr>
        <w:t>:</w:t>
      </w:r>
      <w:r w:rsidR="00E63812" w:rsidRPr="00E63812">
        <w:rPr>
          <w:noProof/>
        </w:rPr>
        <w:t xml:space="preserve"> </w:t>
      </w:r>
    </w:p>
    <w:p w14:paraId="6FE7C256" w14:textId="78449FFD" w:rsidR="00DC62DF" w:rsidRDefault="00DC62DF" w:rsidP="000D45DF">
      <w:pPr>
        <w:ind w:left="567"/>
      </w:pPr>
      <w:r>
        <w:t xml:space="preserve">Die Tello Drohne ist eine kompakte, leichtgewichtige Drohne mit einer Flugzeit von etwa 13 Minuten. Ihre einfache Bedienbarkeit und kostengünstige Hardware machen sie zu einer beliebten Wahl für Einsteiger und Bildungszwecke. Die Tello kann über ein Smartphone oder Controller angesteuert werden und bietet grundlegende Programmiermöglichkeiten über die Tello SDK-Schnittstelle. Sie verfügt jedoch weder über GPS noch fortschrittliche Sensorik, was ihre Eignung für autonome und präzise Navigation stark einschränkt. Aufgrund der begrenzten </w:t>
      </w:r>
      <w:r w:rsidR="008073B0">
        <w:rPr>
          <w:noProof/>
        </w:rPr>
        <w:lastRenderedPageBreak/>
        <w:drawing>
          <wp:anchor distT="0" distB="0" distL="114300" distR="114300" simplePos="0" relativeHeight="251671040" behindDoc="0" locked="0" layoutInCell="1" allowOverlap="1" wp14:anchorId="4869026D" wp14:editId="5005E10C">
            <wp:simplePos x="0" y="0"/>
            <wp:positionH relativeFrom="margin">
              <wp:align>right</wp:align>
            </wp:positionH>
            <wp:positionV relativeFrom="paragraph">
              <wp:posOffset>410845</wp:posOffset>
            </wp:positionV>
            <wp:extent cx="1661160" cy="1661160"/>
            <wp:effectExtent l="0" t="0" r="0" b="0"/>
            <wp:wrapTopAndBottom/>
            <wp:docPr id="524795018" name="Grafik 11" descr="Ein Bild, das Spielzeug, Flug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95018" name="Grafik 11" descr="Ein Bild, das Spielzeug, Flugzeug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1160" cy="1661160"/>
                    </a:xfrm>
                    <a:prstGeom prst="rect">
                      <a:avLst/>
                    </a:prstGeom>
                    <a:noFill/>
                    <a:ln>
                      <a:noFill/>
                    </a:ln>
                  </pic:spPr>
                </pic:pic>
              </a:graphicData>
            </a:graphic>
          </wp:anchor>
        </w:drawing>
      </w:r>
      <w:r>
        <w:t>Modularität ist sie für Projekte mit spezifischen technischen Anforderungen weniger geeignet.</w:t>
      </w:r>
    </w:p>
    <w:p w14:paraId="4AFE554C" w14:textId="02364D6A" w:rsidR="00331A92" w:rsidRPr="00331A92" w:rsidRDefault="00331A92" w:rsidP="000D45DF">
      <w:pPr>
        <w:ind w:left="567"/>
        <w:rPr>
          <w:b/>
          <w:bCs/>
        </w:rPr>
      </w:pPr>
      <w:r w:rsidRPr="00331A92">
        <w:rPr>
          <w:b/>
          <w:bCs/>
        </w:rPr>
        <w:t>QAV250 mit Pixhawk 6C Mini</w:t>
      </w:r>
      <w:r>
        <w:rPr>
          <w:b/>
          <w:bCs/>
        </w:rPr>
        <w:t>:</w:t>
      </w:r>
      <w:r w:rsidR="008073B0" w:rsidRPr="008073B0">
        <w:rPr>
          <w:noProof/>
        </w:rPr>
        <w:t xml:space="preserve"> </w:t>
      </w:r>
    </w:p>
    <w:p w14:paraId="35FC9A5F" w14:textId="012181CE" w:rsidR="00DC62DF" w:rsidRPr="00DC62DF" w:rsidRDefault="00331A92" w:rsidP="000D45DF">
      <w:pPr>
        <w:ind w:left="567"/>
      </w:pPr>
      <w:r>
        <w:t>Der QAV250 ist eine modulare Plattform, die mit dem leistungsfähigen Pixhawk 6C Mini Flugcontroller kombiniert wird. Diese Konfiguration ermöglicht maximale Anpassbarkeit, von der Integration fortschrittlicher Sensoren wie LiDAR und Kameramodule bis hin zur Erweiterung mit GPS-Modulen. Der Pixhawk 6C Mini unterstützt ArduPilot und PX4, die Open-Source-Lösungen für Flugsteuerung und Missionsplanung. Diese bieten Unterstützung für Funktionen wie Wegpunkt-Navigation, „Return to Home“ und autonome Flüge. Die Steuerung erfolgt über MAVLink-Protokolle, was eine robuste und skalierbare Kommunikationsschnittstelle gewährleistet. Dank der Flexibilität des QAV250 können unterschiedliche Designs für spezifische Anforderungen realisiert werden, erfordert jedoch einen hohen Entwicklungsaufwand.</w:t>
      </w:r>
    </w:p>
    <w:p w14:paraId="5025BD6C" w14:textId="05E6A1A0" w:rsidR="00545D41" w:rsidRDefault="00A32EA7" w:rsidP="00711019">
      <w:pPr>
        <w:pStyle w:val="berschrift3"/>
      </w:pPr>
      <w:bookmarkStart w:id="67" w:name="_Toc187690663"/>
      <w:r w:rsidRPr="00A32EA7">
        <w:t>Antriebssystem</w:t>
      </w:r>
      <w:bookmarkEnd w:id="67"/>
    </w:p>
    <w:p w14:paraId="0797C956" w14:textId="41167DDA" w:rsidR="00015C7A" w:rsidRDefault="00015C7A" w:rsidP="000D45DF">
      <w:pPr>
        <w:ind w:left="567"/>
      </w:pPr>
      <w:r w:rsidRPr="00015C7A">
        <w:t>Die Auswahl des geeigneten Antriebssystems ist entscheidend für die Leistung und Zuverlässigkeit einer Drohne. In der Regel werden bürstenlose Gleichstrommotoren (Brushless DC-Motoren) eingesetzt, die für ihre Effizienz und Langlebigkeit bekannt sind.</w:t>
      </w:r>
    </w:p>
    <w:p w14:paraId="196E70CA" w14:textId="77777777" w:rsidR="00895BB1" w:rsidRDefault="00895BB1" w:rsidP="000D45DF">
      <w:pPr>
        <w:pStyle w:val="berschrift4"/>
        <w:ind w:left="567"/>
        <w:rPr>
          <w:rFonts w:ascii="Times New Roman" w:eastAsia="Times New Roman" w:hAnsi="Times New Roman"/>
          <w:kern w:val="0"/>
          <w:sz w:val="24"/>
        </w:rPr>
      </w:pPr>
      <w:r w:rsidRPr="00895BB1">
        <w:t>Motoren</w:t>
      </w:r>
      <w:r>
        <w:t>: Unterschiede zwischen Brushed und Brushless Motoren</w:t>
      </w:r>
    </w:p>
    <w:p w14:paraId="29B3788D" w14:textId="759F2FC0" w:rsidR="002B38E9" w:rsidRDefault="00895BB1" w:rsidP="000D45DF">
      <w:pPr>
        <w:pStyle w:val="StandardWeb"/>
        <w:ind w:left="567"/>
        <w:jc w:val="left"/>
      </w:pPr>
      <w:r>
        <w:rPr>
          <w:rStyle w:val="Fett"/>
        </w:rPr>
        <w:t>Brushed Motoren</w:t>
      </w:r>
      <w:r>
        <w:t>:</w:t>
      </w:r>
      <w:r w:rsidR="00862833" w:rsidRPr="00862833">
        <w:rPr>
          <w:noProof/>
        </w:rPr>
        <w:t xml:space="preserve"> </w:t>
      </w:r>
      <w:r w:rsidR="00862833">
        <w:rPr>
          <w:noProof/>
        </w:rPr>
        <w:drawing>
          <wp:inline distT="0" distB="0" distL="0" distR="0" wp14:anchorId="14D71288" wp14:editId="15ED69F0">
            <wp:extent cx="1856740" cy="1447800"/>
            <wp:effectExtent l="0" t="0" r="0" b="0"/>
            <wp:docPr id="880885723"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56740" cy="1447800"/>
                    </a:xfrm>
                    <a:prstGeom prst="rect">
                      <a:avLst/>
                    </a:prstGeom>
                    <a:noFill/>
                    <a:ln>
                      <a:noFill/>
                    </a:ln>
                  </pic:spPr>
                </pic:pic>
              </a:graphicData>
            </a:graphic>
          </wp:inline>
        </w:drawing>
      </w:r>
      <w:r>
        <w:br/>
        <w:t>Brushed Motoren nutzen mechanische Bürsten und einen Kommutator, um elektrische Energie an den Rotor zu übertragen. Diese Bauweise führt zu erhöhter Reibung und Wärmeentwicklung, was die Effizienz und Lebensdauer reduziert. Sie sind einfacher zu steuern und günstiger in der Herstellung, aber aufgrund des Verschleißes der Bürsten nicht für den dauerhaften oder intensiven Betrieb geeignet. Daher finden sie hauptsächlich in kostengünstigen Drohnen Anwendung.</w:t>
      </w:r>
    </w:p>
    <w:p w14:paraId="565A2203" w14:textId="1DC598AA" w:rsidR="00BE3439" w:rsidRDefault="00895BB1" w:rsidP="000D45DF">
      <w:pPr>
        <w:pStyle w:val="StandardWeb"/>
        <w:ind w:left="567"/>
        <w:jc w:val="left"/>
      </w:pPr>
      <w:r>
        <w:rPr>
          <w:rStyle w:val="Fett"/>
        </w:rPr>
        <w:t>Brushless Motoren</w:t>
      </w:r>
      <w:r>
        <w:t>:</w:t>
      </w:r>
      <w:r w:rsidR="008F6543" w:rsidRPr="008F6543">
        <w:rPr>
          <w:noProof/>
        </w:rPr>
        <w:t xml:space="preserve"> </w:t>
      </w:r>
      <w:r>
        <w:br/>
        <w:t xml:space="preserve">Brushless Motoren verwenden Permanentmagnete im Rotor und ersetzen die mechanischen Bürsten durch elektronische Steuerungen (ESCs). Dies reduziert den Verschleiß und steigert </w:t>
      </w:r>
      <w:r>
        <w:lastRenderedPageBreak/>
        <w:t>die Effizienz erheblich. Brushless Motoren bieten eine bessere Leistung, eine längere Lebensdauer und arbeiten deutlich leiser. Aufgrund dieser Eigenschaften sind sie der Standard in modernen Drohnen und eignen sich besonders für präzise Steuerung sowie Anwendungen mit hohen Leistungsanforderungen.</w:t>
      </w:r>
    </w:p>
    <w:p w14:paraId="4D03CEAF" w14:textId="1C3EEB0F" w:rsidR="00895BB1" w:rsidRDefault="00895BB1" w:rsidP="000D45DF">
      <w:pPr>
        <w:pStyle w:val="berschrift4"/>
        <w:ind w:left="567"/>
      </w:pPr>
      <w:r>
        <w:t>Propeller: Typen und deren Eigenschaften</w:t>
      </w:r>
    </w:p>
    <w:p w14:paraId="261CF029" w14:textId="35F657A0" w:rsidR="00895BB1" w:rsidRDefault="00895BB1" w:rsidP="000D45DF">
      <w:pPr>
        <w:pStyle w:val="StandardWeb"/>
        <w:ind w:left="567"/>
        <w:jc w:val="left"/>
      </w:pPr>
      <w:r>
        <w:rPr>
          <w:rStyle w:val="Fett"/>
        </w:rPr>
        <w:t>Zwei-Blatt-Propeller</w:t>
      </w:r>
      <w:r>
        <w:t>:</w:t>
      </w:r>
      <w:r w:rsidR="00394A54" w:rsidRPr="00394A54">
        <w:rPr>
          <w:noProof/>
        </w:rPr>
        <w:t xml:space="preserve"> </w:t>
      </w:r>
      <w:r w:rsidR="002B38E9">
        <w:rPr>
          <w:noProof/>
        </w:rPr>
        <w:drawing>
          <wp:inline distT="0" distB="0" distL="0" distR="0" wp14:anchorId="4DC1B45B" wp14:editId="39448D4C">
            <wp:extent cx="1650164" cy="1238250"/>
            <wp:effectExtent l="0" t="0" r="0" b="0"/>
            <wp:docPr id="2046764964" name="Grafik 5" descr="Ein Bild, das Propell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64964" name="Grafik 5" descr="Ein Bild, das Propeller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50164" cy="1238250"/>
                    </a:xfrm>
                    <a:prstGeom prst="rect">
                      <a:avLst/>
                    </a:prstGeom>
                    <a:noFill/>
                    <a:ln>
                      <a:noFill/>
                    </a:ln>
                  </pic:spPr>
                </pic:pic>
              </a:graphicData>
            </a:graphic>
          </wp:inline>
        </w:drawing>
      </w:r>
      <w:r>
        <w:br/>
        <w:t>Diese Propeller sind effizient, da weniger Luftwiderstand erzeugt wird. Sie zeichnen sich durch eine höhere Energieeffizienz und eine geringere Lautstärke aus, was sie ideal für längere Flüge und leisere Einsätze macht.</w:t>
      </w:r>
    </w:p>
    <w:p w14:paraId="3F360D8A" w14:textId="0B229B4E" w:rsidR="00895BB1" w:rsidRDefault="00895BB1" w:rsidP="000D45DF">
      <w:pPr>
        <w:pStyle w:val="StandardWeb"/>
        <w:ind w:left="567"/>
        <w:jc w:val="left"/>
      </w:pPr>
      <w:r>
        <w:rPr>
          <w:rStyle w:val="Fett"/>
        </w:rPr>
        <w:t>Drei-Blatt-Propeller</w:t>
      </w:r>
      <w:r>
        <w:t>:</w:t>
      </w:r>
      <w:r w:rsidR="002B38E9" w:rsidRPr="002B38E9">
        <w:rPr>
          <w:noProof/>
        </w:rPr>
        <w:t xml:space="preserve"> </w:t>
      </w:r>
      <w:r w:rsidR="002B38E9">
        <w:rPr>
          <w:noProof/>
        </w:rPr>
        <w:drawing>
          <wp:inline distT="0" distB="0" distL="0" distR="0" wp14:anchorId="11C0E1C5" wp14:editId="328F29D5">
            <wp:extent cx="1543050" cy="1543050"/>
            <wp:effectExtent l="0" t="0" r="0" b="0"/>
            <wp:docPr id="847725352" name="Grafik 6" descr="Ein Bild, das Propeller, Schwarzweiß, monochro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25352" name="Grafik 6" descr="Ein Bild, das Propeller, Schwarzweiß, monochrom enthält.&#10;&#10;Automatisch generierte Beschreibu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r>
        <w:br/>
        <w:t>Mit einem zusätzlichen Blatt bieten sie mehr Schub und bessere Manövrierbarkeit. Allerdings erzeugen sie etwas mehr Luftwiderstand und sind daher weniger effizient als Zwei-Blatt-Propeller. Die Lautstärke ist etwas höher, das Geräuschprofil jedoch stabil. Sie werden häufig in FPV-Drohnen eingesetzt, die präzise Steuerung erfordern.</w:t>
      </w:r>
    </w:p>
    <w:p w14:paraId="17B24D43" w14:textId="58919BE7" w:rsidR="00895BB1" w:rsidRDefault="00895BB1" w:rsidP="000D45DF">
      <w:pPr>
        <w:pStyle w:val="StandardWeb"/>
        <w:ind w:left="567"/>
        <w:jc w:val="left"/>
      </w:pPr>
      <w:r>
        <w:rPr>
          <w:rStyle w:val="Fett"/>
        </w:rPr>
        <w:t>Vier- oder Mehrblatt-Propeller</w:t>
      </w:r>
      <w:r>
        <w:t>:</w:t>
      </w:r>
      <w:r w:rsidR="002B38E9">
        <w:rPr>
          <w:noProof/>
        </w:rPr>
        <w:drawing>
          <wp:inline distT="0" distB="0" distL="0" distR="0" wp14:anchorId="34F39EE2" wp14:editId="77773091">
            <wp:extent cx="1574800" cy="1574800"/>
            <wp:effectExtent l="0" t="0" r="6350" b="0"/>
            <wp:docPr id="927811277" name="Grafik 7" descr="Ein Bild, das Propell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11277" name="Grafik 7" descr="Ein Bild, das Propeller enthält.&#10;&#10;Automatisch generierte Beschreibu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r>
        <w:br/>
        <w:t>Diese Propeller erzeugen den höchsten Schub und sorgen für eine sehr stabile Fluglage, was besonders für Kameradrohnen nützlich ist. Allerdings sind sie weniger effizient und lauter als Varianten mit weniger Blättern.</w:t>
      </w:r>
    </w:p>
    <w:p w14:paraId="0ED8445B" w14:textId="04AE4927" w:rsidR="216246F1" w:rsidRDefault="00EF1262" w:rsidP="00711019">
      <w:pPr>
        <w:pStyle w:val="berschrift3"/>
      </w:pPr>
      <w:bookmarkStart w:id="68" w:name="_Toc187690664"/>
      <w:r>
        <w:t>Microcontroller</w:t>
      </w:r>
      <w:bookmarkEnd w:id="68"/>
    </w:p>
    <w:p w14:paraId="79FB9485" w14:textId="77777777" w:rsidR="00E76528" w:rsidRPr="00E76528" w:rsidRDefault="00E76528" w:rsidP="000D45DF">
      <w:pPr>
        <w:ind w:left="567"/>
      </w:pPr>
      <w:r w:rsidRPr="00E76528">
        <w:t xml:space="preserve">Für die Hardware-Architektur von Nimbus wurde eine Analyse der verfügbaren Mikrocontroller durchgeführt, wobei sowohl der ESP32 als auch der Arduino evaluiert wurden. Der ESP32 wurde als Hauptkomponente ausgewählt, da er eine hohe Verarbeitungsleistung mit </w:t>
      </w:r>
      <w:r w:rsidRPr="00E76528">
        <w:lastRenderedPageBreak/>
        <w:t>integrierter WLAN- und Bluetooth-Funktionalität kombiniert. Diese Eigenschaften sind entscheidend für die Echtzeit-Hinderniserkennung und die Kommunikation mit der mobilen App.</w:t>
      </w:r>
    </w:p>
    <w:p w14:paraId="437D9D9D" w14:textId="77777777" w:rsidR="00E76528" w:rsidRDefault="00E76528" w:rsidP="000D45DF">
      <w:pPr>
        <w:ind w:left="567"/>
      </w:pPr>
      <w:r w:rsidRPr="00E76528">
        <w:t>Der Arduino Uno wurde ebenfalls als Alternative betrachtet, bietet jedoch Einschränkungen hinsichtlich der Rechenleistung und drahtlosen Konnektivität. Für einfache Steuerungsaufgaben und Prototypen eignet sich der Arduino hervorragend, allerdings ist seine Erweiterbarkeit für anspruchsvollere Anwendungen wie maschinelles Lernen oder KI-basierte Navigation begrenzt.</w:t>
      </w:r>
    </w:p>
    <w:p w14:paraId="19323872" w14:textId="4575A3EB" w:rsidR="00C73745" w:rsidRPr="00E76528" w:rsidRDefault="000B2889" w:rsidP="000D45DF">
      <w:pPr>
        <w:ind w:left="567"/>
        <w:jc w:val="center"/>
      </w:pPr>
      <w:r>
        <w:rPr>
          <w:noProof/>
        </w:rPr>
        <w:drawing>
          <wp:inline distT="0" distB="0" distL="0" distR="0" wp14:anchorId="4081B77F" wp14:editId="29E8B750">
            <wp:extent cx="4419600" cy="3386200"/>
            <wp:effectExtent l="0" t="0" r="0" b="5080"/>
            <wp:docPr id="1935267171" name="Grafik 3" descr="Walk On Air Type-C ESP32-S3-DevKit -1N16R8 Type C 16MB Flash| Internet of  Things Development Board for Arduino| USB,WiFi,Bluetooth(BLE 5)| Xtensa®  Dual-core 32-bit LX7 microprocessor up to 240MHz : Amazon.in: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lk On Air Type-C ESP32-S3-DevKit -1N16R8 Type C 16MB Flash| Internet of  Things Development Board for Arduino| USB,WiFi,Bluetooth(BLE 5)| Xtensa®  Dual-core 32-bit LX7 microprocessor up to 240MHz : Amazon.in: Computers &amp;  Accessori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23637" cy="3389293"/>
                    </a:xfrm>
                    <a:prstGeom prst="rect">
                      <a:avLst/>
                    </a:prstGeom>
                    <a:noFill/>
                    <a:ln>
                      <a:noFill/>
                    </a:ln>
                  </pic:spPr>
                </pic:pic>
              </a:graphicData>
            </a:graphic>
          </wp:inline>
        </w:drawing>
      </w:r>
    </w:p>
    <w:p w14:paraId="45146E12" w14:textId="77777777" w:rsidR="00E76528" w:rsidRPr="00E76528" w:rsidRDefault="00E76528" w:rsidP="000D45DF">
      <w:pPr>
        <w:ind w:left="567"/>
      </w:pPr>
      <w:r w:rsidRPr="00E76528">
        <w:t>Vorteile des ESP32 gegenüber Arduino:</w:t>
      </w:r>
    </w:p>
    <w:p w14:paraId="3BCF80CE" w14:textId="77777777" w:rsidR="00E76528" w:rsidRPr="00E76528" w:rsidRDefault="00E76528" w:rsidP="000D45DF">
      <w:pPr>
        <w:numPr>
          <w:ilvl w:val="0"/>
          <w:numId w:val="24"/>
        </w:numPr>
        <w:tabs>
          <w:tab w:val="clear" w:pos="720"/>
          <w:tab w:val="num" w:pos="1287"/>
        </w:tabs>
        <w:ind w:left="1287"/>
      </w:pPr>
      <w:r w:rsidRPr="00E76528">
        <w:rPr>
          <w:b/>
          <w:bCs/>
        </w:rPr>
        <w:t>Konnektivität</w:t>
      </w:r>
      <w:r w:rsidRPr="00E76528">
        <w:t>: Integriertes WLAN und Bluetooth (BLE), was eine nahtlose Kommunikation ermöglicht.</w:t>
      </w:r>
    </w:p>
    <w:p w14:paraId="228D37A1" w14:textId="77777777" w:rsidR="00E76528" w:rsidRPr="00E76528" w:rsidRDefault="00E76528" w:rsidP="000D45DF">
      <w:pPr>
        <w:numPr>
          <w:ilvl w:val="0"/>
          <w:numId w:val="24"/>
        </w:numPr>
        <w:tabs>
          <w:tab w:val="clear" w:pos="720"/>
          <w:tab w:val="num" w:pos="1287"/>
        </w:tabs>
        <w:ind w:left="1287"/>
      </w:pPr>
      <w:r w:rsidRPr="00E76528">
        <w:rPr>
          <w:b/>
          <w:bCs/>
        </w:rPr>
        <w:t>Rechenleistung</w:t>
      </w:r>
      <w:r w:rsidRPr="00E76528">
        <w:t>: Dual-Core-Architektur mit einer Taktfrequenz von bis zu 240 MHz, verglichen mit 16 MHz beim Arduino Uno.</w:t>
      </w:r>
    </w:p>
    <w:p w14:paraId="1E9BD855" w14:textId="77777777" w:rsidR="00E76528" w:rsidRPr="00E76528" w:rsidRDefault="00E76528" w:rsidP="000D45DF">
      <w:pPr>
        <w:numPr>
          <w:ilvl w:val="0"/>
          <w:numId w:val="24"/>
        </w:numPr>
        <w:tabs>
          <w:tab w:val="clear" w:pos="720"/>
          <w:tab w:val="num" w:pos="1287"/>
        </w:tabs>
        <w:ind w:left="1287"/>
      </w:pPr>
      <w:r w:rsidRPr="00E76528">
        <w:rPr>
          <w:b/>
          <w:bCs/>
        </w:rPr>
        <w:t>Speicher</w:t>
      </w:r>
      <w:r w:rsidRPr="00E76528">
        <w:t>: Der ESP32 verfügt über 520 KB SRAM und ermöglicht den Anschluss an externen Flash-Speicher, während der Arduino Uno nur 2 KB SRAM bietet.</w:t>
      </w:r>
    </w:p>
    <w:p w14:paraId="5BC6FB3C" w14:textId="30041AAB" w:rsidR="00E76528" w:rsidRDefault="00E76528" w:rsidP="000D45DF">
      <w:pPr>
        <w:numPr>
          <w:ilvl w:val="0"/>
          <w:numId w:val="24"/>
        </w:numPr>
        <w:tabs>
          <w:tab w:val="clear" w:pos="720"/>
          <w:tab w:val="num" w:pos="1287"/>
        </w:tabs>
        <w:ind w:left="1287"/>
      </w:pPr>
      <w:r w:rsidRPr="00E76528">
        <w:rPr>
          <w:b/>
          <w:bCs/>
        </w:rPr>
        <w:t>Vielseitigkeit</w:t>
      </w:r>
      <w:r w:rsidRPr="00E76528">
        <w:t>: Unterstützt eine breite Palette an Sensoren und Modulen, einschließlich Kameras und Ultraschallsensoren, was für die Hinderniserkennung essenziell ist.</w:t>
      </w:r>
    </w:p>
    <w:p w14:paraId="73E1C511" w14:textId="7C65D640" w:rsidR="00943E70" w:rsidRPr="00E76528" w:rsidRDefault="00402B9D" w:rsidP="000D45DF">
      <w:pPr>
        <w:ind w:left="567"/>
      </w:pPr>
      <w:r w:rsidRPr="00402B9D">
        <w:t>Der ESP32 wurde gewählt, da er h</w:t>
      </w:r>
      <w:r w:rsidR="00FC1079">
        <w:t>ö</w:t>
      </w:r>
      <w:r w:rsidRPr="00402B9D">
        <w:t>he</w:t>
      </w:r>
      <w:r w:rsidR="00FC1079">
        <w:t>re</w:t>
      </w:r>
      <w:r w:rsidRPr="00402B9D">
        <w:t xml:space="preserve"> Rechenleistung, integriertes WLAN/BLE, ideal für Echtzeit-Hinderniserkennung und mobile Kommunikation. Seine Vielseitigkeit und Energieeffizienz übertreffen Alternativen wie den Arduino Uno, wodurch er optimal für die Anforderungen von Nimbus ist.</w:t>
      </w:r>
    </w:p>
    <w:p w14:paraId="0F42D90B" w14:textId="25BEC79D" w:rsidR="00F82A9A" w:rsidRDefault="00EF1262" w:rsidP="009B57D1">
      <w:pPr>
        <w:pStyle w:val="berschrift3"/>
      </w:pPr>
      <w:bookmarkStart w:id="69" w:name="_Toc187690665"/>
      <w:r>
        <w:lastRenderedPageBreak/>
        <w:t>Sensorik</w:t>
      </w:r>
      <w:bookmarkEnd w:id="69"/>
    </w:p>
    <w:p w14:paraId="66715602" w14:textId="547A5E9E" w:rsidR="00B92AFF" w:rsidRPr="007B52DF" w:rsidRDefault="00B92AFF" w:rsidP="000D45DF">
      <w:pPr>
        <w:ind w:left="567"/>
        <w:rPr>
          <w:b/>
          <w:bCs/>
        </w:rPr>
      </w:pPr>
      <w:r w:rsidRPr="007B52DF">
        <w:rPr>
          <w:b/>
          <w:bCs/>
        </w:rPr>
        <w:t>Ultraschallsensor</w:t>
      </w:r>
      <w:r w:rsidR="00E77E07" w:rsidRPr="00E77E07">
        <w:rPr>
          <w:noProof/>
        </w:rPr>
        <w:t xml:space="preserve"> </w:t>
      </w:r>
      <w:r w:rsidR="00862833" w:rsidRPr="00E77E07">
        <w:rPr>
          <w:b/>
          <w:bCs/>
        </w:rPr>
        <w:drawing>
          <wp:inline distT="0" distB="0" distL="0" distR="0" wp14:anchorId="758CC3B7" wp14:editId="7F928EAC">
            <wp:extent cx="1252855" cy="869315"/>
            <wp:effectExtent l="0" t="0" r="4445" b="6985"/>
            <wp:docPr id="1568968452" name="Grafik 1" descr="Ein Bild, das Elektronik, Lautsprech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68452" name="Grafik 1" descr="Ein Bild, das Elektronik, Lautsprecher enthält.&#10;&#10;Automatisch generierte Beschreibu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52855" cy="869315"/>
                    </a:xfrm>
                    <a:prstGeom prst="rect">
                      <a:avLst/>
                    </a:prstGeom>
                  </pic:spPr>
                </pic:pic>
              </a:graphicData>
            </a:graphic>
          </wp:inline>
        </w:drawing>
      </w:r>
    </w:p>
    <w:p w14:paraId="29976E5F" w14:textId="3FC2DA1D" w:rsidR="00B92AFF" w:rsidRDefault="00B92AFF" w:rsidP="000D45DF">
      <w:pPr>
        <w:ind w:left="567"/>
      </w:pPr>
      <w:r>
        <w:t>Ultraschallsensoren nutzen Schallwellen, um Entfernungen zu messen. Sie senden Ultraschallimpulse aus, die von Hindernissen reflektiert werden. Die Zeit, die die Wellen für die Rückkehr benötigen, wird zur Entfernungsmessung verwendet. Diese Sensoren sind besonders nützlich für die Erkennung von Objekten in kurzen bis mittleren Entfernungen. In der Drohne dienen sie zur präzisen Navigation in engen Räumen und zur Hindernisvermeidung. Rechtlich ist sicherzustellen, dass die emittierten Schallfrequenzen den Gesundheitsstandards entsprechen und keine Störungen für Tiere verursachen.</w:t>
      </w:r>
    </w:p>
    <w:p w14:paraId="4EEC7B32" w14:textId="02AC3DED" w:rsidR="00660A96" w:rsidRDefault="00660A96" w:rsidP="000D45DF">
      <w:pPr>
        <w:ind w:left="567"/>
        <w:jc w:val="left"/>
      </w:pPr>
    </w:p>
    <w:p w14:paraId="34487D00" w14:textId="6B6B37B0" w:rsidR="00B92AFF" w:rsidRPr="007B52DF" w:rsidRDefault="00B92AFF" w:rsidP="000D45DF">
      <w:pPr>
        <w:ind w:left="567"/>
        <w:rPr>
          <w:b/>
          <w:bCs/>
        </w:rPr>
      </w:pPr>
      <w:r w:rsidRPr="007B52DF">
        <w:rPr>
          <w:b/>
          <w:bCs/>
        </w:rPr>
        <w:t>Kamera</w:t>
      </w:r>
      <w:r w:rsidR="00862833">
        <w:rPr>
          <w:noProof/>
        </w:rPr>
        <w:drawing>
          <wp:inline distT="0" distB="0" distL="0" distR="0" wp14:anchorId="0B444C75" wp14:editId="5635DF2C">
            <wp:extent cx="1240155" cy="995045"/>
            <wp:effectExtent l="0" t="0" r="0" b="0"/>
            <wp:docPr id="1269229412" name="Grafik 7" descr="DEBO CAM ESP32: Entwicklerboards - ESP32-Kamera, 2MP, 25° bei reichelt  elektronik kauf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BO CAM ESP32: Entwicklerboards - ESP32-Kamera, 2MP, 25° bei reichelt  elektronik kaufe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40155" cy="995045"/>
                    </a:xfrm>
                    <a:prstGeom prst="rect">
                      <a:avLst/>
                    </a:prstGeom>
                    <a:noFill/>
                    <a:ln>
                      <a:noFill/>
                    </a:ln>
                  </pic:spPr>
                </pic:pic>
              </a:graphicData>
            </a:graphic>
          </wp:inline>
        </w:drawing>
      </w:r>
    </w:p>
    <w:p w14:paraId="3451E465" w14:textId="198A594D" w:rsidR="00B92AFF" w:rsidRDefault="00B92AFF" w:rsidP="000D45DF">
      <w:pPr>
        <w:ind w:left="567"/>
      </w:pPr>
      <w:r>
        <w:t>Kameras dienen als visuelle Sensoren, die Bilder und Videos aufnehmen, um Hindernisse zu erkennen und die Umgebung zu analysieren. Durch KI-basierte Bildverarbeitung, wie sie mit TensorFlow Lite in der Nimbus-Drohne realisiert wird, können Objekte wie Fußgänger oder Fahrzeuge identifiziert werden. Kameras sind besonders effektiv bei der Erkennung visueller Hinweise wie Straßenschilder. Datenschutzrechtlich muss sichergestellt werden, dass keine personenbezogenen Daten erfasst oder gespeichert werden, insbesondere in öffentlichen Bereichen.</w:t>
      </w:r>
    </w:p>
    <w:p w14:paraId="183BAC0F" w14:textId="3CA706A7" w:rsidR="00B92AFF" w:rsidRDefault="00B92AFF" w:rsidP="000D45DF">
      <w:pPr>
        <w:ind w:left="567"/>
      </w:pPr>
      <w:r>
        <w:t>Zusammen bieten diese Sensoren eine synergetische Grundlage für präzise Navigation, wobei sie sich in Funktion und Reichweite ergänzen. Rechtliche Rahmenbedingungen, wie die Einhaltung von Datenschutz- und Sicherheitsvorgaben, spielen eine zentrale Rolle bei der Implementierung</w:t>
      </w:r>
      <w:r w:rsidR="00260145">
        <w:t>.</w:t>
      </w:r>
    </w:p>
    <w:p w14:paraId="4BB5EEF5" w14:textId="77777777" w:rsidR="009109DE" w:rsidRDefault="009109DE" w:rsidP="009109DE">
      <w:pPr>
        <w:pStyle w:val="berschrift3"/>
      </w:pPr>
      <w:bookmarkStart w:id="70" w:name="_Toc187441506"/>
      <w:bookmarkStart w:id="71" w:name="_Toc187690666"/>
      <w:r w:rsidRPr="006D3A63">
        <w:t>Kommunikationsmodule</w:t>
      </w:r>
      <w:bookmarkEnd w:id="70"/>
      <w:bookmarkEnd w:id="71"/>
    </w:p>
    <w:p w14:paraId="60CC5860" w14:textId="1E37220B" w:rsidR="009109DE" w:rsidRDefault="00284AB4" w:rsidP="009109DE">
      <w:pPr>
        <w:ind w:left="567"/>
      </w:pPr>
      <w:r w:rsidRPr="00284AB4">
        <w:t>Die Kommunikationsmodule sind ein zentraler Bestandteil der NIMBUS-Architektur, da sie die Interaktion zwischen Drohne, mobiler App und Peripheriegeräten wie dem ESP32 oder Pixhawk ermöglichen. Die Auswahl und Integration dieser Technologien gewährleistet die zuverlässige Übertragung von Daten in Echtzeit und optimiert die Benutzerfreundlichkeit.</w:t>
      </w:r>
    </w:p>
    <w:p w14:paraId="21E353AE" w14:textId="77777777" w:rsidR="00844A43" w:rsidRPr="00844A43" w:rsidRDefault="00844A43" w:rsidP="00844A43">
      <w:pPr>
        <w:ind w:left="567"/>
        <w:jc w:val="left"/>
        <w:rPr>
          <w:b/>
          <w:bCs/>
        </w:rPr>
      </w:pPr>
      <w:r w:rsidRPr="00844A43">
        <w:rPr>
          <w:b/>
          <w:bCs/>
        </w:rPr>
        <w:t>WLAN</w:t>
      </w:r>
    </w:p>
    <w:p w14:paraId="2AC24558" w14:textId="290E0837" w:rsidR="00844A43" w:rsidRDefault="00844A43" w:rsidP="00844A43">
      <w:pPr>
        <w:ind w:left="567"/>
      </w:pPr>
      <w:r>
        <w:t>Das WLAN-Modul auf dem ESP32 dient der Datenübertragung mit höherer Bandbreite, z. B. für Bilddaten und umfangreiche Navigationsinformationen. Mithilfe von Wi-Fi Direct können Drohne und Smartphone direkt miteinander kommunizieren, ohne ein externes Netzwerk zu benötigen. Dies ermöglicht eine stabile Verbindung, selbst in Umgebungen ohne Internetzugang. Für komplexe Navigationsaufgaben und die Synchronisation von Daten mit dem Backend ist WLAN entscheidend, da es Echtzeitdatenübertragungen und Interaktionen mit der App unterstützt.</w:t>
      </w:r>
    </w:p>
    <w:p w14:paraId="5214F5A5" w14:textId="77777777" w:rsidR="007A3122" w:rsidRPr="007A3122" w:rsidRDefault="007A3122" w:rsidP="007A3122">
      <w:pPr>
        <w:ind w:left="567"/>
        <w:rPr>
          <w:b/>
          <w:bCs/>
        </w:rPr>
      </w:pPr>
      <w:r w:rsidRPr="007A3122">
        <w:rPr>
          <w:b/>
          <w:bCs/>
        </w:rPr>
        <w:t>MAVLink</w:t>
      </w:r>
    </w:p>
    <w:p w14:paraId="7BA45B0B" w14:textId="09209875" w:rsidR="007A3122" w:rsidRDefault="007A3122" w:rsidP="007A3122">
      <w:pPr>
        <w:ind w:left="567"/>
      </w:pPr>
      <w:r>
        <w:t>MAVLink (Micro Air Vehicle Communication Protocol) ist das Standardprotokoll für die Kommunikation zwischen Drohne und Flight Controller (z. B. Pixhawk). Es erlaubt den Austausch von Telemetriedaten, Befehlen und Missionsparametern. Die Integration von MAVLink ermöglicht Funktionen wie Echtzeit-Hinderniserkennung und autonome Navigation. Darüber hinaus unterstützt MAVLink die Verbindung mit Bodenstationen, wodurch weiterführende Kontrollmöglichkeiten, wie Waypoint-Missionen und Statusüberwachung, bereitgestellt werden.</w:t>
      </w:r>
    </w:p>
    <w:p w14:paraId="34C10A73" w14:textId="689DB52F" w:rsidR="002C17D0" w:rsidRDefault="002C17D0" w:rsidP="007A3122">
      <w:pPr>
        <w:ind w:left="567"/>
      </w:pPr>
      <w:r w:rsidRPr="002C17D0">
        <w:t>WLAN und MAVLink bilden die zentrale Kommunikationsbasis von NIMBUS. WLAN ermöglicht die Echtzeitübertragung großer Datenmengen, während MAVLink präzise Steuerung und Telemetriedaten bereitstellt. Diese Kombination gewährleistet zuverlässige Navigation und Benutzerfreundlichkeit.</w:t>
      </w:r>
    </w:p>
    <w:p w14:paraId="2DB84B4C" w14:textId="551F4367" w:rsidR="009109DE" w:rsidRPr="009109DE" w:rsidRDefault="00C6639F" w:rsidP="00A34A35">
      <w:pPr>
        <w:pStyle w:val="berschrift3"/>
      </w:pPr>
      <w:bookmarkStart w:id="72" w:name="_Toc187690667"/>
      <w:r>
        <w:t>Autonomes Fliegen</w:t>
      </w:r>
      <w:bookmarkEnd w:id="72"/>
    </w:p>
    <w:p w14:paraId="3C9D5322" w14:textId="28837891" w:rsidR="00904B0D" w:rsidRPr="00904B0D" w:rsidRDefault="00904B0D" w:rsidP="00A34A35">
      <w:pPr>
        <w:ind w:left="567"/>
        <w:rPr>
          <w:b/>
          <w:bCs/>
        </w:rPr>
      </w:pPr>
      <w:r w:rsidRPr="00904B0D">
        <w:rPr>
          <w:b/>
          <w:bCs/>
        </w:rPr>
        <w:t>Definition</w:t>
      </w:r>
    </w:p>
    <w:p w14:paraId="7A8B0F12" w14:textId="0B9548A4" w:rsidR="00904B0D" w:rsidRPr="00904B0D" w:rsidRDefault="00904B0D" w:rsidP="00A34A35">
      <w:pPr>
        <w:ind w:left="567"/>
        <w:jc w:val="left"/>
      </w:pPr>
      <w:r w:rsidRPr="00904B0D">
        <w:t>Autonomes Fliegen beschreibt die Fähigkeit eines unbemannten Luftfahrzeugs (UAV, engl.</w:t>
      </w:r>
      <w:r w:rsidR="00260145">
        <w:t xml:space="preserve"> </w:t>
      </w:r>
      <w:r w:rsidRPr="00904B0D">
        <w:t>Unmanned Aerial Vehicle), komplexe Flugmanöver und Navigation ohne menschliche Steuerung auszuführen. Dies wird durch fortschrittliche Technologien wie Sensorfusion, Künstliche Intelligenz (KI) und präzise Steuerungsalgorithmen ermöglicht. Ziel ist es, dem Nutzer die direkte Steuerung abzunehmen und eine sichere, effiziente und unabhängige Fortbewegung des UAVs zu gewährleisten</w:t>
      </w:r>
      <w:r w:rsidR="009E391E">
        <w:t>.</w:t>
      </w:r>
      <w:sdt>
        <w:sdtPr>
          <w:id w:val="-385879716"/>
          <w:citation/>
        </w:sdtPr>
        <w:sdtContent>
          <w:r w:rsidR="006F1979">
            <w:fldChar w:fldCharType="begin"/>
          </w:r>
          <w:r w:rsidR="006F1979">
            <w:instrText xml:space="preserve"> CITATION Aut25 \l 3079 </w:instrText>
          </w:r>
          <w:r w:rsidR="006F1979">
            <w:fldChar w:fldCharType="separate"/>
          </w:r>
          <w:r w:rsidR="006F1979">
            <w:fldChar w:fldCharType="end"/>
          </w:r>
        </w:sdtContent>
      </w:sdt>
    </w:p>
    <w:p w14:paraId="43CE2FEF" w14:textId="77777777" w:rsidR="00904B0D" w:rsidRPr="00904B0D" w:rsidRDefault="00904B0D" w:rsidP="00A34A35">
      <w:pPr>
        <w:ind w:left="567"/>
        <w:rPr>
          <w:b/>
          <w:bCs/>
        </w:rPr>
      </w:pPr>
      <w:r w:rsidRPr="00904B0D">
        <w:rPr>
          <w:b/>
          <w:bCs/>
        </w:rPr>
        <w:t>Navigation</w:t>
      </w:r>
    </w:p>
    <w:p w14:paraId="5811AA2E" w14:textId="77777777" w:rsidR="00904B0D" w:rsidRPr="00904B0D" w:rsidRDefault="00904B0D" w:rsidP="00A34A35">
      <w:pPr>
        <w:ind w:left="567"/>
      </w:pPr>
      <w:r w:rsidRPr="00904B0D">
        <w:lastRenderedPageBreak/>
        <w:t>Die Navigation eines autonomen UAVs erfolgt durch die Kombination verschiedener Technologien, um Position, Orientierung und Umgebung kontinuierlich zu analysieren und darauf basierend Entscheidungen zu treffen. Zwei wesentliche Methoden kommen dabei zum Einsatz:</w:t>
      </w:r>
    </w:p>
    <w:p w14:paraId="38BA960E" w14:textId="77777777" w:rsidR="00904B0D" w:rsidRPr="006F1979" w:rsidRDefault="00904B0D" w:rsidP="00A34A35">
      <w:pPr>
        <w:pStyle w:val="Listenabsatz"/>
        <w:numPr>
          <w:ilvl w:val="0"/>
          <w:numId w:val="31"/>
        </w:numPr>
        <w:ind w:left="1287"/>
        <w:rPr>
          <w:b/>
          <w:bCs/>
        </w:rPr>
      </w:pPr>
      <w:r w:rsidRPr="006F1979">
        <w:rPr>
          <w:b/>
          <w:bCs/>
        </w:rPr>
        <w:t>GPS</w:t>
      </w:r>
    </w:p>
    <w:p w14:paraId="691B6DC7" w14:textId="3F1F3E7B" w:rsidR="00904B0D" w:rsidRPr="00904B0D" w:rsidRDefault="00904B0D" w:rsidP="00A34A35">
      <w:pPr>
        <w:pStyle w:val="Listenabsatz"/>
        <w:ind w:left="1287"/>
      </w:pPr>
      <w:r w:rsidRPr="00904B0D">
        <w:t xml:space="preserve">Das Global Positioning System (GPS) bildet die Grundlage für die Positionsbestimmung. Es ermöglicht der Drohne, ihre geographische Position und Höhe mit hoher Präzision zu bestimmen. GPS ist besonders in offenen, </w:t>
      </w:r>
      <w:r w:rsidR="00EE754D" w:rsidRPr="00904B0D">
        <w:t>Outdoorumgebungen</w:t>
      </w:r>
      <w:r w:rsidRPr="00904B0D">
        <w:t xml:space="preserve"> effektiv und wird durch unterstützende Systeme wie Differential-GPS ergänzt, um eine Genauigkeit im Zentimeterbereich zu erreichen</w:t>
      </w:r>
      <w:r w:rsidR="00ED7AC2">
        <w:t>.</w:t>
      </w:r>
    </w:p>
    <w:p w14:paraId="5C4F4B33" w14:textId="77777777" w:rsidR="00904B0D" w:rsidRPr="006F1979" w:rsidRDefault="00904B0D" w:rsidP="00A34A35">
      <w:pPr>
        <w:pStyle w:val="Listenabsatz"/>
        <w:numPr>
          <w:ilvl w:val="0"/>
          <w:numId w:val="31"/>
        </w:numPr>
        <w:ind w:left="1287"/>
        <w:rPr>
          <w:b/>
          <w:bCs/>
        </w:rPr>
      </w:pPr>
      <w:r w:rsidRPr="006F1979">
        <w:rPr>
          <w:b/>
          <w:bCs/>
        </w:rPr>
        <w:t>SLAM</w:t>
      </w:r>
    </w:p>
    <w:p w14:paraId="6904D08C" w14:textId="5DE168BE" w:rsidR="00904B0D" w:rsidRPr="00904B0D" w:rsidRDefault="00904B0D" w:rsidP="00A34A35">
      <w:pPr>
        <w:pStyle w:val="Listenabsatz"/>
        <w:ind w:left="1287"/>
      </w:pPr>
      <w:r w:rsidRPr="00904B0D">
        <w:t>Simultaneous Localization and Mapping (SLAM) wird eingesetzt, um in Echtzeit Karten der Umgebung zu erstellen und die Position der Drohne innerhalb dieser Karte zu bestimmen. Diese Technologie ist besonders nützlich in Umgebungen, in denen GPS-Signale schwach oder nicht verfügbar sind, wie z. B. in Innenräumen oder urbanen Canyons. SLAM kombiniert Daten aus verschiedenen Sensoren, darunter Kameras und LiDAR, und verarbeitet diese mit Hilfe von KI-Algorithmen</w:t>
      </w:r>
      <w:r w:rsidR="00787E41">
        <w:t>.</w:t>
      </w:r>
    </w:p>
    <w:p w14:paraId="78C16FB6" w14:textId="77777777" w:rsidR="00904B0D" w:rsidRPr="00904B0D" w:rsidRDefault="00904B0D" w:rsidP="00A34A35">
      <w:pPr>
        <w:ind w:left="567"/>
        <w:rPr>
          <w:b/>
          <w:bCs/>
        </w:rPr>
      </w:pPr>
      <w:r w:rsidRPr="00904B0D">
        <w:rPr>
          <w:b/>
          <w:bCs/>
        </w:rPr>
        <w:t>Tests in der Simulation</w:t>
      </w:r>
    </w:p>
    <w:p w14:paraId="2FE785B1" w14:textId="77777777" w:rsidR="00904B0D" w:rsidRPr="00904B0D" w:rsidRDefault="00904B0D" w:rsidP="00A34A35">
      <w:pPr>
        <w:ind w:left="567"/>
      </w:pPr>
      <w:r w:rsidRPr="00904B0D">
        <w:t>Vor der physischen Erprobung in realen Umgebungen wird das autonome Flugverhalten umfassend in Simulationsumgebungen getestet. Diese Tests haben mehrere Ziele:</w:t>
      </w:r>
    </w:p>
    <w:p w14:paraId="6000926B" w14:textId="77777777" w:rsidR="00904B0D" w:rsidRPr="00904B0D" w:rsidRDefault="00904B0D" w:rsidP="00A34A35">
      <w:pPr>
        <w:numPr>
          <w:ilvl w:val="0"/>
          <w:numId w:val="27"/>
        </w:numPr>
        <w:tabs>
          <w:tab w:val="clear" w:pos="720"/>
          <w:tab w:val="num" w:pos="1287"/>
        </w:tabs>
        <w:ind w:left="1287"/>
      </w:pPr>
      <w:r w:rsidRPr="00904B0D">
        <w:rPr>
          <w:b/>
          <w:bCs/>
        </w:rPr>
        <w:t>Validierung der Navigationsalgorithmen</w:t>
      </w:r>
      <w:r w:rsidRPr="00904B0D">
        <w:t>: Die Drohne wird virtuellen Szenarien ausgesetzt, um die Zuverlässigkeit der GPS- und SLAM-basierten Navigation zu prüfen.</w:t>
      </w:r>
    </w:p>
    <w:p w14:paraId="10FDF8C7" w14:textId="77777777" w:rsidR="00904B0D" w:rsidRPr="00904B0D" w:rsidRDefault="00904B0D" w:rsidP="00A34A35">
      <w:pPr>
        <w:numPr>
          <w:ilvl w:val="0"/>
          <w:numId w:val="27"/>
        </w:numPr>
        <w:tabs>
          <w:tab w:val="clear" w:pos="720"/>
          <w:tab w:val="num" w:pos="1287"/>
        </w:tabs>
        <w:ind w:left="1287"/>
      </w:pPr>
      <w:r w:rsidRPr="00904B0D">
        <w:rPr>
          <w:b/>
          <w:bCs/>
        </w:rPr>
        <w:t>Gefahrenanalyse</w:t>
      </w:r>
      <w:r w:rsidRPr="00904B0D">
        <w:t>: Potenzielle Sicherheitsrisiken wie Kollisionen oder Softwarefehler können identifiziert und behoben werden, bevor die Drohne in reale Szenarien eingeführt wird.</w:t>
      </w:r>
    </w:p>
    <w:p w14:paraId="7A3D9EF7" w14:textId="78886980" w:rsidR="00904B0D" w:rsidRPr="00904B0D" w:rsidRDefault="00904B0D" w:rsidP="00A34A35">
      <w:pPr>
        <w:numPr>
          <w:ilvl w:val="0"/>
          <w:numId w:val="27"/>
        </w:numPr>
        <w:tabs>
          <w:tab w:val="clear" w:pos="720"/>
          <w:tab w:val="num" w:pos="1287"/>
        </w:tabs>
        <w:ind w:left="1287"/>
      </w:pPr>
      <w:r w:rsidRPr="00904B0D">
        <w:rPr>
          <w:b/>
          <w:bCs/>
        </w:rPr>
        <w:t>Optimierung der Flugparameter</w:t>
      </w:r>
      <w:r w:rsidRPr="00904B0D">
        <w:t>: Die Leistung der Drohne in unterschiedlichen Umgebungen wird simuliert, um ihre Flugparameter (z. B. Geschwindigkeit, Höhenkontrolle) zu optimieren​</w:t>
      </w:r>
      <w:r w:rsidR="00D94EE7">
        <w:t>.</w:t>
      </w:r>
    </w:p>
    <w:p w14:paraId="29085E2C" w14:textId="77777777" w:rsidR="00904B0D" w:rsidRPr="00904B0D" w:rsidRDefault="00904B0D" w:rsidP="00A34A35">
      <w:pPr>
        <w:ind w:left="567"/>
        <w:rPr>
          <w:b/>
          <w:bCs/>
        </w:rPr>
      </w:pPr>
      <w:r w:rsidRPr="00904B0D">
        <w:rPr>
          <w:b/>
          <w:bCs/>
        </w:rPr>
        <w:t>Rechtliche Aspekte</w:t>
      </w:r>
    </w:p>
    <w:p w14:paraId="41117BF3" w14:textId="77777777" w:rsidR="00904B0D" w:rsidRPr="00904B0D" w:rsidRDefault="00904B0D" w:rsidP="00A34A35">
      <w:pPr>
        <w:ind w:left="567"/>
      </w:pPr>
      <w:r w:rsidRPr="00904B0D">
        <w:t>Der Betrieb autonomer Drohnen unterliegt strengen gesetzlichen Vorschriften, die den sicheren Einsatz im öffentlichen Raum gewährleisten sollen. Wichtige rechtliche Rahmenbedingungen umfassen:</w:t>
      </w:r>
    </w:p>
    <w:p w14:paraId="56CCFB6F" w14:textId="77777777" w:rsidR="00904B0D" w:rsidRPr="00904B0D" w:rsidRDefault="00904B0D" w:rsidP="00A34A35">
      <w:pPr>
        <w:numPr>
          <w:ilvl w:val="0"/>
          <w:numId w:val="28"/>
        </w:numPr>
        <w:tabs>
          <w:tab w:val="clear" w:pos="720"/>
          <w:tab w:val="num" w:pos="1287"/>
        </w:tabs>
        <w:ind w:left="1287"/>
      </w:pPr>
      <w:r w:rsidRPr="00904B0D">
        <w:rPr>
          <w:b/>
          <w:bCs/>
        </w:rPr>
        <w:t>Flugzonen-Beschränkungen</w:t>
      </w:r>
      <w:r w:rsidRPr="00904B0D">
        <w:t>: Autonome Drohnen dürfen nur in genehmigten Lufträumen fliegen. In urbanen Gebieten sind zusätzliche Genehmigungen erforderlich.</w:t>
      </w:r>
    </w:p>
    <w:p w14:paraId="10D6A938" w14:textId="77777777" w:rsidR="00904B0D" w:rsidRPr="00904B0D" w:rsidRDefault="00904B0D" w:rsidP="00A34A35">
      <w:pPr>
        <w:numPr>
          <w:ilvl w:val="0"/>
          <w:numId w:val="28"/>
        </w:numPr>
        <w:tabs>
          <w:tab w:val="clear" w:pos="720"/>
          <w:tab w:val="num" w:pos="1287"/>
        </w:tabs>
        <w:ind w:left="1287"/>
      </w:pPr>
      <w:r w:rsidRPr="00904B0D">
        <w:rPr>
          <w:b/>
          <w:bCs/>
        </w:rPr>
        <w:t>Datenschutzbestimmungen</w:t>
      </w:r>
      <w:r w:rsidRPr="00904B0D">
        <w:t>: Da Drohnen Umgebungsdaten sammeln und verarbeiten, müssen sie die Datenschutzgesetze, insbesondere die DSGVO, einhalten.</w:t>
      </w:r>
    </w:p>
    <w:p w14:paraId="16267F4C" w14:textId="79A0E34F" w:rsidR="00904B0D" w:rsidRPr="00904B0D" w:rsidRDefault="00904B0D" w:rsidP="00A34A35">
      <w:pPr>
        <w:numPr>
          <w:ilvl w:val="0"/>
          <w:numId w:val="28"/>
        </w:numPr>
        <w:tabs>
          <w:tab w:val="clear" w:pos="720"/>
          <w:tab w:val="num" w:pos="1287"/>
        </w:tabs>
        <w:ind w:left="1287"/>
      </w:pPr>
      <w:r w:rsidRPr="00904B0D">
        <w:rPr>
          <w:b/>
          <w:bCs/>
        </w:rPr>
        <w:lastRenderedPageBreak/>
        <w:t>Kennzeichnung und Registrierung</w:t>
      </w:r>
      <w:r w:rsidRPr="00904B0D">
        <w:t>: Jede Drohne muss eine eindeutige Identifikationsnummer tragen und bei den zuständigen Behörden registriert sein.</w:t>
      </w:r>
      <w:sdt>
        <w:sdtPr>
          <w:id w:val="1892148465"/>
          <w:citation/>
        </w:sdtPr>
        <w:sdtContent>
          <w:r w:rsidR="000F6126">
            <w:fldChar w:fldCharType="begin"/>
          </w:r>
          <w:r w:rsidR="000F6126">
            <w:instrText xml:space="preserve"> CITATION ÖAM24 \l 3079 </w:instrText>
          </w:r>
          <w:r w:rsidR="000F6126">
            <w:fldChar w:fldCharType="separate"/>
          </w:r>
          <w:r w:rsidR="000F6126">
            <w:fldChar w:fldCharType="end"/>
          </w:r>
        </w:sdtContent>
      </w:sdt>
    </w:p>
    <w:p w14:paraId="3D8141C9" w14:textId="3878A85E" w:rsidR="000975C4" w:rsidRPr="000975C4" w:rsidRDefault="00904B0D" w:rsidP="00A34A35">
      <w:pPr>
        <w:numPr>
          <w:ilvl w:val="0"/>
          <w:numId w:val="28"/>
        </w:numPr>
        <w:tabs>
          <w:tab w:val="clear" w:pos="720"/>
          <w:tab w:val="num" w:pos="1287"/>
        </w:tabs>
        <w:ind w:left="1287"/>
      </w:pPr>
      <w:r w:rsidRPr="00904B0D">
        <w:rPr>
          <w:b/>
          <w:bCs/>
        </w:rPr>
        <w:t>Versicherungspflicht</w:t>
      </w:r>
      <w:r w:rsidRPr="00904B0D">
        <w:t>: Der Betreiber ist verpflichtet, eine Haftpflichtversicherung abzuschließen, um Schäden abzudecken, die durch die Drohne verursacht werden könnten</w:t>
      </w:r>
      <w:r w:rsidR="00D94EE7">
        <w:t>.</w:t>
      </w:r>
    </w:p>
    <w:p w14:paraId="4F30D320" w14:textId="77777777" w:rsidR="00F82A9A" w:rsidRDefault="00F82A9A" w:rsidP="00F82A9A">
      <w:pPr>
        <w:pStyle w:val="berschrift2"/>
      </w:pPr>
      <w:bookmarkStart w:id="73" w:name="_Toc187690668"/>
      <w:r>
        <w:t>Konzept</w:t>
      </w:r>
      <w:bookmarkEnd w:id="73"/>
    </w:p>
    <w:p w14:paraId="1F2057DB" w14:textId="77777777" w:rsidR="00F82A9A" w:rsidRDefault="00F82A9A" w:rsidP="00F82A9A">
      <w:pPr>
        <w:pStyle w:val="berschrift3"/>
      </w:pPr>
      <w:bookmarkStart w:id="74" w:name="_Toc187690669"/>
      <w:r>
        <w:t>Konzept 1</w:t>
      </w:r>
      <w:bookmarkEnd w:id="74"/>
    </w:p>
    <w:p w14:paraId="36D72F3F" w14:textId="77777777" w:rsidR="00F82A9A" w:rsidRDefault="00F82A9A" w:rsidP="00F82A9A">
      <w:pPr>
        <w:pStyle w:val="berschrift3"/>
      </w:pPr>
      <w:bookmarkStart w:id="75" w:name="_Toc187690670"/>
      <w:r>
        <w:t>Konzept 2……</w:t>
      </w:r>
      <w:bookmarkEnd w:id="75"/>
    </w:p>
    <w:p w14:paraId="56E16930" w14:textId="77777777" w:rsidR="002F784B" w:rsidRDefault="002F784B" w:rsidP="002F784B"/>
    <w:p w14:paraId="13200C87" w14:textId="77777777" w:rsidR="002F784B" w:rsidRDefault="002F784B" w:rsidP="002F784B">
      <w:pPr>
        <w:pStyle w:val="berschrift2"/>
      </w:pPr>
      <w:bookmarkStart w:id="76" w:name="_Toc187690671"/>
      <w:r>
        <w:t>Herausforderungen der Umsetzung</w:t>
      </w:r>
      <w:bookmarkEnd w:id="76"/>
    </w:p>
    <w:p w14:paraId="46FBA8C5" w14:textId="77777777" w:rsidR="00A52745" w:rsidRDefault="00DD68E5" w:rsidP="00835AC1">
      <w:pPr>
        <w:pStyle w:val="Listenabsatz"/>
        <w:numPr>
          <w:ilvl w:val="0"/>
          <w:numId w:val="13"/>
        </w:numPr>
      </w:pPr>
      <w:r>
        <w:t>Falscher Akku bestellt</w:t>
      </w:r>
    </w:p>
    <w:p w14:paraId="4F8D639E" w14:textId="6A793539" w:rsidR="002F784B" w:rsidRDefault="00A52745" w:rsidP="00835AC1">
      <w:pPr>
        <w:pStyle w:val="Listenabsatz"/>
        <w:numPr>
          <w:ilvl w:val="1"/>
          <w:numId w:val="13"/>
        </w:numPr>
      </w:pPr>
      <w:r>
        <w:t>neuer Akku bestellt</w:t>
      </w:r>
    </w:p>
    <w:p w14:paraId="2891ECCC" w14:textId="5662A7C6" w:rsidR="00A52745" w:rsidRDefault="009A0DAA" w:rsidP="00835AC1">
      <w:pPr>
        <w:pStyle w:val="Listenabsatz"/>
        <w:numPr>
          <w:ilvl w:val="0"/>
          <w:numId w:val="13"/>
        </w:numPr>
      </w:pPr>
      <w:r w:rsidRPr="009A0DAA">
        <w:t>Electronic Speed Controller (ESC) ist fehlerhaft geliefert wo</w:t>
      </w:r>
      <w:r>
        <w:t>rden</w:t>
      </w:r>
    </w:p>
    <w:p w14:paraId="0C99B37B" w14:textId="17B57D3B" w:rsidR="00DD68E5" w:rsidRDefault="00A52745" w:rsidP="00835AC1">
      <w:pPr>
        <w:pStyle w:val="Listenabsatz"/>
        <w:numPr>
          <w:ilvl w:val="1"/>
          <w:numId w:val="13"/>
        </w:numPr>
      </w:pPr>
      <w:r>
        <w:t>musste ausgetauscht werden</w:t>
      </w:r>
    </w:p>
    <w:p w14:paraId="548FB27C" w14:textId="77777777" w:rsidR="009A0DAA" w:rsidRPr="009A0DAA" w:rsidRDefault="009A0DAA" w:rsidP="00835AC1">
      <w:pPr>
        <w:pStyle w:val="Listenabsatz"/>
        <w:numPr>
          <w:ilvl w:val="0"/>
          <w:numId w:val="13"/>
        </w:numPr>
      </w:pPr>
    </w:p>
    <w:p w14:paraId="07547A01" w14:textId="1F34C781" w:rsidR="00335C4C" w:rsidRDefault="002F784B" w:rsidP="003E6907">
      <w:pPr>
        <w:pStyle w:val="berschrift2"/>
        <w:sectPr w:rsidR="00335C4C" w:rsidSect="004240D6">
          <w:headerReference w:type="default" r:id="rId36"/>
          <w:pgSz w:w="11906" w:h="16838" w:code="9"/>
          <w:pgMar w:top="1134" w:right="1134" w:bottom="1134" w:left="1701" w:header="737" w:footer="737" w:gutter="0"/>
          <w:cols w:space="720"/>
        </w:sectPr>
      </w:pPr>
      <w:bookmarkStart w:id="77" w:name="_Toc187690672"/>
      <w:r>
        <w:t>Fazit und Ausblic</w:t>
      </w:r>
      <w:r w:rsidR="00243A52">
        <w:t>K</w:t>
      </w:r>
      <w:bookmarkEnd w:id="77"/>
    </w:p>
    <w:bookmarkStart w:id="78" w:name="_Toc187690673" w:displacedByCustomXml="next"/>
    <w:sdt>
      <w:sdtPr>
        <w:rPr>
          <w:lang w:val="de-DE"/>
        </w:rPr>
        <w:id w:val="878131281"/>
        <w:docPartObj>
          <w:docPartGallery w:val="Bibliographies"/>
          <w:docPartUnique/>
        </w:docPartObj>
      </w:sdtPr>
      <w:sdtEndPr>
        <w:rPr>
          <w:rFonts w:eastAsia="Arial Unicode MS"/>
          <w:b w:val="0"/>
          <w:bCs w:val="0"/>
          <w:caps w:val="0"/>
          <w:kern w:val="1"/>
          <w:sz w:val="22"/>
          <w:szCs w:val="24"/>
          <w:lang w:val="de-AT"/>
        </w:rPr>
      </w:sdtEndPr>
      <w:sdtContent>
        <w:p w14:paraId="71A5EE7B" w14:textId="1ED6313D" w:rsidR="00243A52" w:rsidRDefault="00243A52">
          <w:pPr>
            <w:pStyle w:val="berschrift1"/>
          </w:pPr>
          <w:r>
            <w:rPr>
              <w:lang w:val="de-DE"/>
            </w:rPr>
            <w:t>Literaturverzeichnis</w:t>
          </w:r>
          <w:bookmarkEnd w:id="78"/>
        </w:p>
        <w:sdt>
          <w:sdtPr>
            <w:id w:val="111145805"/>
            <w:bibliography/>
          </w:sdtPr>
          <w:sdtContent>
            <w:p w14:paraId="484CCA17" w14:textId="77777777" w:rsidR="00055E5E" w:rsidRDefault="00243A52">
              <w:pPr>
                <w:rPr>
                  <w:rFonts w:ascii="Times New Roman" w:eastAsia="Times New Roman" w:hAnsi="Times New Roman"/>
                  <w:noProof/>
                  <w:kern w:val="0"/>
                  <w:sz w:val="20"/>
                  <w:szCs w:val="20"/>
                </w:rPr>
              </w:pPr>
              <w:r>
                <w:fldChar w:fldCharType="begin"/>
              </w:r>
              <w:r>
                <w:instrText>BIBLIOGRAPHY</w:instrText>
              </w:r>
              <w:r>
                <w:fldChar w:fldCharType="separate"/>
              </w:r>
            </w:p>
            <w:p w14:paraId="42BFF88C" w14:textId="77777777" w:rsidR="00055E5E" w:rsidRPr="004F5E16" w:rsidRDefault="00055E5E">
              <w:pPr>
                <w:divId w:val="77603034"/>
                <w:rPr>
                  <w:rFonts w:eastAsia="Times New Roman"/>
                  <w:lang w:val="en-GB"/>
                </w:rPr>
              </w:pPr>
            </w:p>
            <w:p w14:paraId="05BADB26" w14:textId="0FF735E6" w:rsidR="00243A52" w:rsidRDefault="00243A52">
              <w:r>
                <w:rPr>
                  <w:b/>
                  <w:bCs/>
                </w:rPr>
                <w:fldChar w:fldCharType="end"/>
              </w:r>
            </w:p>
          </w:sdtContent>
        </w:sdt>
      </w:sdtContent>
    </w:sdt>
    <w:p w14:paraId="07459315" w14:textId="77777777" w:rsidR="00A26FFF" w:rsidRDefault="00A26FFF" w:rsidP="00A26FFF">
      <w:pPr>
        <w:jc w:val="left"/>
      </w:pPr>
    </w:p>
    <w:p w14:paraId="3542C3DE" w14:textId="77777777" w:rsidR="003E6907" w:rsidRDefault="003E6907" w:rsidP="003E6907">
      <w:pPr>
        <w:pStyle w:val="berschrift1"/>
      </w:pPr>
      <w:bookmarkStart w:id="79" w:name="_Toc337631244"/>
      <w:bookmarkStart w:id="80" w:name="_Toc187690674"/>
      <w:r>
        <w:lastRenderedPageBreak/>
        <w:t>Abbildungsverzeichnis</w:t>
      </w:r>
      <w:bookmarkEnd w:id="79"/>
      <w:bookmarkEnd w:id="80"/>
    </w:p>
    <w:p w14:paraId="69E747B4" w14:textId="5877F8F4" w:rsidR="004F5E16" w:rsidRDefault="004F5E16">
      <w:pPr>
        <w:pStyle w:val="Abbildungsverzeichnis"/>
        <w:tabs>
          <w:tab w:val="right" w:leader="dot" w:pos="9061"/>
        </w:tabs>
        <w:rPr>
          <w:rFonts w:asciiTheme="minorHAnsi" w:eastAsiaTheme="minorEastAsia" w:hAnsiTheme="minorHAnsi" w:cstheme="minorBidi"/>
          <w:noProof/>
          <w:kern w:val="2"/>
          <w:sz w:val="24"/>
          <w14:ligatures w14:val="standardContextual"/>
        </w:rPr>
      </w:pPr>
      <w:r>
        <w:fldChar w:fldCharType="begin"/>
      </w:r>
      <w:r>
        <w:instrText xml:space="preserve"> TOC \h \z \c "Abbildung" </w:instrText>
      </w:r>
      <w:r>
        <w:fldChar w:fldCharType="separate"/>
      </w:r>
      <w:hyperlink w:anchor="_Toc187688996" w:history="1">
        <w:r w:rsidRPr="00D66704">
          <w:rPr>
            <w:rStyle w:val="Hyperlink"/>
            <w:noProof/>
          </w:rPr>
          <w:t>Abbildung 1: WCAG Level AA Seal</w:t>
        </w:r>
        <w:r>
          <w:rPr>
            <w:noProof/>
            <w:webHidden/>
          </w:rPr>
          <w:tab/>
        </w:r>
        <w:r>
          <w:rPr>
            <w:noProof/>
            <w:webHidden/>
          </w:rPr>
          <w:fldChar w:fldCharType="begin"/>
        </w:r>
        <w:r>
          <w:rPr>
            <w:noProof/>
            <w:webHidden/>
          </w:rPr>
          <w:instrText xml:space="preserve"> PAGEREF _Toc187688996 \h </w:instrText>
        </w:r>
        <w:r>
          <w:rPr>
            <w:noProof/>
            <w:webHidden/>
          </w:rPr>
        </w:r>
        <w:r>
          <w:rPr>
            <w:noProof/>
            <w:webHidden/>
          </w:rPr>
          <w:fldChar w:fldCharType="separate"/>
        </w:r>
        <w:r>
          <w:rPr>
            <w:noProof/>
            <w:webHidden/>
          </w:rPr>
          <w:t>12</w:t>
        </w:r>
        <w:r>
          <w:rPr>
            <w:noProof/>
            <w:webHidden/>
          </w:rPr>
          <w:fldChar w:fldCharType="end"/>
        </w:r>
      </w:hyperlink>
    </w:p>
    <w:p w14:paraId="68B6A6C5" w14:textId="51936EEE" w:rsidR="004F5E16" w:rsidRDefault="004F5E16">
      <w:pPr>
        <w:pStyle w:val="Abbildungsverzeichnis"/>
        <w:tabs>
          <w:tab w:val="right" w:leader="dot" w:pos="9061"/>
        </w:tabs>
        <w:rPr>
          <w:rFonts w:asciiTheme="minorHAnsi" w:eastAsiaTheme="minorEastAsia" w:hAnsiTheme="minorHAnsi" w:cstheme="minorBidi"/>
          <w:noProof/>
          <w:kern w:val="2"/>
          <w:sz w:val="24"/>
          <w14:ligatures w14:val="standardContextual"/>
        </w:rPr>
      </w:pPr>
      <w:hyperlink w:anchor="_Toc187688997" w:history="1">
        <w:r w:rsidRPr="00D66704">
          <w:rPr>
            <w:rStyle w:val="Hyperlink"/>
            <w:noProof/>
          </w:rPr>
          <w:t>Abbildung 2: EN 301 549 Seal</w:t>
        </w:r>
        <w:r>
          <w:rPr>
            <w:noProof/>
            <w:webHidden/>
          </w:rPr>
          <w:tab/>
        </w:r>
        <w:r>
          <w:rPr>
            <w:noProof/>
            <w:webHidden/>
          </w:rPr>
          <w:fldChar w:fldCharType="begin"/>
        </w:r>
        <w:r>
          <w:rPr>
            <w:noProof/>
            <w:webHidden/>
          </w:rPr>
          <w:instrText xml:space="preserve"> PAGEREF _Toc187688997 \h </w:instrText>
        </w:r>
        <w:r>
          <w:rPr>
            <w:noProof/>
            <w:webHidden/>
          </w:rPr>
        </w:r>
        <w:r>
          <w:rPr>
            <w:noProof/>
            <w:webHidden/>
          </w:rPr>
          <w:fldChar w:fldCharType="separate"/>
        </w:r>
        <w:r>
          <w:rPr>
            <w:noProof/>
            <w:webHidden/>
          </w:rPr>
          <w:t>13</w:t>
        </w:r>
        <w:r>
          <w:rPr>
            <w:noProof/>
            <w:webHidden/>
          </w:rPr>
          <w:fldChar w:fldCharType="end"/>
        </w:r>
      </w:hyperlink>
    </w:p>
    <w:p w14:paraId="03B65534" w14:textId="390CB0B3" w:rsidR="004F5E16" w:rsidRDefault="004F5E16" w:rsidP="003E6907">
      <w:r>
        <w:fldChar w:fldCharType="end"/>
      </w:r>
    </w:p>
    <w:p w14:paraId="386ADA85" w14:textId="77777777" w:rsidR="00E31FA2" w:rsidRPr="007D3DF8" w:rsidRDefault="00E31FA2" w:rsidP="003E6907">
      <w:pPr>
        <w:pStyle w:val="berschrift1"/>
        <w:rPr>
          <w:highlight w:val="yellow"/>
        </w:rPr>
      </w:pPr>
      <w:bookmarkStart w:id="81" w:name="_Toc337631245"/>
      <w:bookmarkStart w:id="82" w:name="_Toc187690675"/>
      <w:r w:rsidRPr="007D3DF8">
        <w:rPr>
          <w:highlight w:val="yellow"/>
        </w:rPr>
        <w:lastRenderedPageBreak/>
        <w:t>Tabellenverzeichnis</w:t>
      </w:r>
      <w:bookmarkEnd w:id="81"/>
      <w:bookmarkEnd w:id="82"/>
    </w:p>
    <w:p w14:paraId="075650DA" w14:textId="77777777" w:rsidR="00A24E2C" w:rsidRDefault="007D3DF8">
      <w:pPr>
        <w:pStyle w:val="Abbildungsverzeichnis"/>
        <w:tabs>
          <w:tab w:val="right" w:leader="dot" w:pos="9061"/>
        </w:tabs>
        <w:rPr>
          <w:rFonts w:asciiTheme="minorHAnsi" w:eastAsiaTheme="minorEastAsia" w:hAnsiTheme="minorHAnsi" w:cstheme="minorBidi"/>
          <w:noProof/>
          <w:kern w:val="0"/>
          <w:szCs w:val="22"/>
        </w:rPr>
      </w:pPr>
      <w:r w:rsidRPr="007D3DF8">
        <w:rPr>
          <w:highlight w:val="yellow"/>
        </w:rPr>
        <w:fldChar w:fldCharType="begin"/>
      </w:r>
      <w:r w:rsidRPr="007D3DF8">
        <w:rPr>
          <w:highlight w:val="yellow"/>
        </w:rPr>
        <w:instrText xml:space="preserve"> TOC \h \z \c "Tab." </w:instrText>
      </w:r>
      <w:r w:rsidRPr="007D3DF8">
        <w:rPr>
          <w:highlight w:val="yellow"/>
        </w:rPr>
        <w:fldChar w:fldCharType="separate"/>
      </w:r>
      <w:hyperlink w:anchor="_Toc340231527" w:history="1">
        <w:r w:rsidR="00A24E2C" w:rsidRPr="006F4112">
          <w:rPr>
            <w:rStyle w:val="Hyperlink"/>
            <w:noProof/>
          </w:rPr>
          <w:t>Tab. 1: Quellentypen</w:t>
        </w:r>
        <w:r w:rsidR="00A24E2C">
          <w:rPr>
            <w:noProof/>
            <w:webHidden/>
          </w:rPr>
          <w:tab/>
        </w:r>
        <w:r w:rsidR="00A24E2C">
          <w:rPr>
            <w:noProof/>
            <w:webHidden/>
          </w:rPr>
          <w:fldChar w:fldCharType="begin"/>
        </w:r>
        <w:r w:rsidR="00A24E2C">
          <w:rPr>
            <w:noProof/>
            <w:webHidden/>
          </w:rPr>
          <w:instrText xml:space="preserve"> PAGEREF _Toc340231527 \h </w:instrText>
        </w:r>
        <w:r w:rsidR="00A24E2C">
          <w:rPr>
            <w:noProof/>
            <w:webHidden/>
          </w:rPr>
        </w:r>
        <w:r w:rsidR="00A24E2C">
          <w:rPr>
            <w:noProof/>
            <w:webHidden/>
          </w:rPr>
          <w:fldChar w:fldCharType="separate"/>
        </w:r>
        <w:r w:rsidR="00A24E2C">
          <w:rPr>
            <w:noProof/>
            <w:webHidden/>
          </w:rPr>
          <w:t>22</w:t>
        </w:r>
        <w:r w:rsidR="00A24E2C">
          <w:rPr>
            <w:noProof/>
            <w:webHidden/>
          </w:rPr>
          <w:fldChar w:fldCharType="end"/>
        </w:r>
      </w:hyperlink>
    </w:p>
    <w:p w14:paraId="1E7512D0" w14:textId="77777777" w:rsidR="00A24E2C" w:rsidRDefault="002470B2">
      <w:pPr>
        <w:pStyle w:val="Abbildungsverzeichnis"/>
        <w:tabs>
          <w:tab w:val="right" w:leader="dot" w:pos="9061"/>
        </w:tabs>
        <w:rPr>
          <w:rFonts w:asciiTheme="minorHAnsi" w:eastAsiaTheme="minorEastAsia" w:hAnsiTheme="minorHAnsi" w:cstheme="minorBidi"/>
          <w:noProof/>
          <w:kern w:val="0"/>
          <w:szCs w:val="22"/>
        </w:rPr>
      </w:pPr>
      <w:hyperlink w:anchor="_Toc340231528" w:history="1">
        <w:r w:rsidR="00A24E2C" w:rsidRPr="006F4112">
          <w:rPr>
            <w:rStyle w:val="Hyperlink"/>
            <w:noProof/>
          </w:rPr>
          <w:t>Tab. 2: Formatvorlagen</w:t>
        </w:r>
        <w:r w:rsidR="00A24E2C">
          <w:rPr>
            <w:noProof/>
            <w:webHidden/>
          </w:rPr>
          <w:tab/>
        </w:r>
        <w:r w:rsidR="00A24E2C">
          <w:rPr>
            <w:noProof/>
            <w:webHidden/>
          </w:rPr>
          <w:fldChar w:fldCharType="begin"/>
        </w:r>
        <w:r w:rsidR="00A24E2C">
          <w:rPr>
            <w:noProof/>
            <w:webHidden/>
          </w:rPr>
          <w:instrText xml:space="preserve"> PAGEREF _Toc340231528 \h </w:instrText>
        </w:r>
        <w:r w:rsidR="00A24E2C">
          <w:rPr>
            <w:noProof/>
            <w:webHidden/>
          </w:rPr>
        </w:r>
        <w:r w:rsidR="00A24E2C">
          <w:rPr>
            <w:noProof/>
            <w:webHidden/>
          </w:rPr>
          <w:fldChar w:fldCharType="separate"/>
        </w:r>
        <w:r w:rsidR="00A24E2C">
          <w:rPr>
            <w:noProof/>
            <w:webHidden/>
          </w:rPr>
          <w:t>23</w:t>
        </w:r>
        <w:r w:rsidR="00A24E2C">
          <w:rPr>
            <w:noProof/>
            <w:webHidden/>
          </w:rPr>
          <w:fldChar w:fldCharType="end"/>
        </w:r>
      </w:hyperlink>
    </w:p>
    <w:p w14:paraId="6DFB9E20" w14:textId="77777777" w:rsidR="00E31FA2" w:rsidRPr="00E31FA2" w:rsidRDefault="007D3DF8" w:rsidP="00E31FA2">
      <w:r w:rsidRPr="007D3DF8">
        <w:rPr>
          <w:b/>
          <w:bCs/>
          <w:noProof/>
          <w:highlight w:val="yellow"/>
          <w:lang w:val="de-DE"/>
        </w:rPr>
        <w:fldChar w:fldCharType="end"/>
      </w:r>
    </w:p>
    <w:p w14:paraId="69A21A37" w14:textId="77777777" w:rsidR="003E6907" w:rsidRPr="007D3DF8" w:rsidRDefault="003E6907" w:rsidP="003E6907">
      <w:pPr>
        <w:pStyle w:val="berschrift1"/>
        <w:rPr>
          <w:highlight w:val="yellow"/>
        </w:rPr>
      </w:pPr>
      <w:bookmarkStart w:id="83" w:name="_Toc337631246"/>
      <w:bookmarkStart w:id="84" w:name="_Toc187690676"/>
      <w:r w:rsidRPr="007D3DF8">
        <w:rPr>
          <w:highlight w:val="yellow"/>
        </w:rPr>
        <w:lastRenderedPageBreak/>
        <w:t>Abkürzungsverzeichnis</w:t>
      </w:r>
      <w:bookmarkEnd w:id="83"/>
      <w:bookmarkEnd w:id="84"/>
    </w:p>
    <w:tbl>
      <w:tblPr>
        <w:tblStyle w:val="Tabellenraster"/>
        <w:tblW w:w="0" w:type="auto"/>
        <w:tblLook w:val="04A0" w:firstRow="1" w:lastRow="0" w:firstColumn="1" w:lastColumn="0" w:noHBand="0" w:noVBand="1"/>
      </w:tblPr>
      <w:tblGrid>
        <w:gridCol w:w="1937"/>
        <w:gridCol w:w="7124"/>
      </w:tblGrid>
      <w:tr w:rsidR="00183A05" w:rsidRPr="00183A05" w14:paraId="193399F1" w14:textId="77777777" w:rsidTr="00183A05">
        <w:trPr>
          <w:tblHeader/>
        </w:trPr>
        <w:tc>
          <w:tcPr>
            <w:tcW w:w="1951" w:type="dxa"/>
          </w:tcPr>
          <w:p w14:paraId="65F1C8B1" w14:textId="77777777" w:rsidR="00183A05" w:rsidRPr="00183A05" w:rsidRDefault="00183A05" w:rsidP="00183A05">
            <w:pPr>
              <w:pStyle w:val="KeinLeerraum"/>
              <w:jc w:val="center"/>
              <w:rPr>
                <w:b/>
              </w:rPr>
            </w:pPr>
            <w:r w:rsidRPr="00183A05">
              <w:rPr>
                <w:b/>
              </w:rPr>
              <w:t>Abkürzung</w:t>
            </w:r>
          </w:p>
        </w:tc>
        <w:tc>
          <w:tcPr>
            <w:tcW w:w="7259" w:type="dxa"/>
          </w:tcPr>
          <w:p w14:paraId="67E9D96B" w14:textId="77777777" w:rsidR="00183A05" w:rsidRPr="00183A05" w:rsidRDefault="00183A05" w:rsidP="00183A05">
            <w:pPr>
              <w:pStyle w:val="KeinLeerraum"/>
              <w:jc w:val="center"/>
              <w:rPr>
                <w:b/>
              </w:rPr>
            </w:pPr>
            <w:r w:rsidRPr="00183A05">
              <w:rPr>
                <w:b/>
              </w:rPr>
              <w:t>Bedeutung</w:t>
            </w:r>
          </w:p>
        </w:tc>
      </w:tr>
      <w:tr w:rsidR="00183A05" w14:paraId="70DF9E56" w14:textId="77777777" w:rsidTr="00183A05">
        <w:tc>
          <w:tcPr>
            <w:tcW w:w="1951" w:type="dxa"/>
          </w:tcPr>
          <w:p w14:paraId="44E871BC" w14:textId="7C1A6191" w:rsidR="00183A05" w:rsidRDefault="002B03F4" w:rsidP="00183A05">
            <w:pPr>
              <w:pStyle w:val="KeinLeerraum"/>
            </w:pPr>
            <w:r>
              <w:t>UX</w:t>
            </w:r>
          </w:p>
        </w:tc>
        <w:tc>
          <w:tcPr>
            <w:tcW w:w="7259" w:type="dxa"/>
          </w:tcPr>
          <w:p w14:paraId="144A5D23" w14:textId="55758EA5" w:rsidR="00183A05" w:rsidRDefault="002B03F4" w:rsidP="00183A05">
            <w:pPr>
              <w:pStyle w:val="KeinLeerraum"/>
            </w:pPr>
            <w:r>
              <w:t>User Experience</w:t>
            </w:r>
            <w:r w:rsidR="00E053AA">
              <w:t>, das Erlebnis und die Wahrnehmung eines Produkts.</w:t>
            </w:r>
          </w:p>
        </w:tc>
      </w:tr>
    </w:tbl>
    <w:p w14:paraId="738610EB" w14:textId="77777777" w:rsidR="00183A05" w:rsidRDefault="00183A05" w:rsidP="003E6907"/>
    <w:p w14:paraId="637805D2" w14:textId="77777777" w:rsidR="003E6907" w:rsidRDefault="003E6907" w:rsidP="003E6907"/>
    <w:p w14:paraId="19A852B8" w14:textId="77777777" w:rsidR="003E6907" w:rsidRDefault="003E6907" w:rsidP="003E6907">
      <w:pPr>
        <w:pStyle w:val="berschrift1"/>
      </w:pPr>
      <w:bookmarkStart w:id="85" w:name="_Toc337631247"/>
      <w:bookmarkStart w:id="86" w:name="_Toc187690677"/>
      <w:r>
        <w:lastRenderedPageBreak/>
        <w:t>Anhang</w:t>
      </w:r>
      <w:bookmarkEnd w:id="85"/>
      <w:bookmarkEnd w:id="86"/>
    </w:p>
    <w:sectPr w:rsidR="003E6907" w:rsidSect="004240D6">
      <w:headerReference w:type="default" r:id="rId37"/>
      <w:pgSz w:w="11906" w:h="16838" w:code="9"/>
      <w:pgMar w:top="1134" w:right="1134" w:bottom="1134" w:left="1701" w:header="737" w:footer="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C3C010" w14:textId="77777777" w:rsidR="007B4D2D" w:rsidRDefault="007B4D2D">
      <w:r>
        <w:separator/>
      </w:r>
    </w:p>
    <w:p w14:paraId="30ABED72" w14:textId="77777777" w:rsidR="007B4D2D" w:rsidRDefault="007B4D2D"/>
  </w:endnote>
  <w:endnote w:type="continuationSeparator" w:id="0">
    <w:p w14:paraId="5C610E90" w14:textId="77777777" w:rsidR="007B4D2D" w:rsidRDefault="007B4D2D">
      <w:r>
        <w:continuationSeparator/>
      </w:r>
    </w:p>
    <w:p w14:paraId="12789098" w14:textId="77777777" w:rsidR="007B4D2D" w:rsidRDefault="007B4D2D"/>
  </w:endnote>
  <w:endnote w:type="continuationNotice" w:id="1">
    <w:p w14:paraId="2DC6C459" w14:textId="77777777" w:rsidR="007B4D2D" w:rsidRDefault="007B4D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 Neue Light">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21919" w14:textId="75EB5976" w:rsidR="00C5749C" w:rsidRDefault="00C5749C" w:rsidP="00427956">
    <w:pPr>
      <w:tabs>
        <w:tab w:val="center" w:pos="4536"/>
        <w:tab w:val="right" w:pos="9072"/>
      </w:tabs>
      <w:spacing w:after="0"/>
      <w:ind w:right="-1"/>
      <w:rPr>
        <w:rFonts w:eastAsia="Helvetica" w:cs="Helvetica"/>
        <w:color w:val="181412"/>
      </w:rPr>
    </w:pPr>
    <w:r w:rsidRPr="00A14F8D">
      <w:rPr>
        <w:b/>
        <w:noProof/>
        <w:sz w:val="48"/>
        <w:szCs w:val="48"/>
      </w:rPr>
      <w:drawing>
        <wp:inline distT="0" distB="0" distL="0" distR="0" wp14:anchorId="5B64B099" wp14:editId="40D7B6BF">
          <wp:extent cx="899795" cy="386715"/>
          <wp:effectExtent l="0" t="0" r="0" b="0"/>
          <wp:docPr id="9"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99795" cy="386715"/>
                  </a:xfrm>
                  <a:prstGeom prst="rect">
                    <a:avLst/>
                  </a:prstGeom>
                  <a:solidFill>
                    <a:srgbClr val="FFFFFF"/>
                  </a:solidFill>
                  <a:ln>
                    <a:noFill/>
                  </a:ln>
                </pic:spPr>
              </pic:pic>
            </a:graphicData>
          </a:graphic>
        </wp:inline>
      </w:drawing>
    </w:r>
    <w:r>
      <w:rPr>
        <w:rFonts w:eastAsia="Helvetica" w:cs="Helvetica"/>
        <w:color w:val="181412"/>
      </w:rPr>
      <w:tab/>
    </w:r>
  </w:p>
  <w:p w14:paraId="648043F4" w14:textId="60B8393F" w:rsidR="00C5749C" w:rsidRPr="00427956" w:rsidRDefault="00C5749C" w:rsidP="00427956">
    <w:pPr>
      <w:tabs>
        <w:tab w:val="center" w:pos="4536"/>
        <w:tab w:val="right" w:pos="9072"/>
      </w:tabs>
      <w:spacing w:after="0"/>
      <w:ind w:right="-1"/>
      <w:rPr>
        <w:rFonts w:eastAsia="Helvetica" w:cs="Helvetica"/>
        <w:color w:val="181412"/>
      </w:rPr>
    </w:pPr>
    <w:r>
      <w:rPr>
        <w:rFonts w:eastAsia="Helvetica" w:cs="Helvetica"/>
        <w:color w:val="181412"/>
      </w:rPr>
      <w:tab/>
      <w:t xml:space="preserve">Projektnummer: </w:t>
    </w:r>
    <w:sdt>
      <w:sdtPr>
        <w:rPr>
          <w:rFonts w:eastAsia="Helvetica" w:cs="Helvetica"/>
          <w:color w:val="181412"/>
        </w:rPr>
        <w:alias w:val="Schlüsselwörter"/>
        <w:tag w:val=""/>
        <w:id w:val="1275590127"/>
        <w:placeholder>
          <w:docPart w:val="0565A94583D447269AA38FBC03DD682B"/>
        </w:placeholder>
        <w:dataBinding w:prefixMappings="xmlns:ns0='http://purl.org/dc/elements/1.1/' xmlns:ns1='http://schemas.openxmlformats.org/package/2006/metadata/core-properties' " w:xpath="/ns1:coreProperties[1]/ns1:keywords[1]" w:storeItemID="{6C3C8BC8-F283-45AE-878A-BAB7291924A1}"/>
        <w:text/>
      </w:sdtPr>
      <w:sdtContent>
        <w:r w:rsidR="00EB1923" w:rsidRPr="00FE21E7">
          <w:rPr>
            <w:rFonts w:eastAsia="Helvetica" w:cs="Helvetica"/>
            <w:color w:val="181412"/>
          </w:rPr>
          <w:t>22IF2504</w:t>
        </w:r>
      </w:sdtContent>
    </w:sdt>
    <w:r>
      <w:rPr>
        <w:rFonts w:eastAsia="Helvetica" w:cs="Helvetica"/>
        <w:color w:val="181412"/>
      </w:rPr>
      <w:tab/>
      <w:t>Schuljahr: 20</w:t>
    </w:r>
    <w:r w:rsidR="00BC1264">
      <w:rPr>
        <w:rFonts w:eastAsia="Helvetica" w:cs="Helvetica"/>
        <w:color w:val="181412"/>
      </w:rPr>
      <w:t>24</w:t>
    </w:r>
    <w:r>
      <w:rPr>
        <w:rFonts w:eastAsia="Helvetica" w:cs="Helvetica"/>
        <w:color w:val="181412"/>
      </w:rPr>
      <w:t>/</w:t>
    </w:r>
    <w:r w:rsidR="00BC1264">
      <w:rPr>
        <w:rFonts w:eastAsia="Helvetica" w:cs="Helvetica"/>
        <w:color w:val="181412"/>
      </w:rPr>
      <w:t>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EB5B0" w14:textId="77777777" w:rsidR="00C5749C" w:rsidRDefault="00C5749C" w:rsidP="004240D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26E3F" w14:textId="7965F06F" w:rsidR="00C5749C" w:rsidRPr="004240D6" w:rsidRDefault="002470B2" w:rsidP="004240D6">
    <w:pPr>
      <w:pStyle w:val="Fuzeile"/>
      <w:rPr>
        <w:rStyle w:val="Seitenzahl"/>
      </w:rPr>
    </w:pPr>
    <w:sdt>
      <w:sdtPr>
        <w:rPr>
          <w:rStyle w:val="Seitenzahl"/>
        </w:rPr>
        <w:alias w:val="Schlüsselwörter"/>
        <w:tag w:val=""/>
        <w:id w:val="1911802192"/>
        <w:dataBinding w:prefixMappings="xmlns:ns0='http://purl.org/dc/elements/1.1/' xmlns:ns1='http://schemas.openxmlformats.org/package/2006/metadata/core-properties' " w:xpath="/ns1:coreProperties[1]/ns1:keywords[1]" w:storeItemID="{6C3C8BC8-F283-45AE-878A-BAB7291924A1}"/>
        <w:text/>
      </w:sdtPr>
      <w:sdtContent>
        <w:r w:rsidR="00EB1923">
          <w:rPr>
            <w:rStyle w:val="Seitenzahl"/>
          </w:rPr>
          <w:t>22IF2504</w:t>
        </w:r>
      </w:sdtContent>
    </w:sdt>
    <w:r w:rsidR="00C5749C" w:rsidRPr="004240D6">
      <w:rPr>
        <w:rStyle w:val="Seitenzahl"/>
      </w:rPr>
      <w:tab/>
      <w:t xml:space="preserve">Seite </w:t>
    </w:r>
    <w:r w:rsidR="00C5749C" w:rsidRPr="004240D6">
      <w:rPr>
        <w:rStyle w:val="Seitenzahl"/>
      </w:rPr>
      <w:fldChar w:fldCharType="begin"/>
    </w:r>
    <w:r w:rsidR="00C5749C" w:rsidRPr="004240D6">
      <w:rPr>
        <w:rStyle w:val="Seitenzahl"/>
      </w:rPr>
      <w:instrText xml:space="preserve"> PAGE </w:instrText>
    </w:r>
    <w:r w:rsidR="00C5749C" w:rsidRPr="004240D6">
      <w:rPr>
        <w:rStyle w:val="Seitenzahl"/>
      </w:rPr>
      <w:fldChar w:fldCharType="separate"/>
    </w:r>
    <w:r w:rsidR="00C5749C">
      <w:rPr>
        <w:rStyle w:val="Seitenzahl"/>
        <w:noProof/>
      </w:rPr>
      <w:t>16</w:t>
    </w:r>
    <w:r w:rsidR="00C5749C" w:rsidRPr="004240D6">
      <w:rPr>
        <w:rStyle w:val="Seitenzahl"/>
      </w:rPr>
      <w:fldChar w:fldCharType="end"/>
    </w:r>
    <w:r w:rsidR="00C5749C" w:rsidRPr="004240D6">
      <w:rPr>
        <w:rStyle w:val="Seitenzahl"/>
      </w:rPr>
      <w:t xml:space="preserve"> von </w:t>
    </w:r>
    <w:r w:rsidR="00C5749C" w:rsidRPr="004240D6">
      <w:rPr>
        <w:rStyle w:val="Seitenzahl"/>
      </w:rPr>
      <w:fldChar w:fldCharType="begin"/>
    </w:r>
    <w:r w:rsidR="00C5749C" w:rsidRPr="004240D6">
      <w:rPr>
        <w:rStyle w:val="Seitenzahl"/>
      </w:rPr>
      <w:instrText xml:space="preserve"> NUMPAGES \*Arabic </w:instrText>
    </w:r>
    <w:r w:rsidR="00C5749C" w:rsidRPr="004240D6">
      <w:rPr>
        <w:rStyle w:val="Seitenzahl"/>
      </w:rPr>
      <w:fldChar w:fldCharType="separate"/>
    </w:r>
    <w:r w:rsidR="00C5749C">
      <w:rPr>
        <w:rStyle w:val="Seitenzahl"/>
        <w:noProof/>
      </w:rPr>
      <w:t>26</w:t>
    </w:r>
    <w:r w:rsidR="00C5749C" w:rsidRPr="004240D6">
      <w:rPr>
        <w:rStyle w:val="Seitenzahl"/>
      </w:rPr>
      <w:fldChar w:fldCharType="end"/>
    </w:r>
    <w:r w:rsidR="00C5749C" w:rsidRPr="004240D6">
      <w:rPr>
        <w:rStyle w:val="Seitenzahl"/>
      </w:rPr>
      <w:tab/>
    </w:r>
    <w:sdt>
      <w:sdtPr>
        <w:rPr>
          <w:rStyle w:val="Seitenzahl"/>
        </w:rPr>
        <w:alias w:val="Veröffentlichungsdatum"/>
        <w:tag w:val=""/>
        <w:id w:val="2074146346"/>
        <w:showingPlcHdr/>
        <w:dataBinding w:prefixMappings="xmlns:ns0='http://schemas.microsoft.com/office/2006/coverPageProps' " w:xpath="/ns0:CoverPageProperties[1]/ns0:PublishDate[1]" w:storeItemID="{55AF091B-3C7A-41E3-B477-F2FDAA23CFDA}"/>
        <w:date w:fullDate="2017-04-05T00:00:00Z">
          <w:dateFormat w:val="dd.MM.yyyy"/>
          <w:lid w:val="de-AT"/>
          <w:storeMappedDataAs w:val="dateTime"/>
          <w:calendar w:val="gregorian"/>
        </w:date>
      </w:sdtPr>
      <w:sdtContent>
        <w:r w:rsidR="00C5749C">
          <w:rPr>
            <w:rStyle w:val="Seitenzahl"/>
          </w:rPr>
          <w:t xml:space="preserve">     </w:t>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FEF7D" w14:textId="77777777" w:rsidR="00C5749C" w:rsidRDefault="00C5749C" w:rsidP="004240D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4211A4" w14:textId="77777777" w:rsidR="007B4D2D" w:rsidRDefault="007B4D2D">
      <w:r>
        <w:separator/>
      </w:r>
    </w:p>
    <w:p w14:paraId="60ABC2BA" w14:textId="77777777" w:rsidR="007B4D2D" w:rsidRDefault="007B4D2D"/>
  </w:footnote>
  <w:footnote w:type="continuationSeparator" w:id="0">
    <w:p w14:paraId="7A6432EE" w14:textId="77777777" w:rsidR="007B4D2D" w:rsidRDefault="007B4D2D">
      <w:r>
        <w:continuationSeparator/>
      </w:r>
    </w:p>
    <w:p w14:paraId="7102CEAB" w14:textId="77777777" w:rsidR="007B4D2D" w:rsidRDefault="007B4D2D"/>
  </w:footnote>
  <w:footnote w:type="continuationNotice" w:id="1">
    <w:p w14:paraId="2EE6D10B" w14:textId="77777777" w:rsidR="007B4D2D" w:rsidRDefault="007B4D2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51C5C" w14:textId="54B324FC" w:rsidR="00C5749C" w:rsidRDefault="00C5749C" w:rsidP="00A46203">
    <w:pPr>
      <w:tabs>
        <w:tab w:val="left" w:pos="7332"/>
      </w:tabs>
      <w:autoSpaceDE w:val="0"/>
      <w:spacing w:line="220" w:lineRule="exact"/>
      <w:rPr>
        <w:rFonts w:eastAsia="Helvetica Neue Light" w:cs="Helvetica Neue Light"/>
        <w:color w:val="181412"/>
        <w:spacing w:val="-6"/>
        <w:sz w:val="16"/>
        <w:szCs w:val="16"/>
      </w:rPr>
    </w:pPr>
    <w:r>
      <w:rPr>
        <w:noProof/>
      </w:rPr>
      <mc:AlternateContent>
        <mc:Choice Requires="wps">
          <w:drawing>
            <wp:anchor distT="0" distB="0" distL="114300" distR="114300" simplePos="0" relativeHeight="251658242" behindDoc="0" locked="0" layoutInCell="1" allowOverlap="1" wp14:anchorId="779EC77D" wp14:editId="25B26674">
              <wp:simplePos x="0" y="0"/>
              <wp:positionH relativeFrom="column">
                <wp:posOffset>4215765</wp:posOffset>
              </wp:positionH>
              <wp:positionV relativeFrom="paragraph">
                <wp:posOffset>154305</wp:posOffset>
              </wp:positionV>
              <wp:extent cx="1066800" cy="228600"/>
              <wp:effectExtent l="0" t="0" r="19050" b="19050"/>
              <wp:wrapNone/>
              <wp:docPr id="6" name="Rechteck 6"/>
              <wp:cNvGraphicFramePr/>
              <a:graphic xmlns:a="http://schemas.openxmlformats.org/drawingml/2006/main">
                <a:graphicData uri="http://schemas.microsoft.com/office/word/2010/wordprocessingShape">
                  <wps:wsp>
                    <wps:cNvSpPr/>
                    <wps:spPr>
                      <a:xfrm>
                        <a:off x="0" y="0"/>
                        <a:ext cx="106680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293CBF" id="Rechteck 6" o:spid="_x0000_s1026" style="position:absolute;margin-left:331.95pt;margin-top:12.15pt;width:84pt;height:18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" fillcolor="white [3212]" strokecolor="white [3212]" strokeweight="2pt"/>
          </w:pict>
        </mc:Fallback>
      </mc:AlternateContent>
    </w:r>
    <w:r>
      <w:rPr>
        <w:noProof/>
      </w:rPr>
      <w:drawing>
        <wp:anchor distT="0" distB="0" distL="0" distR="0" simplePos="0" relativeHeight="251658240" behindDoc="1" locked="0" layoutInCell="1" allowOverlap="1" wp14:anchorId="489CDE9D" wp14:editId="45150FA4">
          <wp:simplePos x="0" y="0"/>
          <wp:positionH relativeFrom="page">
            <wp:posOffset>0</wp:posOffset>
          </wp:positionH>
          <wp:positionV relativeFrom="page">
            <wp:posOffset>0</wp:posOffset>
          </wp:positionV>
          <wp:extent cx="7559675" cy="1547495"/>
          <wp:effectExtent l="0" t="0" r="3175" b="0"/>
          <wp:wrapNone/>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675" cy="15474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0" distR="0" simplePos="0" relativeHeight="251658241" behindDoc="0" locked="0" layoutInCell="1" allowOverlap="1" wp14:anchorId="5405E1EA" wp14:editId="00B8B7F6">
              <wp:simplePos x="0" y="0"/>
              <wp:positionH relativeFrom="page">
                <wp:posOffset>899795</wp:posOffset>
              </wp:positionH>
              <wp:positionV relativeFrom="page">
                <wp:posOffset>360045</wp:posOffset>
              </wp:positionV>
              <wp:extent cx="1082040" cy="612140"/>
              <wp:effectExtent l="4445"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612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DD36A5" w14:textId="77777777" w:rsidR="00C5749C" w:rsidRDefault="00C5749C" w:rsidP="00EC60DA">
                          <w:pPr>
                            <w:autoSpaceDE w:val="0"/>
                            <w:spacing w:after="0" w:line="193" w:lineRule="exact"/>
                            <w:rPr>
                              <w:b/>
                              <w:bCs/>
                              <w:sz w:val="15"/>
                              <w:szCs w:val="15"/>
                            </w:rPr>
                          </w:pPr>
                          <w:r>
                            <w:rPr>
                              <w:b/>
                              <w:bCs/>
                              <w:sz w:val="15"/>
                              <w:szCs w:val="15"/>
                            </w:rPr>
                            <w:t>htl donaustadt</w:t>
                          </w:r>
                        </w:p>
                        <w:p w14:paraId="44B14C52" w14:textId="77777777" w:rsidR="00C5749C" w:rsidRDefault="00C5749C" w:rsidP="00EC60DA">
                          <w:pPr>
                            <w:autoSpaceDE w:val="0"/>
                            <w:spacing w:after="0" w:line="193" w:lineRule="exact"/>
                            <w:rPr>
                              <w:sz w:val="15"/>
                              <w:szCs w:val="15"/>
                            </w:rPr>
                          </w:pPr>
                          <w:r>
                            <w:rPr>
                              <w:sz w:val="15"/>
                              <w:szCs w:val="15"/>
                            </w:rPr>
                            <w:t>Donaustadtstraße 45</w:t>
                          </w:r>
                        </w:p>
                        <w:p w14:paraId="005F1E0B" w14:textId="77777777" w:rsidR="00C5749C" w:rsidRDefault="00C5749C" w:rsidP="00EC60DA">
                          <w:pPr>
                            <w:autoSpaceDE w:val="0"/>
                            <w:spacing w:after="0" w:line="193" w:lineRule="exact"/>
                            <w:rPr>
                              <w:sz w:val="15"/>
                              <w:szCs w:val="15"/>
                            </w:rPr>
                          </w:pPr>
                          <w:r>
                            <w:rPr>
                              <w:sz w:val="15"/>
                              <w:szCs w:val="15"/>
                            </w:rPr>
                            <w:t>1220 Wien</w:t>
                          </w:r>
                        </w:p>
                        <w:p w14:paraId="24068684" w14:textId="77777777" w:rsidR="00C5749C" w:rsidRDefault="00C5749C" w:rsidP="00EC60DA">
                          <w:pPr>
                            <w:autoSpaceDE w:val="0"/>
                            <w:spacing w:after="0" w:line="193" w:lineRule="exact"/>
                            <w:rPr>
                              <w:sz w:val="15"/>
                              <w:szCs w:val="15"/>
                            </w:rPr>
                          </w:pPr>
                          <w:r>
                            <w:rPr>
                              <w:sz w:val="15"/>
                              <w:szCs w:val="15"/>
                            </w:rPr>
                            <w:t>office@htl-donaustadt.at</w:t>
                          </w:r>
                        </w:p>
                        <w:p w14:paraId="0A3CA9F9" w14:textId="77777777" w:rsidR="00C5749C" w:rsidRDefault="00C5749C" w:rsidP="00EC60DA">
                          <w:pPr>
                            <w:autoSpaceDE w:val="0"/>
                            <w:spacing w:after="0" w:line="193" w:lineRule="exact"/>
                            <w:rPr>
                              <w:sz w:val="15"/>
                              <w:szCs w:val="15"/>
                            </w:rPr>
                          </w:pPr>
                          <w:r>
                            <w:rPr>
                              <w:sz w:val="15"/>
                              <w:szCs w:val="15"/>
                            </w:rPr>
                            <w:t>www.htl-donaustadt.at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05E1EA" id="_x0000_t202" coordsize="21600,21600" o:spt="202" path="m,l,21600r21600,l21600,xe">
              <v:stroke joinstyle="miter"/>
              <v:path gradientshapeok="t" o:connecttype="rect"/>
            </v:shapetype>
            <v:shape id="Text Box 2" o:spid="_x0000_s1028" type="#_x0000_t202" style="position:absolute;left:0;text-align:left;margin-left:70.85pt;margin-top:28.35pt;width:85.2pt;height:48.2pt;z-index:251658241;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" stroked="f">
              <v:textbox inset="0,0,0,0">
                <w:txbxContent>
                  <w:p w14:paraId="67DD36A5" w14:textId="77777777" w:rsidR="00C5749C" w:rsidRDefault="00C5749C" w:rsidP="00EC60DA">
                    <w:pPr>
                      <w:autoSpaceDE w:val="0"/>
                      <w:spacing w:after="0" w:line="193" w:lineRule="exact"/>
                      <w:rPr>
                        <w:b/>
                        <w:bCs/>
                        <w:sz w:val="15"/>
                        <w:szCs w:val="15"/>
                      </w:rPr>
                    </w:pPr>
                    <w:r>
                      <w:rPr>
                        <w:b/>
                        <w:bCs/>
                        <w:sz w:val="15"/>
                        <w:szCs w:val="15"/>
                      </w:rPr>
                      <w:t>htl donaustadt</w:t>
                    </w:r>
                  </w:p>
                  <w:p w14:paraId="44B14C52" w14:textId="77777777" w:rsidR="00C5749C" w:rsidRDefault="00C5749C" w:rsidP="00EC60DA">
                    <w:pPr>
                      <w:autoSpaceDE w:val="0"/>
                      <w:spacing w:after="0" w:line="193" w:lineRule="exact"/>
                      <w:rPr>
                        <w:sz w:val="15"/>
                        <w:szCs w:val="15"/>
                      </w:rPr>
                    </w:pPr>
                    <w:r>
                      <w:rPr>
                        <w:sz w:val="15"/>
                        <w:szCs w:val="15"/>
                      </w:rPr>
                      <w:t>Donaustadtstraße 45</w:t>
                    </w:r>
                  </w:p>
                  <w:p w14:paraId="005F1E0B" w14:textId="77777777" w:rsidR="00C5749C" w:rsidRDefault="00C5749C" w:rsidP="00EC60DA">
                    <w:pPr>
                      <w:autoSpaceDE w:val="0"/>
                      <w:spacing w:after="0" w:line="193" w:lineRule="exact"/>
                      <w:rPr>
                        <w:sz w:val="15"/>
                        <w:szCs w:val="15"/>
                      </w:rPr>
                    </w:pPr>
                    <w:r>
                      <w:rPr>
                        <w:sz w:val="15"/>
                        <w:szCs w:val="15"/>
                      </w:rPr>
                      <w:t>1220 Wien</w:t>
                    </w:r>
                  </w:p>
                  <w:p w14:paraId="24068684" w14:textId="77777777" w:rsidR="00C5749C" w:rsidRDefault="00C5749C" w:rsidP="00EC60DA">
                    <w:pPr>
                      <w:autoSpaceDE w:val="0"/>
                      <w:spacing w:after="0" w:line="193" w:lineRule="exact"/>
                      <w:rPr>
                        <w:sz w:val="15"/>
                        <w:szCs w:val="15"/>
                      </w:rPr>
                    </w:pPr>
                    <w:r>
                      <w:rPr>
                        <w:sz w:val="15"/>
                        <w:szCs w:val="15"/>
                      </w:rPr>
                      <w:t>office@htl-donaustadt.at</w:t>
                    </w:r>
                  </w:p>
                  <w:p w14:paraId="0A3CA9F9" w14:textId="77777777" w:rsidR="00C5749C" w:rsidRDefault="00C5749C" w:rsidP="00EC60DA">
                    <w:pPr>
                      <w:autoSpaceDE w:val="0"/>
                      <w:spacing w:after="0" w:line="193" w:lineRule="exact"/>
                      <w:rPr>
                        <w:sz w:val="15"/>
                        <w:szCs w:val="15"/>
                      </w:rPr>
                    </w:pPr>
                    <w:r>
                      <w:rPr>
                        <w:sz w:val="15"/>
                        <w:szCs w:val="15"/>
                      </w:rPr>
                      <w:t>www.htl-donaustadt.at</w:t>
                    </w:r>
                  </w:p>
                </w:txbxContent>
              </v:textbox>
              <w10:wrap type="topAndBottom" anchorx="page" anchory="page"/>
            </v:shape>
          </w:pict>
        </mc:Fallback>
      </mc:AlternateContent>
    </w:r>
    <w:r>
      <w:rPr>
        <w:rFonts w:eastAsia="Helvetica Neue Light" w:cs="Helvetica Neue Light"/>
        <w:color w:val="181412"/>
        <w:spacing w:val="-6"/>
        <w:sz w:val="16"/>
        <w:szCs w:val="1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19836" w14:textId="5E38885B" w:rsidR="00C5749C" w:rsidRDefault="00C5749C" w:rsidP="004240D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B45C0" w14:textId="737F7C83" w:rsidR="00C5749C" w:rsidRPr="004240D6" w:rsidRDefault="002470B2" w:rsidP="004240D6">
    <w:pPr>
      <w:pStyle w:val="Kopfzeile"/>
    </w:pPr>
    <w:sdt>
      <w:sdtPr>
        <w:alias w:val="Titel"/>
        <w:tag w:val=""/>
        <w:id w:val="-719130392"/>
        <w:dataBinding w:prefixMappings="xmlns:ns0='http://purl.org/dc/elements/1.1/' xmlns:ns1='http://schemas.openxmlformats.org/package/2006/metadata/core-properties' " w:xpath="/ns1:coreProperties[1]/ns0:title[1]" w:storeItemID="{6C3C8BC8-F283-45AE-878A-BAB7291924A1}"/>
        <w:text/>
      </w:sdtPr>
      <w:sdtContent>
        <w:r w:rsidR="0043356B">
          <w:t>NIMBUS</w:t>
        </w:r>
      </w:sdtContent>
    </w:sdt>
    <w:r w:rsidR="00C5749C" w:rsidRPr="004240D6">
      <w:tab/>
    </w:r>
    <w:r w:rsidR="00C5749C" w:rsidRPr="004240D6">
      <w:tab/>
    </w:r>
    <w:sdt>
      <w:sdtPr>
        <w:rPr>
          <w:highlight w:val="yellow"/>
        </w:rPr>
        <w:alias w:val="Autor"/>
        <w:tag w:val=""/>
        <w:id w:val="-48462414"/>
        <w:dataBinding w:prefixMappings="xmlns:ns0='http://purl.org/dc/elements/1.1/' xmlns:ns1='http://schemas.openxmlformats.org/package/2006/metadata/core-properties' " w:xpath="/ns1:coreProperties[1]/ns0:creator[1]" w:storeItemID="{6C3C8BC8-F283-45AE-878A-BAB7291924A1}"/>
        <w:text/>
      </w:sdtPr>
      <w:sdtContent>
        <w:r w:rsidR="00AB02F2">
          <w:rPr>
            <w:highlight w:val="yellow"/>
          </w:rPr>
          <w:t>alle Verfasser/innen</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D18F9B" w14:textId="77777777" w:rsidR="00C5749C" w:rsidRDefault="00C5749C" w:rsidP="004240D6">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35D62C" w14:textId="6138EC0B" w:rsidR="00C5749C" w:rsidRPr="00596B5A" w:rsidRDefault="002470B2" w:rsidP="000A6EFD">
    <w:pPr>
      <w:pStyle w:val="Kopfzeile"/>
      <w:pBdr>
        <w:bottom w:val="single" w:sz="4" w:space="0" w:color="000000"/>
      </w:pBdr>
    </w:pPr>
    <w:sdt>
      <w:sdtPr>
        <w:alias w:val="Titel"/>
        <w:tag w:val=""/>
        <w:id w:val="1143926571"/>
        <w:dataBinding w:prefixMappings="xmlns:ns0='http://purl.org/dc/elements/1.1/' xmlns:ns1='http://schemas.openxmlformats.org/package/2006/metadata/core-properties' " w:xpath="/ns1:coreProperties[1]/ns0:title[1]" w:storeItemID="{6C3C8BC8-F283-45AE-878A-BAB7291924A1}"/>
        <w:text/>
      </w:sdtPr>
      <w:sdtContent>
        <w:r w:rsidR="0043356B">
          <w:t>NIMBUS</w:t>
        </w:r>
      </w:sdtContent>
    </w:sdt>
    <w:r w:rsidR="00C5749C">
      <w:tab/>
    </w:r>
    <w:r w:rsidR="00C5749C">
      <w:tab/>
    </w:r>
    <w:r w:rsidR="00C5749C">
      <w:fldChar w:fldCharType="begin"/>
    </w:r>
    <w:r w:rsidR="00C5749C">
      <w:instrText>STYLEREF  Verfasser/in</w:instrText>
    </w:r>
    <w:r w:rsidR="00C5749C">
      <w:fldChar w:fldCharType="separate"/>
    </w:r>
    <w:r w:rsidR="00055E5E">
      <w:rPr>
        <w:noProof/>
      </w:rPr>
      <w:t>Maximilian LANGER</w:t>
    </w:r>
    <w:r w:rsidR="00C5749C">
      <w:fldChar w:fldCharType="end"/>
    </w:r>
    <w:r w:rsidR="00AD0C15">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88B53" w14:textId="5CF0095E" w:rsidR="003554CF" w:rsidRPr="00596B5A" w:rsidRDefault="003554CF" w:rsidP="000A6EFD">
    <w:pPr>
      <w:pStyle w:val="Kopfzeile"/>
      <w:pBdr>
        <w:bottom w:val="single" w:sz="4" w:space="0" w:color="000000"/>
      </w:pBdr>
    </w:pPr>
    <w:sdt>
      <w:sdtPr>
        <w:alias w:val="Titel"/>
        <w:tag w:val=""/>
        <w:id w:val="190737390"/>
        <w:dataBinding w:prefixMappings="xmlns:ns0='http://purl.org/dc/elements/1.1/' xmlns:ns1='http://schemas.openxmlformats.org/package/2006/metadata/core-properties' " w:xpath="/ns1:coreProperties[1]/ns0:title[1]" w:storeItemID="{6C3C8BC8-F283-45AE-878A-BAB7291924A1}"/>
        <w:text/>
      </w:sdtPr>
      <w:sdtContent>
        <w:r>
          <w:t>NIMBUS</w:t>
        </w:r>
      </w:sdtContent>
    </w:sdt>
    <w:r>
      <w:tab/>
    </w:r>
    <w:r>
      <w:tab/>
    </w:r>
    <w:r w:rsidR="002678E4">
      <w:t>Markus WANKE</w:t>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FA59AA" w14:textId="2C6B4997" w:rsidR="00C5749C" w:rsidRPr="00596B5A" w:rsidRDefault="002470B2" w:rsidP="004240D6">
    <w:pPr>
      <w:pStyle w:val="Kopfzeile"/>
    </w:pPr>
    <w:sdt>
      <w:sdtPr>
        <w:alias w:val="Titel"/>
        <w:tag w:val=""/>
        <w:id w:val="2000463275"/>
        <w:dataBinding w:prefixMappings="xmlns:ns0='http://purl.org/dc/elements/1.1/' xmlns:ns1='http://schemas.openxmlformats.org/package/2006/metadata/core-properties' " w:xpath="/ns1:coreProperties[1]/ns0:title[1]" w:storeItemID="{6C3C8BC8-F283-45AE-878A-BAB7291924A1}"/>
        <w:text/>
      </w:sdtPr>
      <w:sdtContent>
        <w:r w:rsidR="0043356B">
          <w:t>NIMBUS</w:t>
        </w:r>
      </w:sdtContent>
    </w:sdt>
    <w:r w:rsidR="00C5749C">
      <w:tab/>
    </w:r>
    <w:r w:rsidR="00C5749C">
      <w:tab/>
    </w:r>
    <w:sdt>
      <w:sdtPr>
        <w:rPr>
          <w:highlight w:val="yellow"/>
        </w:rPr>
        <w:alias w:val="Autor"/>
        <w:tag w:val=""/>
        <w:id w:val="-1472125238"/>
        <w:dataBinding w:prefixMappings="xmlns:ns0='http://purl.org/dc/elements/1.1/' xmlns:ns1='http://schemas.openxmlformats.org/package/2006/metadata/core-properties' " w:xpath="/ns1:coreProperties[1]/ns0:creator[1]" w:storeItemID="{6C3C8BC8-F283-45AE-878A-BAB7291924A1}"/>
        <w:text/>
      </w:sdtPr>
      <w:sdtContent>
        <w:r w:rsidR="00AB02F2">
          <w:rPr>
            <w:highlight w:val="yellow"/>
          </w:rPr>
          <w:t>alle Verfasser/innen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B3880"/>
    <w:multiLevelType w:val="hybridMultilevel"/>
    <w:tmpl w:val="AE2A30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0B9E5A3F"/>
    <w:multiLevelType w:val="hybridMultilevel"/>
    <w:tmpl w:val="C65AF3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745FE4"/>
    <w:multiLevelType w:val="multilevel"/>
    <w:tmpl w:val="DC3CA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E4A5E"/>
    <w:multiLevelType w:val="hybridMultilevel"/>
    <w:tmpl w:val="70248178"/>
    <w:lvl w:ilvl="0" w:tplc="0C070001">
      <w:start w:val="1"/>
      <w:numFmt w:val="bullet"/>
      <w:lvlText w:val=""/>
      <w:lvlJc w:val="left"/>
      <w:pPr>
        <w:ind w:left="1429" w:hanging="360"/>
      </w:pPr>
      <w:rPr>
        <w:rFonts w:ascii="Symbol" w:hAnsi="Symbol" w:hint="default"/>
      </w:rPr>
    </w:lvl>
    <w:lvl w:ilvl="1" w:tplc="0C070003" w:tentative="1">
      <w:start w:val="1"/>
      <w:numFmt w:val="bullet"/>
      <w:lvlText w:val="o"/>
      <w:lvlJc w:val="left"/>
      <w:pPr>
        <w:ind w:left="2149" w:hanging="360"/>
      </w:pPr>
      <w:rPr>
        <w:rFonts w:ascii="Courier New" w:hAnsi="Courier New" w:cs="Courier New" w:hint="default"/>
      </w:rPr>
    </w:lvl>
    <w:lvl w:ilvl="2" w:tplc="0C070005" w:tentative="1">
      <w:start w:val="1"/>
      <w:numFmt w:val="bullet"/>
      <w:lvlText w:val=""/>
      <w:lvlJc w:val="left"/>
      <w:pPr>
        <w:ind w:left="2869" w:hanging="360"/>
      </w:pPr>
      <w:rPr>
        <w:rFonts w:ascii="Wingdings" w:hAnsi="Wingdings" w:hint="default"/>
      </w:rPr>
    </w:lvl>
    <w:lvl w:ilvl="3" w:tplc="0C070001" w:tentative="1">
      <w:start w:val="1"/>
      <w:numFmt w:val="bullet"/>
      <w:lvlText w:val=""/>
      <w:lvlJc w:val="left"/>
      <w:pPr>
        <w:ind w:left="3589" w:hanging="360"/>
      </w:pPr>
      <w:rPr>
        <w:rFonts w:ascii="Symbol" w:hAnsi="Symbol" w:hint="default"/>
      </w:rPr>
    </w:lvl>
    <w:lvl w:ilvl="4" w:tplc="0C070003" w:tentative="1">
      <w:start w:val="1"/>
      <w:numFmt w:val="bullet"/>
      <w:lvlText w:val="o"/>
      <w:lvlJc w:val="left"/>
      <w:pPr>
        <w:ind w:left="4309" w:hanging="360"/>
      </w:pPr>
      <w:rPr>
        <w:rFonts w:ascii="Courier New" w:hAnsi="Courier New" w:cs="Courier New" w:hint="default"/>
      </w:rPr>
    </w:lvl>
    <w:lvl w:ilvl="5" w:tplc="0C070005" w:tentative="1">
      <w:start w:val="1"/>
      <w:numFmt w:val="bullet"/>
      <w:lvlText w:val=""/>
      <w:lvlJc w:val="left"/>
      <w:pPr>
        <w:ind w:left="5029" w:hanging="360"/>
      </w:pPr>
      <w:rPr>
        <w:rFonts w:ascii="Wingdings" w:hAnsi="Wingdings" w:hint="default"/>
      </w:rPr>
    </w:lvl>
    <w:lvl w:ilvl="6" w:tplc="0C070001" w:tentative="1">
      <w:start w:val="1"/>
      <w:numFmt w:val="bullet"/>
      <w:lvlText w:val=""/>
      <w:lvlJc w:val="left"/>
      <w:pPr>
        <w:ind w:left="5749" w:hanging="360"/>
      </w:pPr>
      <w:rPr>
        <w:rFonts w:ascii="Symbol" w:hAnsi="Symbol" w:hint="default"/>
      </w:rPr>
    </w:lvl>
    <w:lvl w:ilvl="7" w:tplc="0C070003" w:tentative="1">
      <w:start w:val="1"/>
      <w:numFmt w:val="bullet"/>
      <w:lvlText w:val="o"/>
      <w:lvlJc w:val="left"/>
      <w:pPr>
        <w:ind w:left="6469" w:hanging="360"/>
      </w:pPr>
      <w:rPr>
        <w:rFonts w:ascii="Courier New" w:hAnsi="Courier New" w:cs="Courier New" w:hint="default"/>
      </w:rPr>
    </w:lvl>
    <w:lvl w:ilvl="8" w:tplc="0C070005" w:tentative="1">
      <w:start w:val="1"/>
      <w:numFmt w:val="bullet"/>
      <w:lvlText w:val=""/>
      <w:lvlJc w:val="left"/>
      <w:pPr>
        <w:ind w:left="7189" w:hanging="360"/>
      </w:pPr>
      <w:rPr>
        <w:rFonts w:ascii="Wingdings" w:hAnsi="Wingdings" w:hint="default"/>
      </w:rPr>
    </w:lvl>
  </w:abstractNum>
  <w:abstractNum w:abstractNumId="4" w15:restartNumberingAfterBreak="0">
    <w:nsid w:val="0F1543CB"/>
    <w:multiLevelType w:val="hybridMultilevel"/>
    <w:tmpl w:val="0E82DBC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0007E79"/>
    <w:multiLevelType w:val="hybridMultilevel"/>
    <w:tmpl w:val="B3F40D68"/>
    <w:lvl w:ilvl="0" w:tplc="0C070001">
      <w:start w:val="1"/>
      <w:numFmt w:val="bullet"/>
      <w:lvlText w:val=""/>
      <w:lvlJc w:val="left"/>
      <w:pPr>
        <w:ind w:left="1860" w:hanging="360"/>
      </w:pPr>
      <w:rPr>
        <w:rFonts w:ascii="Symbol" w:hAnsi="Symbol" w:hint="default"/>
      </w:rPr>
    </w:lvl>
    <w:lvl w:ilvl="1" w:tplc="0C070003" w:tentative="1">
      <w:start w:val="1"/>
      <w:numFmt w:val="bullet"/>
      <w:lvlText w:val="o"/>
      <w:lvlJc w:val="left"/>
      <w:pPr>
        <w:ind w:left="2580" w:hanging="360"/>
      </w:pPr>
      <w:rPr>
        <w:rFonts w:ascii="Courier New" w:hAnsi="Courier New" w:cs="Courier New" w:hint="default"/>
      </w:rPr>
    </w:lvl>
    <w:lvl w:ilvl="2" w:tplc="0C070005" w:tentative="1">
      <w:start w:val="1"/>
      <w:numFmt w:val="bullet"/>
      <w:lvlText w:val=""/>
      <w:lvlJc w:val="left"/>
      <w:pPr>
        <w:ind w:left="3300" w:hanging="360"/>
      </w:pPr>
      <w:rPr>
        <w:rFonts w:ascii="Wingdings" w:hAnsi="Wingdings" w:hint="default"/>
      </w:rPr>
    </w:lvl>
    <w:lvl w:ilvl="3" w:tplc="0C070001" w:tentative="1">
      <w:start w:val="1"/>
      <w:numFmt w:val="bullet"/>
      <w:lvlText w:val=""/>
      <w:lvlJc w:val="left"/>
      <w:pPr>
        <w:ind w:left="4020" w:hanging="360"/>
      </w:pPr>
      <w:rPr>
        <w:rFonts w:ascii="Symbol" w:hAnsi="Symbol" w:hint="default"/>
      </w:rPr>
    </w:lvl>
    <w:lvl w:ilvl="4" w:tplc="0C070003" w:tentative="1">
      <w:start w:val="1"/>
      <w:numFmt w:val="bullet"/>
      <w:lvlText w:val="o"/>
      <w:lvlJc w:val="left"/>
      <w:pPr>
        <w:ind w:left="4740" w:hanging="360"/>
      </w:pPr>
      <w:rPr>
        <w:rFonts w:ascii="Courier New" w:hAnsi="Courier New" w:cs="Courier New" w:hint="default"/>
      </w:rPr>
    </w:lvl>
    <w:lvl w:ilvl="5" w:tplc="0C070005" w:tentative="1">
      <w:start w:val="1"/>
      <w:numFmt w:val="bullet"/>
      <w:lvlText w:val=""/>
      <w:lvlJc w:val="left"/>
      <w:pPr>
        <w:ind w:left="5460" w:hanging="360"/>
      </w:pPr>
      <w:rPr>
        <w:rFonts w:ascii="Wingdings" w:hAnsi="Wingdings" w:hint="default"/>
      </w:rPr>
    </w:lvl>
    <w:lvl w:ilvl="6" w:tplc="0C070001" w:tentative="1">
      <w:start w:val="1"/>
      <w:numFmt w:val="bullet"/>
      <w:lvlText w:val=""/>
      <w:lvlJc w:val="left"/>
      <w:pPr>
        <w:ind w:left="6180" w:hanging="360"/>
      </w:pPr>
      <w:rPr>
        <w:rFonts w:ascii="Symbol" w:hAnsi="Symbol" w:hint="default"/>
      </w:rPr>
    </w:lvl>
    <w:lvl w:ilvl="7" w:tplc="0C070003" w:tentative="1">
      <w:start w:val="1"/>
      <w:numFmt w:val="bullet"/>
      <w:lvlText w:val="o"/>
      <w:lvlJc w:val="left"/>
      <w:pPr>
        <w:ind w:left="6900" w:hanging="360"/>
      </w:pPr>
      <w:rPr>
        <w:rFonts w:ascii="Courier New" w:hAnsi="Courier New" w:cs="Courier New" w:hint="default"/>
      </w:rPr>
    </w:lvl>
    <w:lvl w:ilvl="8" w:tplc="0C070005" w:tentative="1">
      <w:start w:val="1"/>
      <w:numFmt w:val="bullet"/>
      <w:lvlText w:val=""/>
      <w:lvlJc w:val="left"/>
      <w:pPr>
        <w:ind w:left="7620" w:hanging="360"/>
      </w:pPr>
      <w:rPr>
        <w:rFonts w:ascii="Wingdings" w:hAnsi="Wingdings" w:hint="default"/>
      </w:rPr>
    </w:lvl>
  </w:abstractNum>
  <w:abstractNum w:abstractNumId="6" w15:restartNumberingAfterBreak="0">
    <w:nsid w:val="119F3A43"/>
    <w:multiLevelType w:val="multilevel"/>
    <w:tmpl w:val="CA62A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64DDB"/>
    <w:multiLevelType w:val="hybridMultilevel"/>
    <w:tmpl w:val="F1D87ACC"/>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8" w15:restartNumberingAfterBreak="0">
    <w:nsid w:val="1C93799E"/>
    <w:multiLevelType w:val="hybridMultilevel"/>
    <w:tmpl w:val="9F620E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E765F00"/>
    <w:multiLevelType w:val="multilevel"/>
    <w:tmpl w:val="76B43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A5652F"/>
    <w:multiLevelType w:val="multilevel"/>
    <w:tmpl w:val="077A1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C40F1E"/>
    <w:multiLevelType w:val="hybridMultilevel"/>
    <w:tmpl w:val="419A3038"/>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2" w15:restartNumberingAfterBreak="0">
    <w:nsid w:val="26EB42CB"/>
    <w:multiLevelType w:val="hybridMultilevel"/>
    <w:tmpl w:val="FC8082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A29287F"/>
    <w:multiLevelType w:val="multilevel"/>
    <w:tmpl w:val="98F21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6F1BED"/>
    <w:multiLevelType w:val="multilevel"/>
    <w:tmpl w:val="34201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2201D6"/>
    <w:multiLevelType w:val="multilevel"/>
    <w:tmpl w:val="5AA60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03049E"/>
    <w:multiLevelType w:val="multilevel"/>
    <w:tmpl w:val="ADA0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0A742E"/>
    <w:multiLevelType w:val="multilevel"/>
    <w:tmpl w:val="CC92A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906E69"/>
    <w:multiLevelType w:val="hybridMultilevel"/>
    <w:tmpl w:val="15B89D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7BB42B4"/>
    <w:multiLevelType w:val="hybridMultilevel"/>
    <w:tmpl w:val="5EA2CE8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3B68460E"/>
    <w:multiLevelType w:val="multilevel"/>
    <w:tmpl w:val="6FA2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3875EF"/>
    <w:multiLevelType w:val="multilevel"/>
    <w:tmpl w:val="262479BC"/>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22" w15:restartNumberingAfterBreak="0">
    <w:nsid w:val="42336575"/>
    <w:multiLevelType w:val="hybridMultilevel"/>
    <w:tmpl w:val="01FEAD92"/>
    <w:lvl w:ilvl="0" w:tplc="0C070001">
      <w:start w:val="1"/>
      <w:numFmt w:val="bullet"/>
      <w:lvlText w:val=""/>
      <w:lvlJc w:val="left"/>
      <w:pPr>
        <w:ind w:left="1429" w:hanging="360"/>
      </w:pPr>
      <w:rPr>
        <w:rFonts w:ascii="Symbol" w:hAnsi="Symbol" w:hint="default"/>
      </w:rPr>
    </w:lvl>
    <w:lvl w:ilvl="1" w:tplc="0C070003" w:tentative="1">
      <w:start w:val="1"/>
      <w:numFmt w:val="bullet"/>
      <w:lvlText w:val="o"/>
      <w:lvlJc w:val="left"/>
      <w:pPr>
        <w:ind w:left="2149" w:hanging="360"/>
      </w:pPr>
      <w:rPr>
        <w:rFonts w:ascii="Courier New" w:hAnsi="Courier New" w:cs="Courier New" w:hint="default"/>
      </w:rPr>
    </w:lvl>
    <w:lvl w:ilvl="2" w:tplc="0C070005" w:tentative="1">
      <w:start w:val="1"/>
      <w:numFmt w:val="bullet"/>
      <w:lvlText w:val=""/>
      <w:lvlJc w:val="left"/>
      <w:pPr>
        <w:ind w:left="2869" w:hanging="360"/>
      </w:pPr>
      <w:rPr>
        <w:rFonts w:ascii="Wingdings" w:hAnsi="Wingdings" w:hint="default"/>
      </w:rPr>
    </w:lvl>
    <w:lvl w:ilvl="3" w:tplc="0C070001" w:tentative="1">
      <w:start w:val="1"/>
      <w:numFmt w:val="bullet"/>
      <w:lvlText w:val=""/>
      <w:lvlJc w:val="left"/>
      <w:pPr>
        <w:ind w:left="3589" w:hanging="360"/>
      </w:pPr>
      <w:rPr>
        <w:rFonts w:ascii="Symbol" w:hAnsi="Symbol" w:hint="default"/>
      </w:rPr>
    </w:lvl>
    <w:lvl w:ilvl="4" w:tplc="0C070003" w:tentative="1">
      <w:start w:val="1"/>
      <w:numFmt w:val="bullet"/>
      <w:lvlText w:val="o"/>
      <w:lvlJc w:val="left"/>
      <w:pPr>
        <w:ind w:left="4309" w:hanging="360"/>
      </w:pPr>
      <w:rPr>
        <w:rFonts w:ascii="Courier New" w:hAnsi="Courier New" w:cs="Courier New" w:hint="default"/>
      </w:rPr>
    </w:lvl>
    <w:lvl w:ilvl="5" w:tplc="0C070005" w:tentative="1">
      <w:start w:val="1"/>
      <w:numFmt w:val="bullet"/>
      <w:lvlText w:val=""/>
      <w:lvlJc w:val="left"/>
      <w:pPr>
        <w:ind w:left="5029" w:hanging="360"/>
      </w:pPr>
      <w:rPr>
        <w:rFonts w:ascii="Wingdings" w:hAnsi="Wingdings" w:hint="default"/>
      </w:rPr>
    </w:lvl>
    <w:lvl w:ilvl="6" w:tplc="0C070001" w:tentative="1">
      <w:start w:val="1"/>
      <w:numFmt w:val="bullet"/>
      <w:lvlText w:val=""/>
      <w:lvlJc w:val="left"/>
      <w:pPr>
        <w:ind w:left="5749" w:hanging="360"/>
      </w:pPr>
      <w:rPr>
        <w:rFonts w:ascii="Symbol" w:hAnsi="Symbol" w:hint="default"/>
      </w:rPr>
    </w:lvl>
    <w:lvl w:ilvl="7" w:tplc="0C070003" w:tentative="1">
      <w:start w:val="1"/>
      <w:numFmt w:val="bullet"/>
      <w:lvlText w:val="o"/>
      <w:lvlJc w:val="left"/>
      <w:pPr>
        <w:ind w:left="6469" w:hanging="360"/>
      </w:pPr>
      <w:rPr>
        <w:rFonts w:ascii="Courier New" w:hAnsi="Courier New" w:cs="Courier New" w:hint="default"/>
      </w:rPr>
    </w:lvl>
    <w:lvl w:ilvl="8" w:tplc="0C070005" w:tentative="1">
      <w:start w:val="1"/>
      <w:numFmt w:val="bullet"/>
      <w:lvlText w:val=""/>
      <w:lvlJc w:val="left"/>
      <w:pPr>
        <w:ind w:left="7189" w:hanging="360"/>
      </w:pPr>
      <w:rPr>
        <w:rFonts w:ascii="Wingdings" w:hAnsi="Wingdings" w:hint="default"/>
      </w:rPr>
    </w:lvl>
  </w:abstractNum>
  <w:abstractNum w:abstractNumId="23" w15:restartNumberingAfterBreak="0">
    <w:nsid w:val="46B306F8"/>
    <w:multiLevelType w:val="hybridMultilevel"/>
    <w:tmpl w:val="1E169C3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472A48EB"/>
    <w:multiLevelType w:val="multilevel"/>
    <w:tmpl w:val="578AC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8E0ED8"/>
    <w:multiLevelType w:val="hybridMultilevel"/>
    <w:tmpl w:val="B73AA4DA"/>
    <w:lvl w:ilvl="0" w:tplc="AB406100">
      <w:numFmt w:val="bullet"/>
      <w:lvlText w:val="-"/>
      <w:lvlJc w:val="left"/>
      <w:pPr>
        <w:ind w:left="1069" w:hanging="360"/>
      </w:pPr>
      <w:rPr>
        <w:rFonts w:ascii="Arial" w:eastAsia="Arial Unicode MS" w:hAnsi="Arial" w:cs="Arial" w:hint="default"/>
      </w:rPr>
    </w:lvl>
    <w:lvl w:ilvl="1" w:tplc="0C070003" w:tentative="1">
      <w:start w:val="1"/>
      <w:numFmt w:val="bullet"/>
      <w:lvlText w:val="o"/>
      <w:lvlJc w:val="left"/>
      <w:pPr>
        <w:ind w:left="1789" w:hanging="360"/>
      </w:pPr>
      <w:rPr>
        <w:rFonts w:ascii="Courier New" w:hAnsi="Courier New" w:cs="Courier New" w:hint="default"/>
      </w:rPr>
    </w:lvl>
    <w:lvl w:ilvl="2" w:tplc="0C070005" w:tentative="1">
      <w:start w:val="1"/>
      <w:numFmt w:val="bullet"/>
      <w:lvlText w:val=""/>
      <w:lvlJc w:val="left"/>
      <w:pPr>
        <w:ind w:left="2509" w:hanging="360"/>
      </w:pPr>
      <w:rPr>
        <w:rFonts w:ascii="Wingdings" w:hAnsi="Wingdings" w:hint="default"/>
      </w:rPr>
    </w:lvl>
    <w:lvl w:ilvl="3" w:tplc="0C070001" w:tentative="1">
      <w:start w:val="1"/>
      <w:numFmt w:val="bullet"/>
      <w:lvlText w:val=""/>
      <w:lvlJc w:val="left"/>
      <w:pPr>
        <w:ind w:left="3229" w:hanging="360"/>
      </w:pPr>
      <w:rPr>
        <w:rFonts w:ascii="Symbol" w:hAnsi="Symbol" w:hint="default"/>
      </w:rPr>
    </w:lvl>
    <w:lvl w:ilvl="4" w:tplc="0C070003" w:tentative="1">
      <w:start w:val="1"/>
      <w:numFmt w:val="bullet"/>
      <w:lvlText w:val="o"/>
      <w:lvlJc w:val="left"/>
      <w:pPr>
        <w:ind w:left="3949" w:hanging="360"/>
      </w:pPr>
      <w:rPr>
        <w:rFonts w:ascii="Courier New" w:hAnsi="Courier New" w:cs="Courier New" w:hint="default"/>
      </w:rPr>
    </w:lvl>
    <w:lvl w:ilvl="5" w:tplc="0C070005" w:tentative="1">
      <w:start w:val="1"/>
      <w:numFmt w:val="bullet"/>
      <w:lvlText w:val=""/>
      <w:lvlJc w:val="left"/>
      <w:pPr>
        <w:ind w:left="4669" w:hanging="360"/>
      </w:pPr>
      <w:rPr>
        <w:rFonts w:ascii="Wingdings" w:hAnsi="Wingdings" w:hint="default"/>
      </w:rPr>
    </w:lvl>
    <w:lvl w:ilvl="6" w:tplc="0C070001" w:tentative="1">
      <w:start w:val="1"/>
      <w:numFmt w:val="bullet"/>
      <w:lvlText w:val=""/>
      <w:lvlJc w:val="left"/>
      <w:pPr>
        <w:ind w:left="5389" w:hanging="360"/>
      </w:pPr>
      <w:rPr>
        <w:rFonts w:ascii="Symbol" w:hAnsi="Symbol" w:hint="default"/>
      </w:rPr>
    </w:lvl>
    <w:lvl w:ilvl="7" w:tplc="0C070003" w:tentative="1">
      <w:start w:val="1"/>
      <w:numFmt w:val="bullet"/>
      <w:lvlText w:val="o"/>
      <w:lvlJc w:val="left"/>
      <w:pPr>
        <w:ind w:left="6109" w:hanging="360"/>
      </w:pPr>
      <w:rPr>
        <w:rFonts w:ascii="Courier New" w:hAnsi="Courier New" w:cs="Courier New" w:hint="default"/>
      </w:rPr>
    </w:lvl>
    <w:lvl w:ilvl="8" w:tplc="0C070005" w:tentative="1">
      <w:start w:val="1"/>
      <w:numFmt w:val="bullet"/>
      <w:lvlText w:val=""/>
      <w:lvlJc w:val="left"/>
      <w:pPr>
        <w:ind w:left="6829" w:hanging="360"/>
      </w:pPr>
      <w:rPr>
        <w:rFonts w:ascii="Wingdings" w:hAnsi="Wingdings" w:hint="default"/>
      </w:rPr>
    </w:lvl>
  </w:abstractNum>
  <w:abstractNum w:abstractNumId="26" w15:restartNumberingAfterBreak="0">
    <w:nsid w:val="4E0A08AE"/>
    <w:multiLevelType w:val="hybridMultilevel"/>
    <w:tmpl w:val="40627C26"/>
    <w:lvl w:ilvl="0" w:tplc="0C070001">
      <w:start w:val="1"/>
      <w:numFmt w:val="bullet"/>
      <w:lvlText w:val=""/>
      <w:lvlJc w:val="left"/>
      <w:pPr>
        <w:ind w:left="1429" w:hanging="360"/>
      </w:pPr>
      <w:rPr>
        <w:rFonts w:ascii="Symbol" w:hAnsi="Symbol" w:hint="default"/>
      </w:rPr>
    </w:lvl>
    <w:lvl w:ilvl="1" w:tplc="0C070003" w:tentative="1">
      <w:start w:val="1"/>
      <w:numFmt w:val="bullet"/>
      <w:lvlText w:val="o"/>
      <w:lvlJc w:val="left"/>
      <w:pPr>
        <w:ind w:left="2149" w:hanging="360"/>
      </w:pPr>
      <w:rPr>
        <w:rFonts w:ascii="Courier New" w:hAnsi="Courier New" w:cs="Courier New" w:hint="default"/>
      </w:rPr>
    </w:lvl>
    <w:lvl w:ilvl="2" w:tplc="0C070005" w:tentative="1">
      <w:start w:val="1"/>
      <w:numFmt w:val="bullet"/>
      <w:lvlText w:val=""/>
      <w:lvlJc w:val="left"/>
      <w:pPr>
        <w:ind w:left="2869" w:hanging="360"/>
      </w:pPr>
      <w:rPr>
        <w:rFonts w:ascii="Wingdings" w:hAnsi="Wingdings" w:hint="default"/>
      </w:rPr>
    </w:lvl>
    <w:lvl w:ilvl="3" w:tplc="0C070001" w:tentative="1">
      <w:start w:val="1"/>
      <w:numFmt w:val="bullet"/>
      <w:lvlText w:val=""/>
      <w:lvlJc w:val="left"/>
      <w:pPr>
        <w:ind w:left="3589" w:hanging="360"/>
      </w:pPr>
      <w:rPr>
        <w:rFonts w:ascii="Symbol" w:hAnsi="Symbol" w:hint="default"/>
      </w:rPr>
    </w:lvl>
    <w:lvl w:ilvl="4" w:tplc="0C070003" w:tentative="1">
      <w:start w:val="1"/>
      <w:numFmt w:val="bullet"/>
      <w:lvlText w:val="o"/>
      <w:lvlJc w:val="left"/>
      <w:pPr>
        <w:ind w:left="4309" w:hanging="360"/>
      </w:pPr>
      <w:rPr>
        <w:rFonts w:ascii="Courier New" w:hAnsi="Courier New" w:cs="Courier New" w:hint="default"/>
      </w:rPr>
    </w:lvl>
    <w:lvl w:ilvl="5" w:tplc="0C070005" w:tentative="1">
      <w:start w:val="1"/>
      <w:numFmt w:val="bullet"/>
      <w:lvlText w:val=""/>
      <w:lvlJc w:val="left"/>
      <w:pPr>
        <w:ind w:left="5029" w:hanging="360"/>
      </w:pPr>
      <w:rPr>
        <w:rFonts w:ascii="Wingdings" w:hAnsi="Wingdings" w:hint="default"/>
      </w:rPr>
    </w:lvl>
    <w:lvl w:ilvl="6" w:tplc="0C070001" w:tentative="1">
      <w:start w:val="1"/>
      <w:numFmt w:val="bullet"/>
      <w:lvlText w:val=""/>
      <w:lvlJc w:val="left"/>
      <w:pPr>
        <w:ind w:left="5749" w:hanging="360"/>
      </w:pPr>
      <w:rPr>
        <w:rFonts w:ascii="Symbol" w:hAnsi="Symbol" w:hint="default"/>
      </w:rPr>
    </w:lvl>
    <w:lvl w:ilvl="7" w:tplc="0C070003" w:tentative="1">
      <w:start w:val="1"/>
      <w:numFmt w:val="bullet"/>
      <w:lvlText w:val="o"/>
      <w:lvlJc w:val="left"/>
      <w:pPr>
        <w:ind w:left="6469" w:hanging="360"/>
      </w:pPr>
      <w:rPr>
        <w:rFonts w:ascii="Courier New" w:hAnsi="Courier New" w:cs="Courier New" w:hint="default"/>
      </w:rPr>
    </w:lvl>
    <w:lvl w:ilvl="8" w:tplc="0C070005" w:tentative="1">
      <w:start w:val="1"/>
      <w:numFmt w:val="bullet"/>
      <w:lvlText w:val=""/>
      <w:lvlJc w:val="left"/>
      <w:pPr>
        <w:ind w:left="7189" w:hanging="360"/>
      </w:pPr>
      <w:rPr>
        <w:rFonts w:ascii="Wingdings" w:hAnsi="Wingdings" w:hint="default"/>
      </w:rPr>
    </w:lvl>
  </w:abstractNum>
  <w:abstractNum w:abstractNumId="27" w15:restartNumberingAfterBreak="0">
    <w:nsid w:val="4E9441AD"/>
    <w:multiLevelType w:val="multilevel"/>
    <w:tmpl w:val="81FAF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6577BA"/>
    <w:multiLevelType w:val="hybridMultilevel"/>
    <w:tmpl w:val="0374B6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56F81DEE"/>
    <w:multiLevelType w:val="hybridMultilevel"/>
    <w:tmpl w:val="B9F0DA26"/>
    <w:lvl w:ilvl="0" w:tplc="0C070001">
      <w:start w:val="1"/>
      <w:numFmt w:val="bullet"/>
      <w:lvlText w:val=""/>
      <w:lvlJc w:val="left"/>
      <w:pPr>
        <w:ind w:left="1429" w:hanging="360"/>
      </w:pPr>
      <w:rPr>
        <w:rFonts w:ascii="Symbol" w:hAnsi="Symbol" w:hint="default"/>
      </w:rPr>
    </w:lvl>
    <w:lvl w:ilvl="1" w:tplc="0C070003" w:tentative="1">
      <w:start w:val="1"/>
      <w:numFmt w:val="bullet"/>
      <w:lvlText w:val="o"/>
      <w:lvlJc w:val="left"/>
      <w:pPr>
        <w:ind w:left="2149" w:hanging="360"/>
      </w:pPr>
      <w:rPr>
        <w:rFonts w:ascii="Courier New" w:hAnsi="Courier New" w:cs="Courier New" w:hint="default"/>
      </w:rPr>
    </w:lvl>
    <w:lvl w:ilvl="2" w:tplc="0C070005" w:tentative="1">
      <w:start w:val="1"/>
      <w:numFmt w:val="bullet"/>
      <w:lvlText w:val=""/>
      <w:lvlJc w:val="left"/>
      <w:pPr>
        <w:ind w:left="2869" w:hanging="360"/>
      </w:pPr>
      <w:rPr>
        <w:rFonts w:ascii="Wingdings" w:hAnsi="Wingdings" w:hint="default"/>
      </w:rPr>
    </w:lvl>
    <w:lvl w:ilvl="3" w:tplc="0C070001" w:tentative="1">
      <w:start w:val="1"/>
      <w:numFmt w:val="bullet"/>
      <w:lvlText w:val=""/>
      <w:lvlJc w:val="left"/>
      <w:pPr>
        <w:ind w:left="3589" w:hanging="360"/>
      </w:pPr>
      <w:rPr>
        <w:rFonts w:ascii="Symbol" w:hAnsi="Symbol" w:hint="default"/>
      </w:rPr>
    </w:lvl>
    <w:lvl w:ilvl="4" w:tplc="0C070003" w:tentative="1">
      <w:start w:val="1"/>
      <w:numFmt w:val="bullet"/>
      <w:lvlText w:val="o"/>
      <w:lvlJc w:val="left"/>
      <w:pPr>
        <w:ind w:left="4309" w:hanging="360"/>
      </w:pPr>
      <w:rPr>
        <w:rFonts w:ascii="Courier New" w:hAnsi="Courier New" w:cs="Courier New" w:hint="default"/>
      </w:rPr>
    </w:lvl>
    <w:lvl w:ilvl="5" w:tplc="0C070005" w:tentative="1">
      <w:start w:val="1"/>
      <w:numFmt w:val="bullet"/>
      <w:lvlText w:val=""/>
      <w:lvlJc w:val="left"/>
      <w:pPr>
        <w:ind w:left="5029" w:hanging="360"/>
      </w:pPr>
      <w:rPr>
        <w:rFonts w:ascii="Wingdings" w:hAnsi="Wingdings" w:hint="default"/>
      </w:rPr>
    </w:lvl>
    <w:lvl w:ilvl="6" w:tplc="0C070001" w:tentative="1">
      <w:start w:val="1"/>
      <w:numFmt w:val="bullet"/>
      <w:lvlText w:val=""/>
      <w:lvlJc w:val="left"/>
      <w:pPr>
        <w:ind w:left="5749" w:hanging="360"/>
      </w:pPr>
      <w:rPr>
        <w:rFonts w:ascii="Symbol" w:hAnsi="Symbol" w:hint="default"/>
      </w:rPr>
    </w:lvl>
    <w:lvl w:ilvl="7" w:tplc="0C070003" w:tentative="1">
      <w:start w:val="1"/>
      <w:numFmt w:val="bullet"/>
      <w:lvlText w:val="o"/>
      <w:lvlJc w:val="left"/>
      <w:pPr>
        <w:ind w:left="6469" w:hanging="360"/>
      </w:pPr>
      <w:rPr>
        <w:rFonts w:ascii="Courier New" w:hAnsi="Courier New" w:cs="Courier New" w:hint="default"/>
      </w:rPr>
    </w:lvl>
    <w:lvl w:ilvl="8" w:tplc="0C070005" w:tentative="1">
      <w:start w:val="1"/>
      <w:numFmt w:val="bullet"/>
      <w:lvlText w:val=""/>
      <w:lvlJc w:val="left"/>
      <w:pPr>
        <w:ind w:left="7189" w:hanging="360"/>
      </w:pPr>
      <w:rPr>
        <w:rFonts w:ascii="Wingdings" w:hAnsi="Wingdings" w:hint="default"/>
      </w:rPr>
    </w:lvl>
  </w:abstractNum>
  <w:abstractNum w:abstractNumId="30" w15:restartNumberingAfterBreak="0">
    <w:nsid w:val="5A4E39F2"/>
    <w:multiLevelType w:val="multilevel"/>
    <w:tmpl w:val="88D6EF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892A0C"/>
    <w:multiLevelType w:val="multilevel"/>
    <w:tmpl w:val="8ED64C86"/>
    <w:lvl w:ilvl="0">
      <w:start w:val="1"/>
      <w:numFmt w:val="decimal"/>
      <w:lvlText w:val="%1."/>
      <w:lvlJc w:val="left"/>
      <w:pPr>
        <w:tabs>
          <w:tab w:val="num" w:pos="927"/>
        </w:tabs>
        <w:ind w:left="927" w:hanging="360"/>
      </w:pPr>
    </w:lvl>
    <w:lvl w:ilvl="1">
      <w:start w:val="1"/>
      <w:numFmt w:val="bullet"/>
      <w:lvlText w:val="o"/>
      <w:lvlJc w:val="left"/>
      <w:pPr>
        <w:tabs>
          <w:tab w:val="num" w:pos="1647"/>
        </w:tabs>
        <w:ind w:left="1647" w:hanging="360"/>
      </w:pPr>
      <w:rPr>
        <w:rFonts w:ascii="Courier New" w:hAnsi="Courier New" w:hint="default"/>
        <w:sz w:val="20"/>
      </w:r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32" w15:restartNumberingAfterBreak="0">
    <w:nsid w:val="655C4E98"/>
    <w:multiLevelType w:val="multilevel"/>
    <w:tmpl w:val="DBB09608"/>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33" w15:restartNumberingAfterBreak="0">
    <w:nsid w:val="6C0D00CA"/>
    <w:multiLevelType w:val="hybridMultilevel"/>
    <w:tmpl w:val="558A2A44"/>
    <w:lvl w:ilvl="0" w:tplc="0C070001">
      <w:start w:val="1"/>
      <w:numFmt w:val="bullet"/>
      <w:lvlText w:val=""/>
      <w:lvlJc w:val="left"/>
      <w:pPr>
        <w:ind w:left="1647" w:hanging="360"/>
      </w:pPr>
      <w:rPr>
        <w:rFonts w:ascii="Symbol" w:hAnsi="Symbol" w:hint="default"/>
      </w:rPr>
    </w:lvl>
    <w:lvl w:ilvl="1" w:tplc="0C070003" w:tentative="1">
      <w:start w:val="1"/>
      <w:numFmt w:val="bullet"/>
      <w:lvlText w:val="o"/>
      <w:lvlJc w:val="left"/>
      <w:pPr>
        <w:ind w:left="2367" w:hanging="360"/>
      </w:pPr>
      <w:rPr>
        <w:rFonts w:ascii="Courier New" w:hAnsi="Courier New" w:cs="Courier New" w:hint="default"/>
      </w:rPr>
    </w:lvl>
    <w:lvl w:ilvl="2" w:tplc="0C070005" w:tentative="1">
      <w:start w:val="1"/>
      <w:numFmt w:val="bullet"/>
      <w:lvlText w:val=""/>
      <w:lvlJc w:val="left"/>
      <w:pPr>
        <w:ind w:left="3087" w:hanging="360"/>
      </w:pPr>
      <w:rPr>
        <w:rFonts w:ascii="Wingdings" w:hAnsi="Wingdings" w:hint="default"/>
      </w:rPr>
    </w:lvl>
    <w:lvl w:ilvl="3" w:tplc="0C070001" w:tentative="1">
      <w:start w:val="1"/>
      <w:numFmt w:val="bullet"/>
      <w:lvlText w:val=""/>
      <w:lvlJc w:val="left"/>
      <w:pPr>
        <w:ind w:left="3807" w:hanging="360"/>
      </w:pPr>
      <w:rPr>
        <w:rFonts w:ascii="Symbol" w:hAnsi="Symbol" w:hint="default"/>
      </w:rPr>
    </w:lvl>
    <w:lvl w:ilvl="4" w:tplc="0C070003" w:tentative="1">
      <w:start w:val="1"/>
      <w:numFmt w:val="bullet"/>
      <w:lvlText w:val="o"/>
      <w:lvlJc w:val="left"/>
      <w:pPr>
        <w:ind w:left="4527" w:hanging="360"/>
      </w:pPr>
      <w:rPr>
        <w:rFonts w:ascii="Courier New" w:hAnsi="Courier New" w:cs="Courier New" w:hint="default"/>
      </w:rPr>
    </w:lvl>
    <w:lvl w:ilvl="5" w:tplc="0C070005" w:tentative="1">
      <w:start w:val="1"/>
      <w:numFmt w:val="bullet"/>
      <w:lvlText w:val=""/>
      <w:lvlJc w:val="left"/>
      <w:pPr>
        <w:ind w:left="5247" w:hanging="360"/>
      </w:pPr>
      <w:rPr>
        <w:rFonts w:ascii="Wingdings" w:hAnsi="Wingdings" w:hint="default"/>
      </w:rPr>
    </w:lvl>
    <w:lvl w:ilvl="6" w:tplc="0C070001" w:tentative="1">
      <w:start w:val="1"/>
      <w:numFmt w:val="bullet"/>
      <w:lvlText w:val=""/>
      <w:lvlJc w:val="left"/>
      <w:pPr>
        <w:ind w:left="5967" w:hanging="360"/>
      </w:pPr>
      <w:rPr>
        <w:rFonts w:ascii="Symbol" w:hAnsi="Symbol" w:hint="default"/>
      </w:rPr>
    </w:lvl>
    <w:lvl w:ilvl="7" w:tplc="0C070003" w:tentative="1">
      <w:start w:val="1"/>
      <w:numFmt w:val="bullet"/>
      <w:lvlText w:val="o"/>
      <w:lvlJc w:val="left"/>
      <w:pPr>
        <w:ind w:left="6687" w:hanging="360"/>
      </w:pPr>
      <w:rPr>
        <w:rFonts w:ascii="Courier New" w:hAnsi="Courier New" w:cs="Courier New" w:hint="default"/>
      </w:rPr>
    </w:lvl>
    <w:lvl w:ilvl="8" w:tplc="0C070005" w:tentative="1">
      <w:start w:val="1"/>
      <w:numFmt w:val="bullet"/>
      <w:lvlText w:val=""/>
      <w:lvlJc w:val="left"/>
      <w:pPr>
        <w:ind w:left="7407" w:hanging="360"/>
      </w:pPr>
      <w:rPr>
        <w:rFonts w:ascii="Wingdings" w:hAnsi="Wingdings" w:hint="default"/>
      </w:rPr>
    </w:lvl>
  </w:abstractNum>
  <w:abstractNum w:abstractNumId="34" w15:restartNumberingAfterBreak="0">
    <w:nsid w:val="6C694F8D"/>
    <w:multiLevelType w:val="hybridMultilevel"/>
    <w:tmpl w:val="4814B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E0E4C7C"/>
    <w:multiLevelType w:val="hybridMultilevel"/>
    <w:tmpl w:val="CA54904E"/>
    <w:lvl w:ilvl="0" w:tplc="0C070001">
      <w:start w:val="1"/>
      <w:numFmt w:val="bullet"/>
      <w:lvlText w:val=""/>
      <w:lvlJc w:val="left"/>
      <w:pPr>
        <w:ind w:left="1860" w:hanging="360"/>
      </w:pPr>
      <w:rPr>
        <w:rFonts w:ascii="Symbol" w:hAnsi="Symbol" w:hint="default"/>
      </w:rPr>
    </w:lvl>
    <w:lvl w:ilvl="1" w:tplc="0C070003" w:tentative="1">
      <w:start w:val="1"/>
      <w:numFmt w:val="bullet"/>
      <w:lvlText w:val="o"/>
      <w:lvlJc w:val="left"/>
      <w:pPr>
        <w:ind w:left="2580" w:hanging="360"/>
      </w:pPr>
      <w:rPr>
        <w:rFonts w:ascii="Courier New" w:hAnsi="Courier New" w:cs="Courier New" w:hint="default"/>
      </w:rPr>
    </w:lvl>
    <w:lvl w:ilvl="2" w:tplc="0C070005" w:tentative="1">
      <w:start w:val="1"/>
      <w:numFmt w:val="bullet"/>
      <w:lvlText w:val=""/>
      <w:lvlJc w:val="left"/>
      <w:pPr>
        <w:ind w:left="3300" w:hanging="360"/>
      </w:pPr>
      <w:rPr>
        <w:rFonts w:ascii="Wingdings" w:hAnsi="Wingdings" w:hint="default"/>
      </w:rPr>
    </w:lvl>
    <w:lvl w:ilvl="3" w:tplc="0C070001" w:tentative="1">
      <w:start w:val="1"/>
      <w:numFmt w:val="bullet"/>
      <w:lvlText w:val=""/>
      <w:lvlJc w:val="left"/>
      <w:pPr>
        <w:ind w:left="4020" w:hanging="360"/>
      </w:pPr>
      <w:rPr>
        <w:rFonts w:ascii="Symbol" w:hAnsi="Symbol" w:hint="default"/>
      </w:rPr>
    </w:lvl>
    <w:lvl w:ilvl="4" w:tplc="0C070003" w:tentative="1">
      <w:start w:val="1"/>
      <w:numFmt w:val="bullet"/>
      <w:lvlText w:val="o"/>
      <w:lvlJc w:val="left"/>
      <w:pPr>
        <w:ind w:left="4740" w:hanging="360"/>
      </w:pPr>
      <w:rPr>
        <w:rFonts w:ascii="Courier New" w:hAnsi="Courier New" w:cs="Courier New" w:hint="default"/>
      </w:rPr>
    </w:lvl>
    <w:lvl w:ilvl="5" w:tplc="0C070005" w:tentative="1">
      <w:start w:val="1"/>
      <w:numFmt w:val="bullet"/>
      <w:lvlText w:val=""/>
      <w:lvlJc w:val="left"/>
      <w:pPr>
        <w:ind w:left="5460" w:hanging="360"/>
      </w:pPr>
      <w:rPr>
        <w:rFonts w:ascii="Wingdings" w:hAnsi="Wingdings" w:hint="default"/>
      </w:rPr>
    </w:lvl>
    <w:lvl w:ilvl="6" w:tplc="0C070001" w:tentative="1">
      <w:start w:val="1"/>
      <w:numFmt w:val="bullet"/>
      <w:lvlText w:val=""/>
      <w:lvlJc w:val="left"/>
      <w:pPr>
        <w:ind w:left="6180" w:hanging="360"/>
      </w:pPr>
      <w:rPr>
        <w:rFonts w:ascii="Symbol" w:hAnsi="Symbol" w:hint="default"/>
      </w:rPr>
    </w:lvl>
    <w:lvl w:ilvl="7" w:tplc="0C070003" w:tentative="1">
      <w:start w:val="1"/>
      <w:numFmt w:val="bullet"/>
      <w:lvlText w:val="o"/>
      <w:lvlJc w:val="left"/>
      <w:pPr>
        <w:ind w:left="6900" w:hanging="360"/>
      </w:pPr>
      <w:rPr>
        <w:rFonts w:ascii="Courier New" w:hAnsi="Courier New" w:cs="Courier New" w:hint="default"/>
      </w:rPr>
    </w:lvl>
    <w:lvl w:ilvl="8" w:tplc="0C070005" w:tentative="1">
      <w:start w:val="1"/>
      <w:numFmt w:val="bullet"/>
      <w:lvlText w:val=""/>
      <w:lvlJc w:val="left"/>
      <w:pPr>
        <w:ind w:left="7620" w:hanging="360"/>
      </w:pPr>
      <w:rPr>
        <w:rFonts w:ascii="Wingdings" w:hAnsi="Wingdings" w:hint="default"/>
      </w:rPr>
    </w:lvl>
  </w:abstractNum>
  <w:abstractNum w:abstractNumId="36" w15:restartNumberingAfterBreak="0">
    <w:nsid w:val="70152B05"/>
    <w:multiLevelType w:val="multilevel"/>
    <w:tmpl w:val="2CDAE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E24CD0"/>
    <w:multiLevelType w:val="hybridMultilevel"/>
    <w:tmpl w:val="1F8C81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76D63141"/>
    <w:multiLevelType w:val="multilevel"/>
    <w:tmpl w:val="888E1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0B2CE0"/>
    <w:multiLevelType w:val="multilevel"/>
    <w:tmpl w:val="1332A2A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1287"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0" w15:restartNumberingAfterBreak="0">
    <w:nsid w:val="79FA3389"/>
    <w:multiLevelType w:val="multilevel"/>
    <w:tmpl w:val="87A67A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1062454">
    <w:abstractNumId w:val="39"/>
  </w:num>
  <w:num w:numId="2" w16cid:durableId="2020160850">
    <w:abstractNumId w:val="25"/>
  </w:num>
  <w:num w:numId="3" w16cid:durableId="326321632">
    <w:abstractNumId w:val="34"/>
  </w:num>
  <w:num w:numId="4" w16cid:durableId="621574506">
    <w:abstractNumId w:val="18"/>
  </w:num>
  <w:num w:numId="5" w16cid:durableId="318534003">
    <w:abstractNumId w:val="0"/>
  </w:num>
  <w:num w:numId="6" w16cid:durableId="432823595">
    <w:abstractNumId w:val="7"/>
  </w:num>
  <w:num w:numId="7" w16cid:durableId="253905444">
    <w:abstractNumId w:val="1"/>
  </w:num>
  <w:num w:numId="8" w16cid:durableId="1502696157">
    <w:abstractNumId w:val="8"/>
  </w:num>
  <w:num w:numId="9" w16cid:durableId="1980260799">
    <w:abstractNumId w:val="12"/>
  </w:num>
  <w:num w:numId="10" w16cid:durableId="995766240">
    <w:abstractNumId w:val="28"/>
  </w:num>
  <w:num w:numId="11" w16cid:durableId="971204588">
    <w:abstractNumId w:val="4"/>
  </w:num>
  <w:num w:numId="12" w16cid:durableId="484009448">
    <w:abstractNumId w:val="19"/>
  </w:num>
  <w:num w:numId="13" w16cid:durableId="493301814">
    <w:abstractNumId w:val="23"/>
  </w:num>
  <w:num w:numId="14" w16cid:durableId="819856140">
    <w:abstractNumId w:val="36"/>
  </w:num>
  <w:num w:numId="15" w16cid:durableId="1090855870">
    <w:abstractNumId w:val="29"/>
  </w:num>
  <w:num w:numId="16" w16cid:durableId="1485388974">
    <w:abstractNumId w:val="17"/>
  </w:num>
  <w:num w:numId="17" w16cid:durableId="142745441">
    <w:abstractNumId w:val="15"/>
  </w:num>
  <w:num w:numId="18" w16cid:durableId="1063062612">
    <w:abstractNumId w:val="6"/>
  </w:num>
  <w:num w:numId="19" w16cid:durableId="2137065713">
    <w:abstractNumId w:val="10"/>
  </w:num>
  <w:num w:numId="20" w16cid:durableId="1778527860">
    <w:abstractNumId w:val="13"/>
  </w:num>
  <w:num w:numId="21" w16cid:durableId="1680614968">
    <w:abstractNumId w:val="24"/>
  </w:num>
  <w:num w:numId="22" w16cid:durableId="111637423">
    <w:abstractNumId w:val="38"/>
  </w:num>
  <w:num w:numId="23" w16cid:durableId="1891722905">
    <w:abstractNumId w:val="40"/>
  </w:num>
  <w:num w:numId="24" w16cid:durableId="534468102">
    <w:abstractNumId w:val="16"/>
  </w:num>
  <w:num w:numId="25" w16cid:durableId="1031733914">
    <w:abstractNumId w:val="35"/>
  </w:num>
  <w:num w:numId="26" w16cid:durableId="1486510412">
    <w:abstractNumId w:val="5"/>
  </w:num>
  <w:num w:numId="27" w16cid:durableId="623072879">
    <w:abstractNumId w:val="14"/>
  </w:num>
  <w:num w:numId="28" w16cid:durableId="514153917">
    <w:abstractNumId w:val="20"/>
  </w:num>
  <w:num w:numId="29" w16cid:durableId="1589579036">
    <w:abstractNumId w:val="3"/>
  </w:num>
  <w:num w:numId="30" w16cid:durableId="543446282">
    <w:abstractNumId w:val="32"/>
  </w:num>
  <w:num w:numId="31" w16cid:durableId="1373267083">
    <w:abstractNumId w:val="37"/>
  </w:num>
  <w:num w:numId="32" w16cid:durableId="1410081726">
    <w:abstractNumId w:val="9"/>
  </w:num>
  <w:num w:numId="33" w16cid:durableId="288512074">
    <w:abstractNumId w:val="31"/>
  </w:num>
  <w:num w:numId="34" w16cid:durableId="1789011687">
    <w:abstractNumId w:val="27"/>
  </w:num>
  <w:num w:numId="35" w16cid:durableId="1683318563">
    <w:abstractNumId w:val="33"/>
  </w:num>
  <w:num w:numId="36" w16cid:durableId="1269315737">
    <w:abstractNumId w:val="21"/>
  </w:num>
  <w:num w:numId="37" w16cid:durableId="1610701725">
    <w:abstractNumId w:val="2"/>
  </w:num>
  <w:num w:numId="38" w16cid:durableId="1541942368">
    <w:abstractNumId w:val="11"/>
  </w:num>
  <w:num w:numId="39" w16cid:durableId="1133477591">
    <w:abstractNumId w:val="26"/>
  </w:num>
  <w:num w:numId="40" w16cid:durableId="1665013489">
    <w:abstractNumId w:val="22"/>
  </w:num>
  <w:num w:numId="41" w16cid:durableId="1380013337">
    <w:abstractNumId w:val="3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09"/>
  <w:autoHyphenation/>
  <w:hyphenationZone w:val="1134"/>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C8C"/>
    <w:rsid w:val="00000E08"/>
    <w:rsid w:val="00001609"/>
    <w:rsid w:val="00002531"/>
    <w:rsid w:val="000028F1"/>
    <w:rsid w:val="00003FD4"/>
    <w:rsid w:val="00004056"/>
    <w:rsid w:val="00005277"/>
    <w:rsid w:val="00005974"/>
    <w:rsid w:val="00007BDC"/>
    <w:rsid w:val="000117C7"/>
    <w:rsid w:val="00012276"/>
    <w:rsid w:val="00013C4D"/>
    <w:rsid w:val="000141C7"/>
    <w:rsid w:val="00015C7A"/>
    <w:rsid w:val="0001657F"/>
    <w:rsid w:val="00016A6A"/>
    <w:rsid w:val="00017AAF"/>
    <w:rsid w:val="00017EE2"/>
    <w:rsid w:val="00021949"/>
    <w:rsid w:val="00021D7D"/>
    <w:rsid w:val="00021DC7"/>
    <w:rsid w:val="00022717"/>
    <w:rsid w:val="00024315"/>
    <w:rsid w:val="00027113"/>
    <w:rsid w:val="00027AD9"/>
    <w:rsid w:val="000311CF"/>
    <w:rsid w:val="00033DBC"/>
    <w:rsid w:val="00033E98"/>
    <w:rsid w:val="00034829"/>
    <w:rsid w:val="000361D7"/>
    <w:rsid w:val="00036361"/>
    <w:rsid w:val="000366D3"/>
    <w:rsid w:val="00036D2A"/>
    <w:rsid w:val="00036DA6"/>
    <w:rsid w:val="00037B88"/>
    <w:rsid w:val="00040F12"/>
    <w:rsid w:val="00041B6E"/>
    <w:rsid w:val="0004247A"/>
    <w:rsid w:val="00043611"/>
    <w:rsid w:val="00043940"/>
    <w:rsid w:val="0004647B"/>
    <w:rsid w:val="00050548"/>
    <w:rsid w:val="0005362D"/>
    <w:rsid w:val="00053954"/>
    <w:rsid w:val="00053DF4"/>
    <w:rsid w:val="00055957"/>
    <w:rsid w:val="00055E5E"/>
    <w:rsid w:val="00056EB4"/>
    <w:rsid w:val="00057FC6"/>
    <w:rsid w:val="00064031"/>
    <w:rsid w:val="000645C8"/>
    <w:rsid w:val="00064628"/>
    <w:rsid w:val="00067BC4"/>
    <w:rsid w:val="0007103F"/>
    <w:rsid w:val="00073FA6"/>
    <w:rsid w:val="00074B7C"/>
    <w:rsid w:val="000752A0"/>
    <w:rsid w:val="0007538F"/>
    <w:rsid w:val="00076ACD"/>
    <w:rsid w:val="000838A9"/>
    <w:rsid w:val="00084745"/>
    <w:rsid w:val="00084B83"/>
    <w:rsid w:val="00085133"/>
    <w:rsid w:val="00085294"/>
    <w:rsid w:val="000853EA"/>
    <w:rsid w:val="00086538"/>
    <w:rsid w:val="00087BFB"/>
    <w:rsid w:val="00087F7F"/>
    <w:rsid w:val="00090AEA"/>
    <w:rsid w:val="00091352"/>
    <w:rsid w:val="00091695"/>
    <w:rsid w:val="00092BC0"/>
    <w:rsid w:val="00093DBE"/>
    <w:rsid w:val="00094497"/>
    <w:rsid w:val="0009631F"/>
    <w:rsid w:val="000966F8"/>
    <w:rsid w:val="000975C4"/>
    <w:rsid w:val="00097AF8"/>
    <w:rsid w:val="00097E56"/>
    <w:rsid w:val="000A0BA5"/>
    <w:rsid w:val="000A190D"/>
    <w:rsid w:val="000A2159"/>
    <w:rsid w:val="000A45C8"/>
    <w:rsid w:val="000A6073"/>
    <w:rsid w:val="000A6EFD"/>
    <w:rsid w:val="000A7494"/>
    <w:rsid w:val="000B0A65"/>
    <w:rsid w:val="000B0ACC"/>
    <w:rsid w:val="000B2889"/>
    <w:rsid w:val="000B467F"/>
    <w:rsid w:val="000B5683"/>
    <w:rsid w:val="000B5EB7"/>
    <w:rsid w:val="000B7D68"/>
    <w:rsid w:val="000B7F13"/>
    <w:rsid w:val="000C0312"/>
    <w:rsid w:val="000C051F"/>
    <w:rsid w:val="000C11F1"/>
    <w:rsid w:val="000C140D"/>
    <w:rsid w:val="000C23B9"/>
    <w:rsid w:val="000C3A22"/>
    <w:rsid w:val="000C3C27"/>
    <w:rsid w:val="000C491F"/>
    <w:rsid w:val="000C6929"/>
    <w:rsid w:val="000C6E8C"/>
    <w:rsid w:val="000C74DF"/>
    <w:rsid w:val="000C7C69"/>
    <w:rsid w:val="000D08B3"/>
    <w:rsid w:val="000D0BC0"/>
    <w:rsid w:val="000D1577"/>
    <w:rsid w:val="000D2058"/>
    <w:rsid w:val="000D2327"/>
    <w:rsid w:val="000D390A"/>
    <w:rsid w:val="000D3931"/>
    <w:rsid w:val="000D3970"/>
    <w:rsid w:val="000D45DF"/>
    <w:rsid w:val="000D49E2"/>
    <w:rsid w:val="000D4BC7"/>
    <w:rsid w:val="000D4DD9"/>
    <w:rsid w:val="000D6BBE"/>
    <w:rsid w:val="000D7627"/>
    <w:rsid w:val="000E0410"/>
    <w:rsid w:val="000E0BB4"/>
    <w:rsid w:val="000E0E42"/>
    <w:rsid w:val="000E10A5"/>
    <w:rsid w:val="000E254C"/>
    <w:rsid w:val="000E5AE0"/>
    <w:rsid w:val="000E5DD5"/>
    <w:rsid w:val="000E6344"/>
    <w:rsid w:val="000E666C"/>
    <w:rsid w:val="000E7917"/>
    <w:rsid w:val="000E7F60"/>
    <w:rsid w:val="000F020A"/>
    <w:rsid w:val="000F120B"/>
    <w:rsid w:val="000F1884"/>
    <w:rsid w:val="000F1951"/>
    <w:rsid w:val="000F1C46"/>
    <w:rsid w:val="000F3E58"/>
    <w:rsid w:val="000F49C3"/>
    <w:rsid w:val="000F555C"/>
    <w:rsid w:val="000F5573"/>
    <w:rsid w:val="000F6126"/>
    <w:rsid w:val="00100615"/>
    <w:rsid w:val="00104CED"/>
    <w:rsid w:val="00104F80"/>
    <w:rsid w:val="00106F08"/>
    <w:rsid w:val="0010774F"/>
    <w:rsid w:val="001104A7"/>
    <w:rsid w:val="001108DF"/>
    <w:rsid w:val="00110A00"/>
    <w:rsid w:val="00112FF6"/>
    <w:rsid w:val="00113AB7"/>
    <w:rsid w:val="00113D4D"/>
    <w:rsid w:val="00114F89"/>
    <w:rsid w:val="00117891"/>
    <w:rsid w:val="001208D7"/>
    <w:rsid w:val="00120ED8"/>
    <w:rsid w:val="001233B8"/>
    <w:rsid w:val="00123CE9"/>
    <w:rsid w:val="0012628C"/>
    <w:rsid w:val="00127510"/>
    <w:rsid w:val="00131252"/>
    <w:rsid w:val="00131B45"/>
    <w:rsid w:val="00131B51"/>
    <w:rsid w:val="00131D79"/>
    <w:rsid w:val="00132FB1"/>
    <w:rsid w:val="0013351E"/>
    <w:rsid w:val="00134A17"/>
    <w:rsid w:val="00134AEF"/>
    <w:rsid w:val="001353B7"/>
    <w:rsid w:val="00136059"/>
    <w:rsid w:val="001365EE"/>
    <w:rsid w:val="00137147"/>
    <w:rsid w:val="00141F82"/>
    <w:rsid w:val="00142622"/>
    <w:rsid w:val="00143550"/>
    <w:rsid w:val="0014372C"/>
    <w:rsid w:val="001440AC"/>
    <w:rsid w:val="00144636"/>
    <w:rsid w:val="00144C80"/>
    <w:rsid w:val="00144FD3"/>
    <w:rsid w:val="0014547C"/>
    <w:rsid w:val="00145E26"/>
    <w:rsid w:val="0014622F"/>
    <w:rsid w:val="0014704D"/>
    <w:rsid w:val="001519C1"/>
    <w:rsid w:val="00151DBE"/>
    <w:rsid w:val="00152154"/>
    <w:rsid w:val="0015236A"/>
    <w:rsid w:val="001536DC"/>
    <w:rsid w:val="001537C9"/>
    <w:rsid w:val="00153D4E"/>
    <w:rsid w:val="00155BB5"/>
    <w:rsid w:val="00155E08"/>
    <w:rsid w:val="0015686C"/>
    <w:rsid w:val="00156BB0"/>
    <w:rsid w:val="00157A82"/>
    <w:rsid w:val="00160D8E"/>
    <w:rsid w:val="00160D95"/>
    <w:rsid w:val="00162684"/>
    <w:rsid w:val="0016291B"/>
    <w:rsid w:val="001636C4"/>
    <w:rsid w:val="001637B6"/>
    <w:rsid w:val="00163E08"/>
    <w:rsid w:val="00163FBA"/>
    <w:rsid w:val="00164B3A"/>
    <w:rsid w:val="00167ADF"/>
    <w:rsid w:val="0017053C"/>
    <w:rsid w:val="00170CCE"/>
    <w:rsid w:val="00171CEC"/>
    <w:rsid w:val="00172A7D"/>
    <w:rsid w:val="001751E1"/>
    <w:rsid w:val="00176697"/>
    <w:rsid w:val="00180708"/>
    <w:rsid w:val="00181085"/>
    <w:rsid w:val="00181625"/>
    <w:rsid w:val="00183A05"/>
    <w:rsid w:val="00183FF6"/>
    <w:rsid w:val="00193A1B"/>
    <w:rsid w:val="00193BCC"/>
    <w:rsid w:val="00195C83"/>
    <w:rsid w:val="00196B6F"/>
    <w:rsid w:val="001A047D"/>
    <w:rsid w:val="001A2B0F"/>
    <w:rsid w:val="001A302F"/>
    <w:rsid w:val="001A3166"/>
    <w:rsid w:val="001A45AD"/>
    <w:rsid w:val="001A48A1"/>
    <w:rsid w:val="001A4A23"/>
    <w:rsid w:val="001A60B8"/>
    <w:rsid w:val="001A62D6"/>
    <w:rsid w:val="001B14E1"/>
    <w:rsid w:val="001B1D0C"/>
    <w:rsid w:val="001B1FBF"/>
    <w:rsid w:val="001B1FF5"/>
    <w:rsid w:val="001B2675"/>
    <w:rsid w:val="001B3C2E"/>
    <w:rsid w:val="001B4968"/>
    <w:rsid w:val="001B4DC5"/>
    <w:rsid w:val="001B7239"/>
    <w:rsid w:val="001C3179"/>
    <w:rsid w:val="001C3335"/>
    <w:rsid w:val="001C4EA6"/>
    <w:rsid w:val="001D0C65"/>
    <w:rsid w:val="001D30CB"/>
    <w:rsid w:val="001E0F9B"/>
    <w:rsid w:val="001E20C4"/>
    <w:rsid w:val="001E30AA"/>
    <w:rsid w:val="001E42D7"/>
    <w:rsid w:val="001E565D"/>
    <w:rsid w:val="001F12B3"/>
    <w:rsid w:val="001F1458"/>
    <w:rsid w:val="001F1A3C"/>
    <w:rsid w:val="001F1B23"/>
    <w:rsid w:val="001F2754"/>
    <w:rsid w:val="001F387C"/>
    <w:rsid w:val="001F5437"/>
    <w:rsid w:val="001F5EAE"/>
    <w:rsid w:val="001F5FA1"/>
    <w:rsid w:val="001F77EB"/>
    <w:rsid w:val="00201F44"/>
    <w:rsid w:val="002040EC"/>
    <w:rsid w:val="00204C2E"/>
    <w:rsid w:val="00205F18"/>
    <w:rsid w:val="00205F22"/>
    <w:rsid w:val="0020646F"/>
    <w:rsid w:val="00207215"/>
    <w:rsid w:val="0021023B"/>
    <w:rsid w:val="00211F42"/>
    <w:rsid w:val="00213551"/>
    <w:rsid w:val="002155E3"/>
    <w:rsid w:val="0021581B"/>
    <w:rsid w:val="00215A63"/>
    <w:rsid w:val="0021653F"/>
    <w:rsid w:val="00216A3B"/>
    <w:rsid w:val="002178AF"/>
    <w:rsid w:val="002209D8"/>
    <w:rsid w:val="00223275"/>
    <w:rsid w:val="0022396A"/>
    <w:rsid w:val="002258DF"/>
    <w:rsid w:val="0023267E"/>
    <w:rsid w:val="00233857"/>
    <w:rsid w:val="002349A8"/>
    <w:rsid w:val="0023522B"/>
    <w:rsid w:val="002352C3"/>
    <w:rsid w:val="00235B2F"/>
    <w:rsid w:val="00235B66"/>
    <w:rsid w:val="002365B7"/>
    <w:rsid w:val="00236A7A"/>
    <w:rsid w:val="00236C32"/>
    <w:rsid w:val="0023717F"/>
    <w:rsid w:val="00241763"/>
    <w:rsid w:val="00242449"/>
    <w:rsid w:val="002436FF"/>
    <w:rsid w:val="00243A52"/>
    <w:rsid w:val="002442A7"/>
    <w:rsid w:val="00245078"/>
    <w:rsid w:val="00245E36"/>
    <w:rsid w:val="00246542"/>
    <w:rsid w:val="0024686D"/>
    <w:rsid w:val="00246ADD"/>
    <w:rsid w:val="00246CA8"/>
    <w:rsid w:val="002470B2"/>
    <w:rsid w:val="00250727"/>
    <w:rsid w:val="00257317"/>
    <w:rsid w:val="00260145"/>
    <w:rsid w:val="0026275E"/>
    <w:rsid w:val="002634CF"/>
    <w:rsid w:val="00263DBE"/>
    <w:rsid w:val="00266613"/>
    <w:rsid w:val="002678E4"/>
    <w:rsid w:val="00273318"/>
    <w:rsid w:val="0027408E"/>
    <w:rsid w:val="00275770"/>
    <w:rsid w:val="002758CA"/>
    <w:rsid w:val="00276043"/>
    <w:rsid w:val="002762EF"/>
    <w:rsid w:val="0027704E"/>
    <w:rsid w:val="00281B59"/>
    <w:rsid w:val="002845A2"/>
    <w:rsid w:val="00284AB4"/>
    <w:rsid w:val="00286FDC"/>
    <w:rsid w:val="00287A92"/>
    <w:rsid w:val="002904B3"/>
    <w:rsid w:val="00290BE7"/>
    <w:rsid w:val="00291C18"/>
    <w:rsid w:val="00296A32"/>
    <w:rsid w:val="002A1D92"/>
    <w:rsid w:val="002A1DA8"/>
    <w:rsid w:val="002A3538"/>
    <w:rsid w:val="002A53AE"/>
    <w:rsid w:val="002A721C"/>
    <w:rsid w:val="002A757E"/>
    <w:rsid w:val="002A7594"/>
    <w:rsid w:val="002A75D3"/>
    <w:rsid w:val="002B02CB"/>
    <w:rsid w:val="002B03B4"/>
    <w:rsid w:val="002B03F4"/>
    <w:rsid w:val="002B2FDF"/>
    <w:rsid w:val="002B38E9"/>
    <w:rsid w:val="002B49A9"/>
    <w:rsid w:val="002B5357"/>
    <w:rsid w:val="002B5D40"/>
    <w:rsid w:val="002B5EC2"/>
    <w:rsid w:val="002B789C"/>
    <w:rsid w:val="002B7D32"/>
    <w:rsid w:val="002C17D0"/>
    <w:rsid w:val="002C3374"/>
    <w:rsid w:val="002C3CD6"/>
    <w:rsid w:val="002C3E29"/>
    <w:rsid w:val="002C4CA6"/>
    <w:rsid w:val="002C58CC"/>
    <w:rsid w:val="002C6B2F"/>
    <w:rsid w:val="002D02BB"/>
    <w:rsid w:val="002D281F"/>
    <w:rsid w:val="002D2D1D"/>
    <w:rsid w:val="002D4558"/>
    <w:rsid w:val="002D56FC"/>
    <w:rsid w:val="002E0EF5"/>
    <w:rsid w:val="002E1268"/>
    <w:rsid w:val="002E1766"/>
    <w:rsid w:val="002E2C12"/>
    <w:rsid w:val="002E32E0"/>
    <w:rsid w:val="002E396D"/>
    <w:rsid w:val="002E4DBB"/>
    <w:rsid w:val="002E4F88"/>
    <w:rsid w:val="002E54BA"/>
    <w:rsid w:val="002E7270"/>
    <w:rsid w:val="002F2D1E"/>
    <w:rsid w:val="002F696B"/>
    <w:rsid w:val="002F784B"/>
    <w:rsid w:val="0030071C"/>
    <w:rsid w:val="00300CC5"/>
    <w:rsid w:val="00302F8F"/>
    <w:rsid w:val="00303764"/>
    <w:rsid w:val="00303B81"/>
    <w:rsid w:val="00304395"/>
    <w:rsid w:val="00305C56"/>
    <w:rsid w:val="00306131"/>
    <w:rsid w:val="0030646E"/>
    <w:rsid w:val="00310F8E"/>
    <w:rsid w:val="00310FED"/>
    <w:rsid w:val="003125A2"/>
    <w:rsid w:val="00312C5C"/>
    <w:rsid w:val="00313340"/>
    <w:rsid w:val="00313540"/>
    <w:rsid w:val="0031684F"/>
    <w:rsid w:val="0031722B"/>
    <w:rsid w:val="00317A45"/>
    <w:rsid w:val="00317E43"/>
    <w:rsid w:val="0032029D"/>
    <w:rsid w:val="00321694"/>
    <w:rsid w:val="003221BF"/>
    <w:rsid w:val="00324230"/>
    <w:rsid w:val="003245F6"/>
    <w:rsid w:val="00324864"/>
    <w:rsid w:val="00326412"/>
    <w:rsid w:val="00326F86"/>
    <w:rsid w:val="003313ED"/>
    <w:rsid w:val="00331A92"/>
    <w:rsid w:val="00332F35"/>
    <w:rsid w:val="00333361"/>
    <w:rsid w:val="00333548"/>
    <w:rsid w:val="00334C8C"/>
    <w:rsid w:val="00335ACA"/>
    <w:rsid w:val="00335C4C"/>
    <w:rsid w:val="0033625E"/>
    <w:rsid w:val="0033716D"/>
    <w:rsid w:val="003408EF"/>
    <w:rsid w:val="0034284E"/>
    <w:rsid w:val="00347D2A"/>
    <w:rsid w:val="00350114"/>
    <w:rsid w:val="00350D22"/>
    <w:rsid w:val="0035142B"/>
    <w:rsid w:val="00351C31"/>
    <w:rsid w:val="003549B5"/>
    <w:rsid w:val="003554CF"/>
    <w:rsid w:val="003555C7"/>
    <w:rsid w:val="0035567A"/>
    <w:rsid w:val="00355B64"/>
    <w:rsid w:val="003567CD"/>
    <w:rsid w:val="00356B8D"/>
    <w:rsid w:val="0036076B"/>
    <w:rsid w:val="00360C3D"/>
    <w:rsid w:val="00360E76"/>
    <w:rsid w:val="00362C29"/>
    <w:rsid w:val="0036428B"/>
    <w:rsid w:val="0036560C"/>
    <w:rsid w:val="00366CB6"/>
    <w:rsid w:val="00367D71"/>
    <w:rsid w:val="00370015"/>
    <w:rsid w:val="00371CFE"/>
    <w:rsid w:val="00372AB5"/>
    <w:rsid w:val="00373F4C"/>
    <w:rsid w:val="00374369"/>
    <w:rsid w:val="00375356"/>
    <w:rsid w:val="00375776"/>
    <w:rsid w:val="0037595F"/>
    <w:rsid w:val="00376C6D"/>
    <w:rsid w:val="00376F9D"/>
    <w:rsid w:val="00377B79"/>
    <w:rsid w:val="00382399"/>
    <w:rsid w:val="00385DA6"/>
    <w:rsid w:val="00386226"/>
    <w:rsid w:val="00386F51"/>
    <w:rsid w:val="00390095"/>
    <w:rsid w:val="00390414"/>
    <w:rsid w:val="00390575"/>
    <w:rsid w:val="003919C5"/>
    <w:rsid w:val="00392769"/>
    <w:rsid w:val="0039375E"/>
    <w:rsid w:val="003942D4"/>
    <w:rsid w:val="00394A54"/>
    <w:rsid w:val="0039521B"/>
    <w:rsid w:val="0039537A"/>
    <w:rsid w:val="00395592"/>
    <w:rsid w:val="00395D49"/>
    <w:rsid w:val="003972F7"/>
    <w:rsid w:val="003976F5"/>
    <w:rsid w:val="003A0680"/>
    <w:rsid w:val="003A1292"/>
    <w:rsid w:val="003A2A31"/>
    <w:rsid w:val="003A542C"/>
    <w:rsid w:val="003A5B4F"/>
    <w:rsid w:val="003A6191"/>
    <w:rsid w:val="003A6BF7"/>
    <w:rsid w:val="003A7682"/>
    <w:rsid w:val="003A79BC"/>
    <w:rsid w:val="003B055F"/>
    <w:rsid w:val="003B0D28"/>
    <w:rsid w:val="003B15DD"/>
    <w:rsid w:val="003B1D2D"/>
    <w:rsid w:val="003B207A"/>
    <w:rsid w:val="003B2F2A"/>
    <w:rsid w:val="003B3B79"/>
    <w:rsid w:val="003B4C75"/>
    <w:rsid w:val="003B4F61"/>
    <w:rsid w:val="003B52A5"/>
    <w:rsid w:val="003B5A9B"/>
    <w:rsid w:val="003B70BD"/>
    <w:rsid w:val="003B7104"/>
    <w:rsid w:val="003B7B31"/>
    <w:rsid w:val="003C3004"/>
    <w:rsid w:val="003C348B"/>
    <w:rsid w:val="003C5CBE"/>
    <w:rsid w:val="003D0EF8"/>
    <w:rsid w:val="003D160E"/>
    <w:rsid w:val="003D2918"/>
    <w:rsid w:val="003D2CEF"/>
    <w:rsid w:val="003D3BD9"/>
    <w:rsid w:val="003E1220"/>
    <w:rsid w:val="003E2A1C"/>
    <w:rsid w:val="003E40A6"/>
    <w:rsid w:val="003E4740"/>
    <w:rsid w:val="003E6907"/>
    <w:rsid w:val="003E6AA5"/>
    <w:rsid w:val="003F03FC"/>
    <w:rsid w:val="003F04DA"/>
    <w:rsid w:val="003F170D"/>
    <w:rsid w:val="003F1CD3"/>
    <w:rsid w:val="003F22AE"/>
    <w:rsid w:val="003F2DE7"/>
    <w:rsid w:val="003F3AD9"/>
    <w:rsid w:val="003F4397"/>
    <w:rsid w:val="003F76C4"/>
    <w:rsid w:val="003F7FF8"/>
    <w:rsid w:val="0040110C"/>
    <w:rsid w:val="004013CD"/>
    <w:rsid w:val="004022FA"/>
    <w:rsid w:val="00402B9D"/>
    <w:rsid w:val="0040320E"/>
    <w:rsid w:val="004041A6"/>
    <w:rsid w:val="00404B58"/>
    <w:rsid w:val="00405873"/>
    <w:rsid w:val="00406838"/>
    <w:rsid w:val="00406A9D"/>
    <w:rsid w:val="00407B14"/>
    <w:rsid w:val="004114D2"/>
    <w:rsid w:val="00411773"/>
    <w:rsid w:val="00411F18"/>
    <w:rsid w:val="004126A8"/>
    <w:rsid w:val="00412E53"/>
    <w:rsid w:val="0041332E"/>
    <w:rsid w:val="00414182"/>
    <w:rsid w:val="00414383"/>
    <w:rsid w:val="00415077"/>
    <w:rsid w:val="004153B4"/>
    <w:rsid w:val="004153E1"/>
    <w:rsid w:val="00416C07"/>
    <w:rsid w:val="00417241"/>
    <w:rsid w:val="00417796"/>
    <w:rsid w:val="00417E11"/>
    <w:rsid w:val="004240D6"/>
    <w:rsid w:val="00425042"/>
    <w:rsid w:val="004253A4"/>
    <w:rsid w:val="00425F24"/>
    <w:rsid w:val="00426174"/>
    <w:rsid w:val="00426E40"/>
    <w:rsid w:val="00427956"/>
    <w:rsid w:val="00427F70"/>
    <w:rsid w:val="00430053"/>
    <w:rsid w:val="0043190A"/>
    <w:rsid w:val="00431D59"/>
    <w:rsid w:val="0043356B"/>
    <w:rsid w:val="00433887"/>
    <w:rsid w:val="00434158"/>
    <w:rsid w:val="00434EB4"/>
    <w:rsid w:val="004364FE"/>
    <w:rsid w:val="00436DBA"/>
    <w:rsid w:val="00436E85"/>
    <w:rsid w:val="00437F87"/>
    <w:rsid w:val="00440B1A"/>
    <w:rsid w:val="00441C78"/>
    <w:rsid w:val="004464C0"/>
    <w:rsid w:val="004467A9"/>
    <w:rsid w:val="0044743D"/>
    <w:rsid w:val="00447F70"/>
    <w:rsid w:val="00450151"/>
    <w:rsid w:val="0045035F"/>
    <w:rsid w:val="00450D18"/>
    <w:rsid w:val="0045162D"/>
    <w:rsid w:val="00451E33"/>
    <w:rsid w:val="00453367"/>
    <w:rsid w:val="00453D91"/>
    <w:rsid w:val="0045579F"/>
    <w:rsid w:val="004568A5"/>
    <w:rsid w:val="00460227"/>
    <w:rsid w:val="00461837"/>
    <w:rsid w:val="00462BA7"/>
    <w:rsid w:val="0046496D"/>
    <w:rsid w:val="00465584"/>
    <w:rsid w:val="00466BE4"/>
    <w:rsid w:val="004677B0"/>
    <w:rsid w:val="004701E4"/>
    <w:rsid w:val="00471811"/>
    <w:rsid w:val="00471DA4"/>
    <w:rsid w:val="00471EEB"/>
    <w:rsid w:val="004722F3"/>
    <w:rsid w:val="00473FC8"/>
    <w:rsid w:val="004742BB"/>
    <w:rsid w:val="004746DA"/>
    <w:rsid w:val="00475713"/>
    <w:rsid w:val="00476DE6"/>
    <w:rsid w:val="004771FE"/>
    <w:rsid w:val="004802B5"/>
    <w:rsid w:val="00480F5B"/>
    <w:rsid w:val="00480FAF"/>
    <w:rsid w:val="00481819"/>
    <w:rsid w:val="00482DEC"/>
    <w:rsid w:val="00484C27"/>
    <w:rsid w:val="00484CD2"/>
    <w:rsid w:val="004854FB"/>
    <w:rsid w:val="004855CE"/>
    <w:rsid w:val="00485EA6"/>
    <w:rsid w:val="00486B9F"/>
    <w:rsid w:val="00487B29"/>
    <w:rsid w:val="004907BE"/>
    <w:rsid w:val="00490B67"/>
    <w:rsid w:val="00490EC9"/>
    <w:rsid w:val="004911AB"/>
    <w:rsid w:val="00493647"/>
    <w:rsid w:val="00493DA8"/>
    <w:rsid w:val="004941CD"/>
    <w:rsid w:val="0049565C"/>
    <w:rsid w:val="00495A17"/>
    <w:rsid w:val="004960A9"/>
    <w:rsid w:val="00496F88"/>
    <w:rsid w:val="004970C9"/>
    <w:rsid w:val="004A1255"/>
    <w:rsid w:val="004A1300"/>
    <w:rsid w:val="004A23A3"/>
    <w:rsid w:val="004A453F"/>
    <w:rsid w:val="004A4669"/>
    <w:rsid w:val="004A5B96"/>
    <w:rsid w:val="004A69C2"/>
    <w:rsid w:val="004A6DB8"/>
    <w:rsid w:val="004B0CE8"/>
    <w:rsid w:val="004B355D"/>
    <w:rsid w:val="004B662E"/>
    <w:rsid w:val="004B7325"/>
    <w:rsid w:val="004C0EDA"/>
    <w:rsid w:val="004C1367"/>
    <w:rsid w:val="004C27E2"/>
    <w:rsid w:val="004C3F7A"/>
    <w:rsid w:val="004C47A1"/>
    <w:rsid w:val="004C47F2"/>
    <w:rsid w:val="004C486D"/>
    <w:rsid w:val="004C64FC"/>
    <w:rsid w:val="004C69E9"/>
    <w:rsid w:val="004C76DD"/>
    <w:rsid w:val="004C7C3D"/>
    <w:rsid w:val="004D1CAC"/>
    <w:rsid w:val="004D26B2"/>
    <w:rsid w:val="004D2751"/>
    <w:rsid w:val="004D384C"/>
    <w:rsid w:val="004D6AA6"/>
    <w:rsid w:val="004E1433"/>
    <w:rsid w:val="004E14F4"/>
    <w:rsid w:val="004E1546"/>
    <w:rsid w:val="004E2DF5"/>
    <w:rsid w:val="004E5306"/>
    <w:rsid w:val="004E5528"/>
    <w:rsid w:val="004E5C4D"/>
    <w:rsid w:val="004E7248"/>
    <w:rsid w:val="004E796C"/>
    <w:rsid w:val="004E7ED4"/>
    <w:rsid w:val="004F0440"/>
    <w:rsid w:val="004F19ED"/>
    <w:rsid w:val="004F2332"/>
    <w:rsid w:val="004F29AB"/>
    <w:rsid w:val="004F2B30"/>
    <w:rsid w:val="004F4FB1"/>
    <w:rsid w:val="004F5E16"/>
    <w:rsid w:val="004F5F8A"/>
    <w:rsid w:val="005004AF"/>
    <w:rsid w:val="00500F53"/>
    <w:rsid w:val="00501BDD"/>
    <w:rsid w:val="005035B7"/>
    <w:rsid w:val="00504548"/>
    <w:rsid w:val="00505B79"/>
    <w:rsid w:val="00505BB7"/>
    <w:rsid w:val="00507301"/>
    <w:rsid w:val="0051023D"/>
    <w:rsid w:val="00511E16"/>
    <w:rsid w:val="005121A8"/>
    <w:rsid w:val="005121C6"/>
    <w:rsid w:val="005131BF"/>
    <w:rsid w:val="00515BF4"/>
    <w:rsid w:val="00515F55"/>
    <w:rsid w:val="00515F5B"/>
    <w:rsid w:val="00517AC8"/>
    <w:rsid w:val="00517FA9"/>
    <w:rsid w:val="00520916"/>
    <w:rsid w:val="005209EA"/>
    <w:rsid w:val="005214A4"/>
    <w:rsid w:val="0052181D"/>
    <w:rsid w:val="00521B14"/>
    <w:rsid w:val="005226ED"/>
    <w:rsid w:val="00523104"/>
    <w:rsid w:val="0052358F"/>
    <w:rsid w:val="00523D9D"/>
    <w:rsid w:val="00525952"/>
    <w:rsid w:val="00525A0A"/>
    <w:rsid w:val="00530D81"/>
    <w:rsid w:val="00530E1C"/>
    <w:rsid w:val="005323B3"/>
    <w:rsid w:val="00532C03"/>
    <w:rsid w:val="00534599"/>
    <w:rsid w:val="00534DF6"/>
    <w:rsid w:val="0053533A"/>
    <w:rsid w:val="00535D07"/>
    <w:rsid w:val="00537034"/>
    <w:rsid w:val="00541C22"/>
    <w:rsid w:val="005427EF"/>
    <w:rsid w:val="0054286E"/>
    <w:rsid w:val="005431B4"/>
    <w:rsid w:val="005441C5"/>
    <w:rsid w:val="00545D41"/>
    <w:rsid w:val="00546240"/>
    <w:rsid w:val="005462F4"/>
    <w:rsid w:val="00546AAC"/>
    <w:rsid w:val="005500E1"/>
    <w:rsid w:val="0055180B"/>
    <w:rsid w:val="00552F6B"/>
    <w:rsid w:val="00555372"/>
    <w:rsid w:val="00555585"/>
    <w:rsid w:val="005559C7"/>
    <w:rsid w:val="00555D8B"/>
    <w:rsid w:val="00556CF0"/>
    <w:rsid w:val="00556F51"/>
    <w:rsid w:val="00557A3D"/>
    <w:rsid w:val="00557AD4"/>
    <w:rsid w:val="005603C4"/>
    <w:rsid w:val="005615DD"/>
    <w:rsid w:val="00562478"/>
    <w:rsid w:val="00562EC4"/>
    <w:rsid w:val="00563112"/>
    <w:rsid w:val="00565165"/>
    <w:rsid w:val="00566633"/>
    <w:rsid w:val="00570DF6"/>
    <w:rsid w:val="00571A20"/>
    <w:rsid w:val="005724D4"/>
    <w:rsid w:val="005741F8"/>
    <w:rsid w:val="00576E4E"/>
    <w:rsid w:val="00577FC0"/>
    <w:rsid w:val="00580135"/>
    <w:rsid w:val="00580974"/>
    <w:rsid w:val="00581571"/>
    <w:rsid w:val="005823BE"/>
    <w:rsid w:val="005825E3"/>
    <w:rsid w:val="005826C9"/>
    <w:rsid w:val="00582F8F"/>
    <w:rsid w:val="00582FA9"/>
    <w:rsid w:val="005838C2"/>
    <w:rsid w:val="00584388"/>
    <w:rsid w:val="005851BD"/>
    <w:rsid w:val="00587161"/>
    <w:rsid w:val="005877B9"/>
    <w:rsid w:val="00587BDD"/>
    <w:rsid w:val="00590372"/>
    <w:rsid w:val="00590EE9"/>
    <w:rsid w:val="005923E4"/>
    <w:rsid w:val="005944E3"/>
    <w:rsid w:val="005961DE"/>
    <w:rsid w:val="00596B5A"/>
    <w:rsid w:val="005A0491"/>
    <w:rsid w:val="005A0B05"/>
    <w:rsid w:val="005A0FC4"/>
    <w:rsid w:val="005A2DB7"/>
    <w:rsid w:val="005A4F65"/>
    <w:rsid w:val="005A6DC6"/>
    <w:rsid w:val="005A78CE"/>
    <w:rsid w:val="005B2142"/>
    <w:rsid w:val="005B2AB4"/>
    <w:rsid w:val="005B2B56"/>
    <w:rsid w:val="005B2C2E"/>
    <w:rsid w:val="005B2DC2"/>
    <w:rsid w:val="005B3EA8"/>
    <w:rsid w:val="005B7A09"/>
    <w:rsid w:val="005B7BDC"/>
    <w:rsid w:val="005B7E32"/>
    <w:rsid w:val="005C24D9"/>
    <w:rsid w:val="005C3FC0"/>
    <w:rsid w:val="005C626A"/>
    <w:rsid w:val="005C6FE7"/>
    <w:rsid w:val="005C761A"/>
    <w:rsid w:val="005D0068"/>
    <w:rsid w:val="005D0E7A"/>
    <w:rsid w:val="005D26B4"/>
    <w:rsid w:val="005D32EA"/>
    <w:rsid w:val="005D3722"/>
    <w:rsid w:val="005D55D6"/>
    <w:rsid w:val="005D62C4"/>
    <w:rsid w:val="005D693A"/>
    <w:rsid w:val="005E0300"/>
    <w:rsid w:val="005E1417"/>
    <w:rsid w:val="005E1E3B"/>
    <w:rsid w:val="005E284E"/>
    <w:rsid w:val="005E30B2"/>
    <w:rsid w:val="005E4300"/>
    <w:rsid w:val="005E4599"/>
    <w:rsid w:val="005E5BC2"/>
    <w:rsid w:val="005E6176"/>
    <w:rsid w:val="005F0A20"/>
    <w:rsid w:val="005F248D"/>
    <w:rsid w:val="005F5516"/>
    <w:rsid w:val="005F6913"/>
    <w:rsid w:val="005F72A9"/>
    <w:rsid w:val="005F7CB2"/>
    <w:rsid w:val="00601C50"/>
    <w:rsid w:val="00604301"/>
    <w:rsid w:val="006043B4"/>
    <w:rsid w:val="006054F9"/>
    <w:rsid w:val="00605A75"/>
    <w:rsid w:val="00606904"/>
    <w:rsid w:val="0060690D"/>
    <w:rsid w:val="0061004E"/>
    <w:rsid w:val="006103D1"/>
    <w:rsid w:val="00611A09"/>
    <w:rsid w:val="0061293D"/>
    <w:rsid w:val="00613562"/>
    <w:rsid w:val="00614083"/>
    <w:rsid w:val="0061483D"/>
    <w:rsid w:val="006217A5"/>
    <w:rsid w:val="00622754"/>
    <w:rsid w:val="006229BB"/>
    <w:rsid w:val="00623052"/>
    <w:rsid w:val="006252F3"/>
    <w:rsid w:val="00625826"/>
    <w:rsid w:val="00626650"/>
    <w:rsid w:val="006266C1"/>
    <w:rsid w:val="006267FB"/>
    <w:rsid w:val="006268BC"/>
    <w:rsid w:val="00627285"/>
    <w:rsid w:val="00627503"/>
    <w:rsid w:val="0063038E"/>
    <w:rsid w:val="006310FF"/>
    <w:rsid w:val="006321B3"/>
    <w:rsid w:val="006323EB"/>
    <w:rsid w:val="0063245D"/>
    <w:rsid w:val="00632DF8"/>
    <w:rsid w:val="00633BE1"/>
    <w:rsid w:val="00633D6D"/>
    <w:rsid w:val="00633DA5"/>
    <w:rsid w:val="00634345"/>
    <w:rsid w:val="0063516E"/>
    <w:rsid w:val="006355CD"/>
    <w:rsid w:val="00635CFC"/>
    <w:rsid w:val="00636376"/>
    <w:rsid w:val="00636A63"/>
    <w:rsid w:val="00636B81"/>
    <w:rsid w:val="00636DEF"/>
    <w:rsid w:val="00637302"/>
    <w:rsid w:val="00637450"/>
    <w:rsid w:val="00640E8F"/>
    <w:rsid w:val="0064273C"/>
    <w:rsid w:val="006432C6"/>
    <w:rsid w:val="00643C63"/>
    <w:rsid w:val="00643C75"/>
    <w:rsid w:val="00643FC1"/>
    <w:rsid w:val="00644723"/>
    <w:rsid w:val="00644E2C"/>
    <w:rsid w:val="00645099"/>
    <w:rsid w:val="006459DB"/>
    <w:rsid w:val="00645CC3"/>
    <w:rsid w:val="00645EA1"/>
    <w:rsid w:val="00646036"/>
    <w:rsid w:val="00646AE1"/>
    <w:rsid w:val="006478DA"/>
    <w:rsid w:val="00647F09"/>
    <w:rsid w:val="00652300"/>
    <w:rsid w:val="00652C39"/>
    <w:rsid w:val="00652D91"/>
    <w:rsid w:val="00653544"/>
    <w:rsid w:val="00654E16"/>
    <w:rsid w:val="006568B1"/>
    <w:rsid w:val="00656BB0"/>
    <w:rsid w:val="00657B4E"/>
    <w:rsid w:val="00657CA9"/>
    <w:rsid w:val="00660932"/>
    <w:rsid w:val="00660A96"/>
    <w:rsid w:val="00661BEB"/>
    <w:rsid w:val="00662190"/>
    <w:rsid w:val="00663C60"/>
    <w:rsid w:val="006640B0"/>
    <w:rsid w:val="00666D7C"/>
    <w:rsid w:val="00667045"/>
    <w:rsid w:val="006701AB"/>
    <w:rsid w:val="00671E41"/>
    <w:rsid w:val="0067248C"/>
    <w:rsid w:val="00675C45"/>
    <w:rsid w:val="00676959"/>
    <w:rsid w:val="0067766C"/>
    <w:rsid w:val="00677AE0"/>
    <w:rsid w:val="00677D7E"/>
    <w:rsid w:val="00680A95"/>
    <w:rsid w:val="00680DB1"/>
    <w:rsid w:val="00683B61"/>
    <w:rsid w:val="00683F7A"/>
    <w:rsid w:val="0068555A"/>
    <w:rsid w:val="006870F5"/>
    <w:rsid w:val="006914D8"/>
    <w:rsid w:val="00694F3B"/>
    <w:rsid w:val="00695478"/>
    <w:rsid w:val="00696E75"/>
    <w:rsid w:val="006A0FAC"/>
    <w:rsid w:val="006A2D8F"/>
    <w:rsid w:val="006A3BBB"/>
    <w:rsid w:val="006A6839"/>
    <w:rsid w:val="006B077F"/>
    <w:rsid w:val="006B0EAF"/>
    <w:rsid w:val="006B2529"/>
    <w:rsid w:val="006B285D"/>
    <w:rsid w:val="006B52FC"/>
    <w:rsid w:val="006B6F22"/>
    <w:rsid w:val="006B7D28"/>
    <w:rsid w:val="006C00CA"/>
    <w:rsid w:val="006C0204"/>
    <w:rsid w:val="006C1BBB"/>
    <w:rsid w:val="006C2B26"/>
    <w:rsid w:val="006C31C2"/>
    <w:rsid w:val="006C68EE"/>
    <w:rsid w:val="006D1634"/>
    <w:rsid w:val="006D23A7"/>
    <w:rsid w:val="006D3A63"/>
    <w:rsid w:val="006D4116"/>
    <w:rsid w:val="006D4EDC"/>
    <w:rsid w:val="006D5403"/>
    <w:rsid w:val="006D5842"/>
    <w:rsid w:val="006D6335"/>
    <w:rsid w:val="006E122F"/>
    <w:rsid w:val="006E1D3D"/>
    <w:rsid w:val="006E35F2"/>
    <w:rsid w:val="006E3D07"/>
    <w:rsid w:val="006E4112"/>
    <w:rsid w:val="006E4345"/>
    <w:rsid w:val="006E43B1"/>
    <w:rsid w:val="006E6810"/>
    <w:rsid w:val="006E6A03"/>
    <w:rsid w:val="006E76F9"/>
    <w:rsid w:val="006F06B2"/>
    <w:rsid w:val="006F0785"/>
    <w:rsid w:val="006F098A"/>
    <w:rsid w:val="006F14BB"/>
    <w:rsid w:val="006F1979"/>
    <w:rsid w:val="006F32CD"/>
    <w:rsid w:val="006F4D87"/>
    <w:rsid w:val="006F6F6D"/>
    <w:rsid w:val="007030ED"/>
    <w:rsid w:val="00704315"/>
    <w:rsid w:val="00704765"/>
    <w:rsid w:val="00710D85"/>
    <w:rsid w:val="00710E7F"/>
    <w:rsid w:val="00711019"/>
    <w:rsid w:val="00714161"/>
    <w:rsid w:val="00715857"/>
    <w:rsid w:val="007160FC"/>
    <w:rsid w:val="007173FD"/>
    <w:rsid w:val="00721D19"/>
    <w:rsid w:val="0072264B"/>
    <w:rsid w:val="0072355A"/>
    <w:rsid w:val="007237AA"/>
    <w:rsid w:val="00723E16"/>
    <w:rsid w:val="00724188"/>
    <w:rsid w:val="007248A3"/>
    <w:rsid w:val="007272F5"/>
    <w:rsid w:val="00730195"/>
    <w:rsid w:val="00730380"/>
    <w:rsid w:val="0073072F"/>
    <w:rsid w:val="00730D0E"/>
    <w:rsid w:val="007331B8"/>
    <w:rsid w:val="00736DF4"/>
    <w:rsid w:val="0073763A"/>
    <w:rsid w:val="00737E43"/>
    <w:rsid w:val="00740E66"/>
    <w:rsid w:val="00745B3B"/>
    <w:rsid w:val="00746395"/>
    <w:rsid w:val="00746C13"/>
    <w:rsid w:val="007501E7"/>
    <w:rsid w:val="0075073B"/>
    <w:rsid w:val="007511D2"/>
    <w:rsid w:val="007526A7"/>
    <w:rsid w:val="007526C7"/>
    <w:rsid w:val="0075370A"/>
    <w:rsid w:val="00754147"/>
    <w:rsid w:val="00754BEC"/>
    <w:rsid w:val="00754F65"/>
    <w:rsid w:val="00755303"/>
    <w:rsid w:val="0075624D"/>
    <w:rsid w:val="0075709B"/>
    <w:rsid w:val="00760A48"/>
    <w:rsid w:val="007613C9"/>
    <w:rsid w:val="00762460"/>
    <w:rsid w:val="00763462"/>
    <w:rsid w:val="00764146"/>
    <w:rsid w:val="00764B5F"/>
    <w:rsid w:val="007652D9"/>
    <w:rsid w:val="007657D4"/>
    <w:rsid w:val="00767059"/>
    <w:rsid w:val="007675C6"/>
    <w:rsid w:val="007707D0"/>
    <w:rsid w:val="00770E57"/>
    <w:rsid w:val="00771890"/>
    <w:rsid w:val="0077275C"/>
    <w:rsid w:val="007730D2"/>
    <w:rsid w:val="00773225"/>
    <w:rsid w:val="00773BB9"/>
    <w:rsid w:val="00776908"/>
    <w:rsid w:val="00780531"/>
    <w:rsid w:val="00783DE9"/>
    <w:rsid w:val="00784084"/>
    <w:rsid w:val="007845CB"/>
    <w:rsid w:val="007849B1"/>
    <w:rsid w:val="00787017"/>
    <w:rsid w:val="00787D60"/>
    <w:rsid w:val="00787E41"/>
    <w:rsid w:val="00791710"/>
    <w:rsid w:val="0079283A"/>
    <w:rsid w:val="00793180"/>
    <w:rsid w:val="00793B30"/>
    <w:rsid w:val="00796E59"/>
    <w:rsid w:val="00797324"/>
    <w:rsid w:val="0079759C"/>
    <w:rsid w:val="007A0F18"/>
    <w:rsid w:val="007A2E58"/>
    <w:rsid w:val="007A3122"/>
    <w:rsid w:val="007A4F34"/>
    <w:rsid w:val="007B0299"/>
    <w:rsid w:val="007B4D2D"/>
    <w:rsid w:val="007B52DF"/>
    <w:rsid w:val="007B59C9"/>
    <w:rsid w:val="007B70C9"/>
    <w:rsid w:val="007C0626"/>
    <w:rsid w:val="007C06CF"/>
    <w:rsid w:val="007C0BEC"/>
    <w:rsid w:val="007C1EA6"/>
    <w:rsid w:val="007C27E4"/>
    <w:rsid w:val="007C2960"/>
    <w:rsid w:val="007C56C8"/>
    <w:rsid w:val="007C73FA"/>
    <w:rsid w:val="007D0AFD"/>
    <w:rsid w:val="007D1159"/>
    <w:rsid w:val="007D11DE"/>
    <w:rsid w:val="007D1E91"/>
    <w:rsid w:val="007D22EB"/>
    <w:rsid w:val="007D260F"/>
    <w:rsid w:val="007D356A"/>
    <w:rsid w:val="007D3DF8"/>
    <w:rsid w:val="007E3E0D"/>
    <w:rsid w:val="007E4DDD"/>
    <w:rsid w:val="007E54BA"/>
    <w:rsid w:val="007E6D44"/>
    <w:rsid w:val="007E7329"/>
    <w:rsid w:val="007E7405"/>
    <w:rsid w:val="007F1047"/>
    <w:rsid w:val="007F2297"/>
    <w:rsid w:val="007F26F2"/>
    <w:rsid w:val="007F53FD"/>
    <w:rsid w:val="007F69E1"/>
    <w:rsid w:val="007F76F2"/>
    <w:rsid w:val="0080115D"/>
    <w:rsid w:val="0080206E"/>
    <w:rsid w:val="00802F43"/>
    <w:rsid w:val="00804922"/>
    <w:rsid w:val="00804C09"/>
    <w:rsid w:val="00805965"/>
    <w:rsid w:val="008073B0"/>
    <w:rsid w:val="00810738"/>
    <w:rsid w:val="00810A03"/>
    <w:rsid w:val="00810D05"/>
    <w:rsid w:val="008112B4"/>
    <w:rsid w:val="008113CD"/>
    <w:rsid w:val="0081164B"/>
    <w:rsid w:val="008125E8"/>
    <w:rsid w:val="008126DD"/>
    <w:rsid w:val="00812784"/>
    <w:rsid w:val="00813C1C"/>
    <w:rsid w:val="00815F89"/>
    <w:rsid w:val="008162A5"/>
    <w:rsid w:val="00816302"/>
    <w:rsid w:val="00816D90"/>
    <w:rsid w:val="008171A4"/>
    <w:rsid w:val="00817DF7"/>
    <w:rsid w:val="00821005"/>
    <w:rsid w:val="008242F9"/>
    <w:rsid w:val="0082548E"/>
    <w:rsid w:val="00827EE9"/>
    <w:rsid w:val="00830CA2"/>
    <w:rsid w:val="00831108"/>
    <w:rsid w:val="008318B0"/>
    <w:rsid w:val="00832855"/>
    <w:rsid w:val="0083314E"/>
    <w:rsid w:val="0083392A"/>
    <w:rsid w:val="00834308"/>
    <w:rsid w:val="00834528"/>
    <w:rsid w:val="00834C5D"/>
    <w:rsid w:val="00835AC1"/>
    <w:rsid w:val="008418BD"/>
    <w:rsid w:val="00842079"/>
    <w:rsid w:val="00842086"/>
    <w:rsid w:val="00842BB7"/>
    <w:rsid w:val="00843FC8"/>
    <w:rsid w:val="008440FE"/>
    <w:rsid w:val="00844A43"/>
    <w:rsid w:val="00844E5D"/>
    <w:rsid w:val="00844E95"/>
    <w:rsid w:val="00845086"/>
    <w:rsid w:val="008459EE"/>
    <w:rsid w:val="00845FAD"/>
    <w:rsid w:val="00847D20"/>
    <w:rsid w:val="00847DAA"/>
    <w:rsid w:val="008506F5"/>
    <w:rsid w:val="00851BF5"/>
    <w:rsid w:val="008524EC"/>
    <w:rsid w:val="00852BA1"/>
    <w:rsid w:val="00857A51"/>
    <w:rsid w:val="008604A1"/>
    <w:rsid w:val="0086065B"/>
    <w:rsid w:val="008615E4"/>
    <w:rsid w:val="00861851"/>
    <w:rsid w:val="00862833"/>
    <w:rsid w:val="00862874"/>
    <w:rsid w:val="00862DE0"/>
    <w:rsid w:val="00865C4F"/>
    <w:rsid w:val="00870445"/>
    <w:rsid w:val="0087264C"/>
    <w:rsid w:val="00872F2D"/>
    <w:rsid w:val="008745D4"/>
    <w:rsid w:val="00874EC1"/>
    <w:rsid w:val="00875B2A"/>
    <w:rsid w:val="00875DFD"/>
    <w:rsid w:val="0087645D"/>
    <w:rsid w:val="008770A4"/>
    <w:rsid w:val="008772C5"/>
    <w:rsid w:val="0087757F"/>
    <w:rsid w:val="00877BD0"/>
    <w:rsid w:val="0088049E"/>
    <w:rsid w:val="00880B9F"/>
    <w:rsid w:val="00881124"/>
    <w:rsid w:val="008826A5"/>
    <w:rsid w:val="00883260"/>
    <w:rsid w:val="008835E3"/>
    <w:rsid w:val="00883CC9"/>
    <w:rsid w:val="00884B6D"/>
    <w:rsid w:val="00886DE0"/>
    <w:rsid w:val="00887F23"/>
    <w:rsid w:val="00890071"/>
    <w:rsid w:val="0089190C"/>
    <w:rsid w:val="00891E88"/>
    <w:rsid w:val="00892A0D"/>
    <w:rsid w:val="008937C1"/>
    <w:rsid w:val="00893A8E"/>
    <w:rsid w:val="00893C58"/>
    <w:rsid w:val="00894C3E"/>
    <w:rsid w:val="00895BB1"/>
    <w:rsid w:val="0089686A"/>
    <w:rsid w:val="008A014C"/>
    <w:rsid w:val="008A0C13"/>
    <w:rsid w:val="008A5020"/>
    <w:rsid w:val="008A6464"/>
    <w:rsid w:val="008A6F04"/>
    <w:rsid w:val="008B0209"/>
    <w:rsid w:val="008B0272"/>
    <w:rsid w:val="008B1DAB"/>
    <w:rsid w:val="008B2188"/>
    <w:rsid w:val="008B3294"/>
    <w:rsid w:val="008B36D7"/>
    <w:rsid w:val="008B48B4"/>
    <w:rsid w:val="008B50D0"/>
    <w:rsid w:val="008B58FA"/>
    <w:rsid w:val="008B6027"/>
    <w:rsid w:val="008B7277"/>
    <w:rsid w:val="008B7B78"/>
    <w:rsid w:val="008C0564"/>
    <w:rsid w:val="008C0A1E"/>
    <w:rsid w:val="008C0F8B"/>
    <w:rsid w:val="008C2100"/>
    <w:rsid w:val="008C23F3"/>
    <w:rsid w:val="008C4BAB"/>
    <w:rsid w:val="008C508F"/>
    <w:rsid w:val="008C5D8F"/>
    <w:rsid w:val="008C695E"/>
    <w:rsid w:val="008D06FF"/>
    <w:rsid w:val="008D1DC4"/>
    <w:rsid w:val="008D3567"/>
    <w:rsid w:val="008D3B7D"/>
    <w:rsid w:val="008D50E9"/>
    <w:rsid w:val="008D5124"/>
    <w:rsid w:val="008E1FEF"/>
    <w:rsid w:val="008E2C80"/>
    <w:rsid w:val="008E2EC4"/>
    <w:rsid w:val="008E41CF"/>
    <w:rsid w:val="008E462F"/>
    <w:rsid w:val="008E47CA"/>
    <w:rsid w:val="008E4BA2"/>
    <w:rsid w:val="008E6BE7"/>
    <w:rsid w:val="008F0818"/>
    <w:rsid w:val="008F0F00"/>
    <w:rsid w:val="008F2999"/>
    <w:rsid w:val="008F334F"/>
    <w:rsid w:val="008F3E36"/>
    <w:rsid w:val="008F5C40"/>
    <w:rsid w:val="008F6543"/>
    <w:rsid w:val="008F6CF4"/>
    <w:rsid w:val="009019F9"/>
    <w:rsid w:val="00901A35"/>
    <w:rsid w:val="00903B78"/>
    <w:rsid w:val="009048D7"/>
    <w:rsid w:val="00904B0D"/>
    <w:rsid w:val="00905572"/>
    <w:rsid w:val="00907C09"/>
    <w:rsid w:val="00907E33"/>
    <w:rsid w:val="0091048A"/>
    <w:rsid w:val="009109DE"/>
    <w:rsid w:val="009130A8"/>
    <w:rsid w:val="00914E5F"/>
    <w:rsid w:val="00915934"/>
    <w:rsid w:val="00915C0B"/>
    <w:rsid w:val="009169DB"/>
    <w:rsid w:val="00917BF6"/>
    <w:rsid w:val="00920933"/>
    <w:rsid w:val="009211CB"/>
    <w:rsid w:val="00921BDC"/>
    <w:rsid w:val="00921EA0"/>
    <w:rsid w:val="00924B9F"/>
    <w:rsid w:val="009251CA"/>
    <w:rsid w:val="0092610C"/>
    <w:rsid w:val="00927D8A"/>
    <w:rsid w:val="009314B7"/>
    <w:rsid w:val="0093158E"/>
    <w:rsid w:val="00931BE9"/>
    <w:rsid w:val="00933185"/>
    <w:rsid w:val="00933FD8"/>
    <w:rsid w:val="009358A1"/>
    <w:rsid w:val="009359F1"/>
    <w:rsid w:val="00936A2E"/>
    <w:rsid w:val="00936CDE"/>
    <w:rsid w:val="00940AD7"/>
    <w:rsid w:val="00941B3D"/>
    <w:rsid w:val="00941C40"/>
    <w:rsid w:val="00943E70"/>
    <w:rsid w:val="00945E19"/>
    <w:rsid w:val="00953FBE"/>
    <w:rsid w:val="00954F3E"/>
    <w:rsid w:val="00960168"/>
    <w:rsid w:val="00961F07"/>
    <w:rsid w:val="00962091"/>
    <w:rsid w:val="00962BA9"/>
    <w:rsid w:val="00963223"/>
    <w:rsid w:val="009632CD"/>
    <w:rsid w:val="0096387C"/>
    <w:rsid w:val="009657E7"/>
    <w:rsid w:val="0096596E"/>
    <w:rsid w:val="009673BD"/>
    <w:rsid w:val="00967503"/>
    <w:rsid w:val="009675F4"/>
    <w:rsid w:val="009678CB"/>
    <w:rsid w:val="00967FFC"/>
    <w:rsid w:val="00970086"/>
    <w:rsid w:val="009701DE"/>
    <w:rsid w:val="009705C5"/>
    <w:rsid w:val="00970923"/>
    <w:rsid w:val="00971270"/>
    <w:rsid w:val="00971B87"/>
    <w:rsid w:val="00971D95"/>
    <w:rsid w:val="00971FF4"/>
    <w:rsid w:val="009736B4"/>
    <w:rsid w:val="00975976"/>
    <w:rsid w:val="00977640"/>
    <w:rsid w:val="0098027B"/>
    <w:rsid w:val="0098088D"/>
    <w:rsid w:val="00982CF1"/>
    <w:rsid w:val="00982DE2"/>
    <w:rsid w:val="00982DF3"/>
    <w:rsid w:val="00984D0C"/>
    <w:rsid w:val="009855DA"/>
    <w:rsid w:val="00985E39"/>
    <w:rsid w:val="009861B1"/>
    <w:rsid w:val="00986BD5"/>
    <w:rsid w:val="009873E8"/>
    <w:rsid w:val="00987D57"/>
    <w:rsid w:val="009907B0"/>
    <w:rsid w:val="00991756"/>
    <w:rsid w:val="00992243"/>
    <w:rsid w:val="00992B2F"/>
    <w:rsid w:val="0099303C"/>
    <w:rsid w:val="00995CD4"/>
    <w:rsid w:val="00996EDA"/>
    <w:rsid w:val="009A0BFF"/>
    <w:rsid w:val="009A0DAA"/>
    <w:rsid w:val="009A286F"/>
    <w:rsid w:val="009A3D8D"/>
    <w:rsid w:val="009A645D"/>
    <w:rsid w:val="009A68DA"/>
    <w:rsid w:val="009A7A01"/>
    <w:rsid w:val="009B0CB0"/>
    <w:rsid w:val="009B129A"/>
    <w:rsid w:val="009B1896"/>
    <w:rsid w:val="009B47FA"/>
    <w:rsid w:val="009B4DBC"/>
    <w:rsid w:val="009B4FBA"/>
    <w:rsid w:val="009B57D1"/>
    <w:rsid w:val="009B62D8"/>
    <w:rsid w:val="009B698F"/>
    <w:rsid w:val="009B7A4A"/>
    <w:rsid w:val="009C0B7E"/>
    <w:rsid w:val="009C1721"/>
    <w:rsid w:val="009C195D"/>
    <w:rsid w:val="009C1E1A"/>
    <w:rsid w:val="009C2E2C"/>
    <w:rsid w:val="009C51DA"/>
    <w:rsid w:val="009C686B"/>
    <w:rsid w:val="009C7885"/>
    <w:rsid w:val="009C7FB2"/>
    <w:rsid w:val="009D2043"/>
    <w:rsid w:val="009D250C"/>
    <w:rsid w:val="009D2878"/>
    <w:rsid w:val="009D2B74"/>
    <w:rsid w:val="009D3BF7"/>
    <w:rsid w:val="009D7BA6"/>
    <w:rsid w:val="009E02B4"/>
    <w:rsid w:val="009E13B2"/>
    <w:rsid w:val="009E1D39"/>
    <w:rsid w:val="009E2BB7"/>
    <w:rsid w:val="009E391E"/>
    <w:rsid w:val="009E3B09"/>
    <w:rsid w:val="009E599B"/>
    <w:rsid w:val="009E6D28"/>
    <w:rsid w:val="009E6E73"/>
    <w:rsid w:val="009E761F"/>
    <w:rsid w:val="009E7745"/>
    <w:rsid w:val="009F0111"/>
    <w:rsid w:val="009F3975"/>
    <w:rsid w:val="009F39D2"/>
    <w:rsid w:val="009F44F2"/>
    <w:rsid w:val="009F45BF"/>
    <w:rsid w:val="009F4665"/>
    <w:rsid w:val="009F65F2"/>
    <w:rsid w:val="009F6C0E"/>
    <w:rsid w:val="009F6F76"/>
    <w:rsid w:val="009F796A"/>
    <w:rsid w:val="009F7DAE"/>
    <w:rsid w:val="00A0014A"/>
    <w:rsid w:val="00A010EE"/>
    <w:rsid w:val="00A0516F"/>
    <w:rsid w:val="00A05C10"/>
    <w:rsid w:val="00A06C6C"/>
    <w:rsid w:val="00A100B5"/>
    <w:rsid w:val="00A108FA"/>
    <w:rsid w:val="00A10D26"/>
    <w:rsid w:val="00A11BBF"/>
    <w:rsid w:val="00A12C88"/>
    <w:rsid w:val="00A12C8C"/>
    <w:rsid w:val="00A12EF7"/>
    <w:rsid w:val="00A14F8D"/>
    <w:rsid w:val="00A15F0F"/>
    <w:rsid w:val="00A17BEC"/>
    <w:rsid w:val="00A17C56"/>
    <w:rsid w:val="00A20441"/>
    <w:rsid w:val="00A20C4B"/>
    <w:rsid w:val="00A22476"/>
    <w:rsid w:val="00A249D6"/>
    <w:rsid w:val="00A24C1B"/>
    <w:rsid w:val="00A24E2C"/>
    <w:rsid w:val="00A24F7F"/>
    <w:rsid w:val="00A252ED"/>
    <w:rsid w:val="00A25BC5"/>
    <w:rsid w:val="00A25C98"/>
    <w:rsid w:val="00A26ECA"/>
    <w:rsid w:val="00A26FFF"/>
    <w:rsid w:val="00A27B62"/>
    <w:rsid w:val="00A322B4"/>
    <w:rsid w:val="00A32A0C"/>
    <w:rsid w:val="00A32EA7"/>
    <w:rsid w:val="00A33596"/>
    <w:rsid w:val="00A33A6D"/>
    <w:rsid w:val="00A34A35"/>
    <w:rsid w:val="00A401F4"/>
    <w:rsid w:val="00A426B8"/>
    <w:rsid w:val="00A442DE"/>
    <w:rsid w:val="00A44B7E"/>
    <w:rsid w:val="00A46203"/>
    <w:rsid w:val="00A51958"/>
    <w:rsid w:val="00A52745"/>
    <w:rsid w:val="00A52CE5"/>
    <w:rsid w:val="00A53FC4"/>
    <w:rsid w:val="00A55320"/>
    <w:rsid w:val="00A554C5"/>
    <w:rsid w:val="00A571C1"/>
    <w:rsid w:val="00A602B6"/>
    <w:rsid w:val="00A60C05"/>
    <w:rsid w:val="00A62B22"/>
    <w:rsid w:val="00A63053"/>
    <w:rsid w:val="00A63272"/>
    <w:rsid w:val="00A637A9"/>
    <w:rsid w:val="00A66A8A"/>
    <w:rsid w:val="00A70266"/>
    <w:rsid w:val="00A70A24"/>
    <w:rsid w:val="00A7236C"/>
    <w:rsid w:val="00A73969"/>
    <w:rsid w:val="00A75D79"/>
    <w:rsid w:val="00A767F7"/>
    <w:rsid w:val="00A76A25"/>
    <w:rsid w:val="00A8068C"/>
    <w:rsid w:val="00A80DE8"/>
    <w:rsid w:val="00A81E85"/>
    <w:rsid w:val="00A824AE"/>
    <w:rsid w:val="00A8318F"/>
    <w:rsid w:val="00A839F9"/>
    <w:rsid w:val="00A90DE6"/>
    <w:rsid w:val="00A90F0C"/>
    <w:rsid w:val="00A90F34"/>
    <w:rsid w:val="00A90F67"/>
    <w:rsid w:val="00A93379"/>
    <w:rsid w:val="00A93490"/>
    <w:rsid w:val="00A94665"/>
    <w:rsid w:val="00A94EC7"/>
    <w:rsid w:val="00A95050"/>
    <w:rsid w:val="00A9526A"/>
    <w:rsid w:val="00A9604D"/>
    <w:rsid w:val="00A9697F"/>
    <w:rsid w:val="00A97249"/>
    <w:rsid w:val="00A977B0"/>
    <w:rsid w:val="00A978C3"/>
    <w:rsid w:val="00A97FDD"/>
    <w:rsid w:val="00AA213D"/>
    <w:rsid w:val="00AA26B3"/>
    <w:rsid w:val="00AA3797"/>
    <w:rsid w:val="00AA4073"/>
    <w:rsid w:val="00AA6E93"/>
    <w:rsid w:val="00AA7451"/>
    <w:rsid w:val="00AA78FA"/>
    <w:rsid w:val="00AB02F2"/>
    <w:rsid w:val="00AB1185"/>
    <w:rsid w:val="00AB1377"/>
    <w:rsid w:val="00AB269A"/>
    <w:rsid w:val="00AB4EDF"/>
    <w:rsid w:val="00AB6C4B"/>
    <w:rsid w:val="00AC2841"/>
    <w:rsid w:val="00AC52B5"/>
    <w:rsid w:val="00AC58E8"/>
    <w:rsid w:val="00AC6096"/>
    <w:rsid w:val="00AD00B9"/>
    <w:rsid w:val="00AD0C15"/>
    <w:rsid w:val="00AD1A3D"/>
    <w:rsid w:val="00AD1B55"/>
    <w:rsid w:val="00AD4EE2"/>
    <w:rsid w:val="00AD505C"/>
    <w:rsid w:val="00AD76A4"/>
    <w:rsid w:val="00AE0101"/>
    <w:rsid w:val="00AE096A"/>
    <w:rsid w:val="00AE1136"/>
    <w:rsid w:val="00AE14EF"/>
    <w:rsid w:val="00AE1C4A"/>
    <w:rsid w:val="00AE24CC"/>
    <w:rsid w:val="00AE2D7C"/>
    <w:rsid w:val="00AE3076"/>
    <w:rsid w:val="00AE3E20"/>
    <w:rsid w:val="00AE48DA"/>
    <w:rsid w:val="00AE5851"/>
    <w:rsid w:val="00AE6407"/>
    <w:rsid w:val="00AF0BA2"/>
    <w:rsid w:val="00AF1CE4"/>
    <w:rsid w:val="00AF215E"/>
    <w:rsid w:val="00AF322E"/>
    <w:rsid w:val="00AF599E"/>
    <w:rsid w:val="00AF6C2A"/>
    <w:rsid w:val="00B00934"/>
    <w:rsid w:val="00B00BEE"/>
    <w:rsid w:val="00B00F8A"/>
    <w:rsid w:val="00B03B97"/>
    <w:rsid w:val="00B054DD"/>
    <w:rsid w:val="00B1042C"/>
    <w:rsid w:val="00B146EC"/>
    <w:rsid w:val="00B1477E"/>
    <w:rsid w:val="00B14AA4"/>
    <w:rsid w:val="00B15D98"/>
    <w:rsid w:val="00B15F5C"/>
    <w:rsid w:val="00B2135E"/>
    <w:rsid w:val="00B22CC5"/>
    <w:rsid w:val="00B23626"/>
    <w:rsid w:val="00B24901"/>
    <w:rsid w:val="00B2509D"/>
    <w:rsid w:val="00B26D9F"/>
    <w:rsid w:val="00B278F5"/>
    <w:rsid w:val="00B30A68"/>
    <w:rsid w:val="00B31018"/>
    <w:rsid w:val="00B3226A"/>
    <w:rsid w:val="00B32CB1"/>
    <w:rsid w:val="00B33BCD"/>
    <w:rsid w:val="00B35F64"/>
    <w:rsid w:val="00B36D51"/>
    <w:rsid w:val="00B370C5"/>
    <w:rsid w:val="00B408C7"/>
    <w:rsid w:val="00B410D6"/>
    <w:rsid w:val="00B41584"/>
    <w:rsid w:val="00B418CC"/>
    <w:rsid w:val="00B41FA9"/>
    <w:rsid w:val="00B4233B"/>
    <w:rsid w:val="00B42ECA"/>
    <w:rsid w:val="00B441ED"/>
    <w:rsid w:val="00B4487E"/>
    <w:rsid w:val="00B44CFD"/>
    <w:rsid w:val="00B4518E"/>
    <w:rsid w:val="00B457B7"/>
    <w:rsid w:val="00B459EE"/>
    <w:rsid w:val="00B4676A"/>
    <w:rsid w:val="00B47210"/>
    <w:rsid w:val="00B47695"/>
    <w:rsid w:val="00B501BC"/>
    <w:rsid w:val="00B50307"/>
    <w:rsid w:val="00B5134B"/>
    <w:rsid w:val="00B51452"/>
    <w:rsid w:val="00B5203F"/>
    <w:rsid w:val="00B52156"/>
    <w:rsid w:val="00B54088"/>
    <w:rsid w:val="00B5525C"/>
    <w:rsid w:val="00B56492"/>
    <w:rsid w:val="00B61213"/>
    <w:rsid w:val="00B6278A"/>
    <w:rsid w:val="00B63375"/>
    <w:rsid w:val="00B657C9"/>
    <w:rsid w:val="00B671EC"/>
    <w:rsid w:val="00B67F17"/>
    <w:rsid w:val="00B71688"/>
    <w:rsid w:val="00B72218"/>
    <w:rsid w:val="00B72B16"/>
    <w:rsid w:val="00B72D19"/>
    <w:rsid w:val="00B732E9"/>
    <w:rsid w:val="00B74159"/>
    <w:rsid w:val="00B748E0"/>
    <w:rsid w:val="00B75E24"/>
    <w:rsid w:val="00B7752A"/>
    <w:rsid w:val="00B82A29"/>
    <w:rsid w:val="00B82BCE"/>
    <w:rsid w:val="00B838A1"/>
    <w:rsid w:val="00B8533E"/>
    <w:rsid w:val="00B85BCC"/>
    <w:rsid w:val="00B862AB"/>
    <w:rsid w:val="00B86FBD"/>
    <w:rsid w:val="00B87646"/>
    <w:rsid w:val="00B87FB6"/>
    <w:rsid w:val="00B92AFF"/>
    <w:rsid w:val="00B974A2"/>
    <w:rsid w:val="00B97C35"/>
    <w:rsid w:val="00B97D6E"/>
    <w:rsid w:val="00BA1039"/>
    <w:rsid w:val="00BA15A9"/>
    <w:rsid w:val="00BA284D"/>
    <w:rsid w:val="00BA3E04"/>
    <w:rsid w:val="00BA4F0F"/>
    <w:rsid w:val="00BA51A4"/>
    <w:rsid w:val="00BA7E9C"/>
    <w:rsid w:val="00BB0FCD"/>
    <w:rsid w:val="00BB1D4F"/>
    <w:rsid w:val="00BB253F"/>
    <w:rsid w:val="00BB2D5C"/>
    <w:rsid w:val="00BB4588"/>
    <w:rsid w:val="00BB47A4"/>
    <w:rsid w:val="00BB5A70"/>
    <w:rsid w:val="00BC03D2"/>
    <w:rsid w:val="00BC118D"/>
    <w:rsid w:val="00BC1264"/>
    <w:rsid w:val="00BC1EDA"/>
    <w:rsid w:val="00BC2F5F"/>
    <w:rsid w:val="00BC3125"/>
    <w:rsid w:val="00BC7730"/>
    <w:rsid w:val="00BD0503"/>
    <w:rsid w:val="00BD6A22"/>
    <w:rsid w:val="00BD6B46"/>
    <w:rsid w:val="00BE15B8"/>
    <w:rsid w:val="00BE2A5C"/>
    <w:rsid w:val="00BE3439"/>
    <w:rsid w:val="00BE5941"/>
    <w:rsid w:val="00BE6608"/>
    <w:rsid w:val="00BE7124"/>
    <w:rsid w:val="00BE7262"/>
    <w:rsid w:val="00BF0577"/>
    <w:rsid w:val="00BF0AB7"/>
    <w:rsid w:val="00BF2D5C"/>
    <w:rsid w:val="00BF36E0"/>
    <w:rsid w:val="00BF3911"/>
    <w:rsid w:val="00BF45FF"/>
    <w:rsid w:val="00BF5A59"/>
    <w:rsid w:val="00BF5F0F"/>
    <w:rsid w:val="00BF65F8"/>
    <w:rsid w:val="00BF69C5"/>
    <w:rsid w:val="00BF6F17"/>
    <w:rsid w:val="00BF7DA8"/>
    <w:rsid w:val="00BF7E18"/>
    <w:rsid w:val="00C006A6"/>
    <w:rsid w:val="00C008FD"/>
    <w:rsid w:val="00C01BCE"/>
    <w:rsid w:val="00C034B5"/>
    <w:rsid w:val="00C05182"/>
    <w:rsid w:val="00C117C1"/>
    <w:rsid w:val="00C118B3"/>
    <w:rsid w:val="00C15CDB"/>
    <w:rsid w:val="00C161D9"/>
    <w:rsid w:val="00C20866"/>
    <w:rsid w:val="00C20ACB"/>
    <w:rsid w:val="00C21355"/>
    <w:rsid w:val="00C21C62"/>
    <w:rsid w:val="00C25787"/>
    <w:rsid w:val="00C25BB0"/>
    <w:rsid w:val="00C263E8"/>
    <w:rsid w:val="00C2646C"/>
    <w:rsid w:val="00C318C1"/>
    <w:rsid w:val="00C32E50"/>
    <w:rsid w:val="00C33B7F"/>
    <w:rsid w:val="00C35D48"/>
    <w:rsid w:val="00C37ADB"/>
    <w:rsid w:val="00C405B6"/>
    <w:rsid w:val="00C4070F"/>
    <w:rsid w:val="00C4091B"/>
    <w:rsid w:val="00C40D0A"/>
    <w:rsid w:val="00C4425B"/>
    <w:rsid w:val="00C44438"/>
    <w:rsid w:val="00C44711"/>
    <w:rsid w:val="00C447F1"/>
    <w:rsid w:val="00C4633B"/>
    <w:rsid w:val="00C47075"/>
    <w:rsid w:val="00C51D54"/>
    <w:rsid w:val="00C53360"/>
    <w:rsid w:val="00C550D6"/>
    <w:rsid w:val="00C559D9"/>
    <w:rsid w:val="00C57283"/>
    <w:rsid w:val="00C57388"/>
    <w:rsid w:val="00C5749C"/>
    <w:rsid w:val="00C576D9"/>
    <w:rsid w:val="00C57708"/>
    <w:rsid w:val="00C60E53"/>
    <w:rsid w:val="00C60F56"/>
    <w:rsid w:val="00C64F75"/>
    <w:rsid w:val="00C653F4"/>
    <w:rsid w:val="00C658DE"/>
    <w:rsid w:val="00C65B49"/>
    <w:rsid w:val="00C6639F"/>
    <w:rsid w:val="00C66DFB"/>
    <w:rsid w:val="00C67335"/>
    <w:rsid w:val="00C6767F"/>
    <w:rsid w:val="00C67720"/>
    <w:rsid w:val="00C67E30"/>
    <w:rsid w:val="00C70FD5"/>
    <w:rsid w:val="00C71E69"/>
    <w:rsid w:val="00C728A5"/>
    <w:rsid w:val="00C732B2"/>
    <w:rsid w:val="00C73745"/>
    <w:rsid w:val="00C739FB"/>
    <w:rsid w:val="00C747F2"/>
    <w:rsid w:val="00C752F9"/>
    <w:rsid w:val="00C7730A"/>
    <w:rsid w:val="00C77B60"/>
    <w:rsid w:val="00C80130"/>
    <w:rsid w:val="00C8015C"/>
    <w:rsid w:val="00C8019E"/>
    <w:rsid w:val="00C80AF6"/>
    <w:rsid w:val="00C8331A"/>
    <w:rsid w:val="00C83E35"/>
    <w:rsid w:val="00C859B4"/>
    <w:rsid w:val="00C873E7"/>
    <w:rsid w:val="00C87F80"/>
    <w:rsid w:val="00C90D68"/>
    <w:rsid w:val="00C90EAA"/>
    <w:rsid w:val="00C912AF"/>
    <w:rsid w:val="00C91445"/>
    <w:rsid w:val="00C933D2"/>
    <w:rsid w:val="00C95C61"/>
    <w:rsid w:val="00C965FC"/>
    <w:rsid w:val="00C975CB"/>
    <w:rsid w:val="00C977F0"/>
    <w:rsid w:val="00CA0726"/>
    <w:rsid w:val="00CA1271"/>
    <w:rsid w:val="00CA12C9"/>
    <w:rsid w:val="00CA1AE1"/>
    <w:rsid w:val="00CA2195"/>
    <w:rsid w:val="00CA364E"/>
    <w:rsid w:val="00CA4457"/>
    <w:rsid w:val="00CA4A2D"/>
    <w:rsid w:val="00CA58D8"/>
    <w:rsid w:val="00CA5AF3"/>
    <w:rsid w:val="00CA60CC"/>
    <w:rsid w:val="00CA7253"/>
    <w:rsid w:val="00CB0DD0"/>
    <w:rsid w:val="00CB1F86"/>
    <w:rsid w:val="00CB2298"/>
    <w:rsid w:val="00CB231F"/>
    <w:rsid w:val="00CB3A5D"/>
    <w:rsid w:val="00CB42D8"/>
    <w:rsid w:val="00CB4B2D"/>
    <w:rsid w:val="00CB50F7"/>
    <w:rsid w:val="00CB7847"/>
    <w:rsid w:val="00CB7E13"/>
    <w:rsid w:val="00CB7E51"/>
    <w:rsid w:val="00CC0A66"/>
    <w:rsid w:val="00CC1A28"/>
    <w:rsid w:val="00CC20A7"/>
    <w:rsid w:val="00CC3844"/>
    <w:rsid w:val="00CC3B4A"/>
    <w:rsid w:val="00CC434D"/>
    <w:rsid w:val="00CC5532"/>
    <w:rsid w:val="00CC6384"/>
    <w:rsid w:val="00CC67FC"/>
    <w:rsid w:val="00CC6DE4"/>
    <w:rsid w:val="00CC7FF5"/>
    <w:rsid w:val="00CD0C68"/>
    <w:rsid w:val="00CD1910"/>
    <w:rsid w:val="00CD19ED"/>
    <w:rsid w:val="00CD201A"/>
    <w:rsid w:val="00CD40FD"/>
    <w:rsid w:val="00CD45AE"/>
    <w:rsid w:val="00CD53D1"/>
    <w:rsid w:val="00CD5C8E"/>
    <w:rsid w:val="00CE17E7"/>
    <w:rsid w:val="00CE2F59"/>
    <w:rsid w:val="00CE330E"/>
    <w:rsid w:val="00CE3422"/>
    <w:rsid w:val="00CE4478"/>
    <w:rsid w:val="00CE6020"/>
    <w:rsid w:val="00CF19A6"/>
    <w:rsid w:val="00CF3671"/>
    <w:rsid w:val="00CF3E35"/>
    <w:rsid w:val="00CF4051"/>
    <w:rsid w:val="00CF40CE"/>
    <w:rsid w:val="00CF4351"/>
    <w:rsid w:val="00CF4751"/>
    <w:rsid w:val="00CF797F"/>
    <w:rsid w:val="00D02218"/>
    <w:rsid w:val="00D028DA"/>
    <w:rsid w:val="00D029E3"/>
    <w:rsid w:val="00D04862"/>
    <w:rsid w:val="00D05480"/>
    <w:rsid w:val="00D05575"/>
    <w:rsid w:val="00D10795"/>
    <w:rsid w:val="00D10853"/>
    <w:rsid w:val="00D114B8"/>
    <w:rsid w:val="00D127A0"/>
    <w:rsid w:val="00D134DC"/>
    <w:rsid w:val="00D14A92"/>
    <w:rsid w:val="00D15273"/>
    <w:rsid w:val="00D16116"/>
    <w:rsid w:val="00D166E6"/>
    <w:rsid w:val="00D16F54"/>
    <w:rsid w:val="00D201F5"/>
    <w:rsid w:val="00D214E4"/>
    <w:rsid w:val="00D21FBD"/>
    <w:rsid w:val="00D2349A"/>
    <w:rsid w:val="00D24F52"/>
    <w:rsid w:val="00D2764F"/>
    <w:rsid w:val="00D27CD4"/>
    <w:rsid w:val="00D31642"/>
    <w:rsid w:val="00D3184D"/>
    <w:rsid w:val="00D32924"/>
    <w:rsid w:val="00D36778"/>
    <w:rsid w:val="00D3758C"/>
    <w:rsid w:val="00D407CF"/>
    <w:rsid w:val="00D43C4D"/>
    <w:rsid w:val="00D44BB3"/>
    <w:rsid w:val="00D45099"/>
    <w:rsid w:val="00D450E9"/>
    <w:rsid w:val="00D45984"/>
    <w:rsid w:val="00D463C1"/>
    <w:rsid w:val="00D46E6C"/>
    <w:rsid w:val="00D50304"/>
    <w:rsid w:val="00D50B9E"/>
    <w:rsid w:val="00D526E0"/>
    <w:rsid w:val="00D5287F"/>
    <w:rsid w:val="00D52E11"/>
    <w:rsid w:val="00D5443A"/>
    <w:rsid w:val="00D55083"/>
    <w:rsid w:val="00D56E21"/>
    <w:rsid w:val="00D61A35"/>
    <w:rsid w:val="00D61A3E"/>
    <w:rsid w:val="00D6206D"/>
    <w:rsid w:val="00D6247C"/>
    <w:rsid w:val="00D629A5"/>
    <w:rsid w:val="00D62DCB"/>
    <w:rsid w:val="00D62F82"/>
    <w:rsid w:val="00D63004"/>
    <w:rsid w:val="00D638C4"/>
    <w:rsid w:val="00D63E4D"/>
    <w:rsid w:val="00D6436F"/>
    <w:rsid w:val="00D64623"/>
    <w:rsid w:val="00D64C2C"/>
    <w:rsid w:val="00D669E0"/>
    <w:rsid w:val="00D71393"/>
    <w:rsid w:val="00D71958"/>
    <w:rsid w:val="00D72733"/>
    <w:rsid w:val="00D73F87"/>
    <w:rsid w:val="00D744B3"/>
    <w:rsid w:val="00D74B3A"/>
    <w:rsid w:val="00D75DD1"/>
    <w:rsid w:val="00D76125"/>
    <w:rsid w:val="00D763D6"/>
    <w:rsid w:val="00D76FCA"/>
    <w:rsid w:val="00D77DF7"/>
    <w:rsid w:val="00D80EB3"/>
    <w:rsid w:val="00D84BA9"/>
    <w:rsid w:val="00D85756"/>
    <w:rsid w:val="00D862A9"/>
    <w:rsid w:val="00D87632"/>
    <w:rsid w:val="00D91D20"/>
    <w:rsid w:val="00D93317"/>
    <w:rsid w:val="00D94155"/>
    <w:rsid w:val="00D94EE7"/>
    <w:rsid w:val="00D94F7A"/>
    <w:rsid w:val="00D951DE"/>
    <w:rsid w:val="00D953FE"/>
    <w:rsid w:val="00D95D5C"/>
    <w:rsid w:val="00D95EB0"/>
    <w:rsid w:val="00D95F9C"/>
    <w:rsid w:val="00D969CA"/>
    <w:rsid w:val="00D971E0"/>
    <w:rsid w:val="00D97AD7"/>
    <w:rsid w:val="00DA07C1"/>
    <w:rsid w:val="00DA28B5"/>
    <w:rsid w:val="00DA4BF6"/>
    <w:rsid w:val="00DA5D1B"/>
    <w:rsid w:val="00DA70FB"/>
    <w:rsid w:val="00DB0496"/>
    <w:rsid w:val="00DB0B0F"/>
    <w:rsid w:val="00DB15EC"/>
    <w:rsid w:val="00DB1615"/>
    <w:rsid w:val="00DB173C"/>
    <w:rsid w:val="00DB1E2B"/>
    <w:rsid w:val="00DB2C38"/>
    <w:rsid w:val="00DB5962"/>
    <w:rsid w:val="00DB76D9"/>
    <w:rsid w:val="00DC0BC4"/>
    <w:rsid w:val="00DC10FF"/>
    <w:rsid w:val="00DC496F"/>
    <w:rsid w:val="00DC62DF"/>
    <w:rsid w:val="00DC76A0"/>
    <w:rsid w:val="00DD04A4"/>
    <w:rsid w:val="00DD15E7"/>
    <w:rsid w:val="00DD46F4"/>
    <w:rsid w:val="00DD47F6"/>
    <w:rsid w:val="00DD68E5"/>
    <w:rsid w:val="00DD76B8"/>
    <w:rsid w:val="00DE05AC"/>
    <w:rsid w:val="00DE0D2C"/>
    <w:rsid w:val="00DE12AF"/>
    <w:rsid w:val="00DE31AE"/>
    <w:rsid w:val="00DE4147"/>
    <w:rsid w:val="00DE4329"/>
    <w:rsid w:val="00DE5AB4"/>
    <w:rsid w:val="00DF03A2"/>
    <w:rsid w:val="00DF1D3B"/>
    <w:rsid w:val="00DF1F75"/>
    <w:rsid w:val="00DF3C29"/>
    <w:rsid w:val="00DF71B9"/>
    <w:rsid w:val="00DF7DF9"/>
    <w:rsid w:val="00E0023E"/>
    <w:rsid w:val="00E00A04"/>
    <w:rsid w:val="00E00F27"/>
    <w:rsid w:val="00E03D80"/>
    <w:rsid w:val="00E04D26"/>
    <w:rsid w:val="00E04F14"/>
    <w:rsid w:val="00E04F3A"/>
    <w:rsid w:val="00E053AA"/>
    <w:rsid w:val="00E11312"/>
    <w:rsid w:val="00E11C99"/>
    <w:rsid w:val="00E13CCC"/>
    <w:rsid w:val="00E13E06"/>
    <w:rsid w:val="00E1553A"/>
    <w:rsid w:val="00E15D58"/>
    <w:rsid w:val="00E161B7"/>
    <w:rsid w:val="00E171F2"/>
    <w:rsid w:val="00E200B7"/>
    <w:rsid w:val="00E2067D"/>
    <w:rsid w:val="00E21159"/>
    <w:rsid w:val="00E212CD"/>
    <w:rsid w:val="00E2263A"/>
    <w:rsid w:val="00E22BCC"/>
    <w:rsid w:val="00E23003"/>
    <w:rsid w:val="00E24682"/>
    <w:rsid w:val="00E2776D"/>
    <w:rsid w:val="00E27DBF"/>
    <w:rsid w:val="00E30A9C"/>
    <w:rsid w:val="00E31B7E"/>
    <w:rsid w:val="00E31FA2"/>
    <w:rsid w:val="00E3223E"/>
    <w:rsid w:val="00E3487E"/>
    <w:rsid w:val="00E37A9C"/>
    <w:rsid w:val="00E410D4"/>
    <w:rsid w:val="00E428CE"/>
    <w:rsid w:val="00E4303F"/>
    <w:rsid w:val="00E443F4"/>
    <w:rsid w:val="00E44AE1"/>
    <w:rsid w:val="00E45E3A"/>
    <w:rsid w:val="00E47A4A"/>
    <w:rsid w:val="00E5119B"/>
    <w:rsid w:val="00E51FCF"/>
    <w:rsid w:val="00E521BF"/>
    <w:rsid w:val="00E56D33"/>
    <w:rsid w:val="00E6083B"/>
    <w:rsid w:val="00E61913"/>
    <w:rsid w:val="00E62921"/>
    <w:rsid w:val="00E63812"/>
    <w:rsid w:val="00E648EC"/>
    <w:rsid w:val="00E6667B"/>
    <w:rsid w:val="00E667D3"/>
    <w:rsid w:val="00E66DEC"/>
    <w:rsid w:val="00E67034"/>
    <w:rsid w:val="00E672F0"/>
    <w:rsid w:val="00E70A17"/>
    <w:rsid w:val="00E70D2F"/>
    <w:rsid w:val="00E70D66"/>
    <w:rsid w:val="00E71965"/>
    <w:rsid w:val="00E748C5"/>
    <w:rsid w:val="00E754F9"/>
    <w:rsid w:val="00E7607C"/>
    <w:rsid w:val="00E76528"/>
    <w:rsid w:val="00E77204"/>
    <w:rsid w:val="00E77E07"/>
    <w:rsid w:val="00E80136"/>
    <w:rsid w:val="00E80371"/>
    <w:rsid w:val="00E80BCD"/>
    <w:rsid w:val="00E829A7"/>
    <w:rsid w:val="00E82E79"/>
    <w:rsid w:val="00E836EB"/>
    <w:rsid w:val="00E842C1"/>
    <w:rsid w:val="00E8490B"/>
    <w:rsid w:val="00E84CE9"/>
    <w:rsid w:val="00E850D5"/>
    <w:rsid w:val="00E86A02"/>
    <w:rsid w:val="00E8759C"/>
    <w:rsid w:val="00E91BCA"/>
    <w:rsid w:val="00E92C0F"/>
    <w:rsid w:val="00E93BB7"/>
    <w:rsid w:val="00E93E95"/>
    <w:rsid w:val="00E95C10"/>
    <w:rsid w:val="00E96898"/>
    <w:rsid w:val="00E97C49"/>
    <w:rsid w:val="00EA004D"/>
    <w:rsid w:val="00EA2236"/>
    <w:rsid w:val="00EA26BD"/>
    <w:rsid w:val="00EA408C"/>
    <w:rsid w:val="00EA501F"/>
    <w:rsid w:val="00EA50E3"/>
    <w:rsid w:val="00EA530E"/>
    <w:rsid w:val="00EA5EEE"/>
    <w:rsid w:val="00EA6FE0"/>
    <w:rsid w:val="00EA71E1"/>
    <w:rsid w:val="00EA7C0D"/>
    <w:rsid w:val="00EB1923"/>
    <w:rsid w:val="00EB52F7"/>
    <w:rsid w:val="00EB5370"/>
    <w:rsid w:val="00EC01F1"/>
    <w:rsid w:val="00EC06D9"/>
    <w:rsid w:val="00EC083B"/>
    <w:rsid w:val="00EC0ECA"/>
    <w:rsid w:val="00EC2901"/>
    <w:rsid w:val="00EC2CAE"/>
    <w:rsid w:val="00EC4E60"/>
    <w:rsid w:val="00EC4F22"/>
    <w:rsid w:val="00EC579B"/>
    <w:rsid w:val="00EC60DA"/>
    <w:rsid w:val="00EC6539"/>
    <w:rsid w:val="00ED10E1"/>
    <w:rsid w:val="00ED1BA6"/>
    <w:rsid w:val="00ED43A4"/>
    <w:rsid w:val="00ED5638"/>
    <w:rsid w:val="00ED62DB"/>
    <w:rsid w:val="00ED7AC2"/>
    <w:rsid w:val="00EE0943"/>
    <w:rsid w:val="00EE1702"/>
    <w:rsid w:val="00EE40E6"/>
    <w:rsid w:val="00EE42B2"/>
    <w:rsid w:val="00EE437E"/>
    <w:rsid w:val="00EE4D5C"/>
    <w:rsid w:val="00EE5BE2"/>
    <w:rsid w:val="00EE685B"/>
    <w:rsid w:val="00EE754D"/>
    <w:rsid w:val="00EF0904"/>
    <w:rsid w:val="00EF1262"/>
    <w:rsid w:val="00EF1A1E"/>
    <w:rsid w:val="00EF3E35"/>
    <w:rsid w:val="00EF54C2"/>
    <w:rsid w:val="00EF5A6C"/>
    <w:rsid w:val="00EF5C2A"/>
    <w:rsid w:val="00EF7077"/>
    <w:rsid w:val="00F03011"/>
    <w:rsid w:val="00F04605"/>
    <w:rsid w:val="00F04E15"/>
    <w:rsid w:val="00F05A80"/>
    <w:rsid w:val="00F06E72"/>
    <w:rsid w:val="00F07DCE"/>
    <w:rsid w:val="00F10B1E"/>
    <w:rsid w:val="00F11792"/>
    <w:rsid w:val="00F1317F"/>
    <w:rsid w:val="00F135C7"/>
    <w:rsid w:val="00F13B6D"/>
    <w:rsid w:val="00F15EC7"/>
    <w:rsid w:val="00F166BF"/>
    <w:rsid w:val="00F167B4"/>
    <w:rsid w:val="00F1732B"/>
    <w:rsid w:val="00F24CCF"/>
    <w:rsid w:val="00F26584"/>
    <w:rsid w:val="00F26E97"/>
    <w:rsid w:val="00F30009"/>
    <w:rsid w:val="00F30020"/>
    <w:rsid w:val="00F30B39"/>
    <w:rsid w:val="00F31B1B"/>
    <w:rsid w:val="00F333C9"/>
    <w:rsid w:val="00F345DC"/>
    <w:rsid w:val="00F349B5"/>
    <w:rsid w:val="00F34E40"/>
    <w:rsid w:val="00F34E97"/>
    <w:rsid w:val="00F40366"/>
    <w:rsid w:val="00F4072C"/>
    <w:rsid w:val="00F40CCF"/>
    <w:rsid w:val="00F41D0B"/>
    <w:rsid w:val="00F41D78"/>
    <w:rsid w:val="00F44756"/>
    <w:rsid w:val="00F44854"/>
    <w:rsid w:val="00F450E5"/>
    <w:rsid w:val="00F45585"/>
    <w:rsid w:val="00F47486"/>
    <w:rsid w:val="00F50308"/>
    <w:rsid w:val="00F50414"/>
    <w:rsid w:val="00F507FC"/>
    <w:rsid w:val="00F512E9"/>
    <w:rsid w:val="00F5252F"/>
    <w:rsid w:val="00F526B6"/>
    <w:rsid w:val="00F52F44"/>
    <w:rsid w:val="00F54022"/>
    <w:rsid w:val="00F551F6"/>
    <w:rsid w:val="00F578AC"/>
    <w:rsid w:val="00F6073B"/>
    <w:rsid w:val="00F612B1"/>
    <w:rsid w:val="00F61DB1"/>
    <w:rsid w:val="00F62074"/>
    <w:rsid w:val="00F63173"/>
    <w:rsid w:val="00F631B1"/>
    <w:rsid w:val="00F63CD8"/>
    <w:rsid w:val="00F63DEA"/>
    <w:rsid w:val="00F646E2"/>
    <w:rsid w:val="00F64EFB"/>
    <w:rsid w:val="00F65645"/>
    <w:rsid w:val="00F65F90"/>
    <w:rsid w:val="00F67FE5"/>
    <w:rsid w:val="00F713E6"/>
    <w:rsid w:val="00F71749"/>
    <w:rsid w:val="00F7192B"/>
    <w:rsid w:val="00F71A71"/>
    <w:rsid w:val="00F721DE"/>
    <w:rsid w:val="00F730F7"/>
    <w:rsid w:val="00F74109"/>
    <w:rsid w:val="00F757C1"/>
    <w:rsid w:val="00F76F4E"/>
    <w:rsid w:val="00F77CD3"/>
    <w:rsid w:val="00F80008"/>
    <w:rsid w:val="00F8214D"/>
    <w:rsid w:val="00F82576"/>
    <w:rsid w:val="00F82A9A"/>
    <w:rsid w:val="00F85CCB"/>
    <w:rsid w:val="00F87AD3"/>
    <w:rsid w:val="00F913A0"/>
    <w:rsid w:val="00F9330C"/>
    <w:rsid w:val="00F938A4"/>
    <w:rsid w:val="00F93AAF"/>
    <w:rsid w:val="00F9407D"/>
    <w:rsid w:val="00F956B1"/>
    <w:rsid w:val="00F96197"/>
    <w:rsid w:val="00F965DE"/>
    <w:rsid w:val="00F9691A"/>
    <w:rsid w:val="00FA0573"/>
    <w:rsid w:val="00FA0FC2"/>
    <w:rsid w:val="00FA10D7"/>
    <w:rsid w:val="00FA1DC6"/>
    <w:rsid w:val="00FA1E84"/>
    <w:rsid w:val="00FA3385"/>
    <w:rsid w:val="00FA3D47"/>
    <w:rsid w:val="00FA3EF5"/>
    <w:rsid w:val="00FA528A"/>
    <w:rsid w:val="00FA614A"/>
    <w:rsid w:val="00FA6A53"/>
    <w:rsid w:val="00FA7717"/>
    <w:rsid w:val="00FB0097"/>
    <w:rsid w:val="00FB0176"/>
    <w:rsid w:val="00FB0467"/>
    <w:rsid w:val="00FB0DCB"/>
    <w:rsid w:val="00FB32D6"/>
    <w:rsid w:val="00FB3790"/>
    <w:rsid w:val="00FB503D"/>
    <w:rsid w:val="00FB5116"/>
    <w:rsid w:val="00FB64D2"/>
    <w:rsid w:val="00FC0353"/>
    <w:rsid w:val="00FC1002"/>
    <w:rsid w:val="00FC1079"/>
    <w:rsid w:val="00FC10E7"/>
    <w:rsid w:val="00FC398A"/>
    <w:rsid w:val="00FC43EF"/>
    <w:rsid w:val="00FC4E60"/>
    <w:rsid w:val="00FC592F"/>
    <w:rsid w:val="00FD0857"/>
    <w:rsid w:val="00FD166E"/>
    <w:rsid w:val="00FD36E1"/>
    <w:rsid w:val="00FD3F8A"/>
    <w:rsid w:val="00FD470D"/>
    <w:rsid w:val="00FD4716"/>
    <w:rsid w:val="00FD4795"/>
    <w:rsid w:val="00FD484C"/>
    <w:rsid w:val="00FD5D07"/>
    <w:rsid w:val="00FD7A37"/>
    <w:rsid w:val="00FE0980"/>
    <w:rsid w:val="00FE10CF"/>
    <w:rsid w:val="00FE21E7"/>
    <w:rsid w:val="00FE25AA"/>
    <w:rsid w:val="00FE2ACE"/>
    <w:rsid w:val="00FE423C"/>
    <w:rsid w:val="00FE5321"/>
    <w:rsid w:val="00FE7C8F"/>
    <w:rsid w:val="00FF0142"/>
    <w:rsid w:val="00FF0D95"/>
    <w:rsid w:val="00FF1DD4"/>
    <w:rsid w:val="00FF263E"/>
    <w:rsid w:val="00FF2982"/>
    <w:rsid w:val="00FF3258"/>
    <w:rsid w:val="00FF4A79"/>
    <w:rsid w:val="00FF5E6E"/>
    <w:rsid w:val="00FF68E8"/>
    <w:rsid w:val="00FF7F49"/>
    <w:rsid w:val="01AEE4B3"/>
    <w:rsid w:val="02CA95AA"/>
    <w:rsid w:val="065CA971"/>
    <w:rsid w:val="07B1DFD8"/>
    <w:rsid w:val="0832B7A0"/>
    <w:rsid w:val="0A16D09F"/>
    <w:rsid w:val="0AFA78A7"/>
    <w:rsid w:val="1219851D"/>
    <w:rsid w:val="14392CCD"/>
    <w:rsid w:val="146695FD"/>
    <w:rsid w:val="15EFEAAC"/>
    <w:rsid w:val="180115FB"/>
    <w:rsid w:val="1954FF42"/>
    <w:rsid w:val="1B7A745E"/>
    <w:rsid w:val="1D439EB9"/>
    <w:rsid w:val="1E1AD861"/>
    <w:rsid w:val="2135BF9C"/>
    <w:rsid w:val="216246F1"/>
    <w:rsid w:val="221C6B59"/>
    <w:rsid w:val="23084131"/>
    <w:rsid w:val="26E303C4"/>
    <w:rsid w:val="26ECD267"/>
    <w:rsid w:val="2703CD6B"/>
    <w:rsid w:val="28606E71"/>
    <w:rsid w:val="2875CCC2"/>
    <w:rsid w:val="29E994BE"/>
    <w:rsid w:val="2D33955D"/>
    <w:rsid w:val="2D483DE6"/>
    <w:rsid w:val="2DB27A72"/>
    <w:rsid w:val="2E52B16A"/>
    <w:rsid w:val="2F6BAF53"/>
    <w:rsid w:val="300C2C5A"/>
    <w:rsid w:val="30DC8EE7"/>
    <w:rsid w:val="311DD9C7"/>
    <w:rsid w:val="324D2E03"/>
    <w:rsid w:val="336912B1"/>
    <w:rsid w:val="34BC2552"/>
    <w:rsid w:val="34DA19A5"/>
    <w:rsid w:val="35D00434"/>
    <w:rsid w:val="38DA6570"/>
    <w:rsid w:val="3931068C"/>
    <w:rsid w:val="396F339F"/>
    <w:rsid w:val="3A618EFE"/>
    <w:rsid w:val="3D5DAC81"/>
    <w:rsid w:val="3E5324A2"/>
    <w:rsid w:val="3E726E5E"/>
    <w:rsid w:val="4003EC12"/>
    <w:rsid w:val="47617E62"/>
    <w:rsid w:val="48AA01DC"/>
    <w:rsid w:val="4AB28AF1"/>
    <w:rsid w:val="4B52BB8E"/>
    <w:rsid w:val="4CD56591"/>
    <w:rsid w:val="4D1E418E"/>
    <w:rsid w:val="4DA5C15A"/>
    <w:rsid w:val="4E144596"/>
    <w:rsid w:val="4E19431C"/>
    <w:rsid w:val="520B7760"/>
    <w:rsid w:val="525F993D"/>
    <w:rsid w:val="52B06B78"/>
    <w:rsid w:val="58EAC548"/>
    <w:rsid w:val="599AC03C"/>
    <w:rsid w:val="60A5204A"/>
    <w:rsid w:val="62779949"/>
    <w:rsid w:val="63F2F759"/>
    <w:rsid w:val="647857CA"/>
    <w:rsid w:val="65FB8F1E"/>
    <w:rsid w:val="666C7B7A"/>
    <w:rsid w:val="66B57998"/>
    <w:rsid w:val="680EB9B7"/>
    <w:rsid w:val="6908D698"/>
    <w:rsid w:val="69937888"/>
    <w:rsid w:val="6AA4A6F9"/>
    <w:rsid w:val="6B6ED0F8"/>
    <w:rsid w:val="6CC8C00E"/>
    <w:rsid w:val="6E8F5B10"/>
    <w:rsid w:val="6FA7DE31"/>
    <w:rsid w:val="757329C8"/>
    <w:rsid w:val="767A0831"/>
    <w:rsid w:val="772D289E"/>
    <w:rsid w:val="78BAA733"/>
    <w:rsid w:val="7B4B76B0"/>
    <w:rsid w:val="7BF9A462"/>
    <w:rsid w:val="7C3D72C7"/>
    <w:rsid w:val="7D5F0D03"/>
    <w:rsid w:val="7DD94328"/>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456C2212"/>
  <w15:docId w15:val="{9285DF98-70D2-40B1-89B1-7FA4AA1F2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F784B"/>
    <w:pPr>
      <w:widowControl w:val="0"/>
      <w:suppressAutoHyphens/>
      <w:spacing w:after="240" w:line="288" w:lineRule="auto"/>
      <w:jc w:val="both"/>
    </w:pPr>
    <w:rPr>
      <w:rFonts w:ascii="Arial" w:eastAsia="Arial Unicode MS" w:hAnsi="Arial"/>
      <w:kern w:val="1"/>
      <w:sz w:val="22"/>
      <w:szCs w:val="24"/>
    </w:rPr>
  </w:style>
  <w:style w:type="paragraph" w:styleId="berschrift1">
    <w:name w:val="heading 1"/>
    <w:basedOn w:val="Standard"/>
    <w:next w:val="Standard"/>
    <w:link w:val="berschrift1Zchn"/>
    <w:uiPriority w:val="9"/>
    <w:qFormat/>
    <w:rsid w:val="00936CDE"/>
    <w:pPr>
      <w:keepNext/>
      <w:pageBreakBefore/>
      <w:numPr>
        <w:numId w:val="1"/>
      </w:numPr>
      <w:spacing w:before="240" w:after="60"/>
      <w:jc w:val="left"/>
      <w:outlineLvl w:val="0"/>
    </w:pPr>
    <w:rPr>
      <w:rFonts w:eastAsia="Times New Roman"/>
      <w:b/>
      <w:bCs/>
      <w:caps/>
      <w:kern w:val="32"/>
      <w:sz w:val="32"/>
      <w:szCs w:val="32"/>
    </w:rPr>
  </w:style>
  <w:style w:type="paragraph" w:styleId="berschrift2">
    <w:name w:val="heading 2"/>
    <w:basedOn w:val="berschrift1"/>
    <w:next w:val="Standard"/>
    <w:link w:val="berschrift2Zchn"/>
    <w:qFormat/>
    <w:rsid w:val="00C859B4"/>
    <w:pPr>
      <w:pageBreakBefore w:val="0"/>
      <w:numPr>
        <w:ilvl w:val="1"/>
      </w:numPr>
      <w:outlineLvl w:val="1"/>
    </w:pPr>
    <w:rPr>
      <w:sz w:val="28"/>
      <w:szCs w:val="28"/>
    </w:rPr>
  </w:style>
  <w:style w:type="paragraph" w:styleId="berschrift3">
    <w:name w:val="heading 3"/>
    <w:basedOn w:val="berschrift2"/>
    <w:next w:val="Standard"/>
    <w:link w:val="berschrift3Zchn"/>
    <w:qFormat/>
    <w:rsid w:val="00C859B4"/>
    <w:pPr>
      <w:numPr>
        <w:ilvl w:val="2"/>
      </w:numPr>
      <w:outlineLvl w:val="2"/>
    </w:pPr>
    <w:rPr>
      <w:sz w:val="24"/>
      <w:szCs w:val="24"/>
    </w:rPr>
  </w:style>
  <w:style w:type="paragraph" w:styleId="berschrift4">
    <w:name w:val="heading 4"/>
    <w:basedOn w:val="Standard"/>
    <w:next w:val="Standard"/>
    <w:link w:val="berschrift4Zchn"/>
    <w:uiPriority w:val="9"/>
    <w:unhideWhenUsed/>
    <w:qFormat/>
    <w:rsid w:val="00D94155"/>
    <w:pPr>
      <w:keepNext/>
      <w:keepLines/>
      <w:spacing w:before="200" w:after="0"/>
      <w:outlineLvl w:val="3"/>
    </w:pPr>
    <w:rPr>
      <w:rFonts w:eastAsiaTheme="majorEastAsia" w:cstheme="majorBidi"/>
      <w:b/>
      <w:bCs/>
      <w:i/>
      <w:iCs/>
    </w:rPr>
  </w:style>
  <w:style w:type="paragraph" w:styleId="berschrift5">
    <w:name w:val="heading 5"/>
    <w:basedOn w:val="Standard"/>
    <w:next w:val="Standard"/>
    <w:link w:val="berschrift5Zchn"/>
    <w:uiPriority w:val="9"/>
    <w:unhideWhenUsed/>
    <w:rsid w:val="00BE7124"/>
    <w:pPr>
      <w:keepNext/>
      <w:keepLines/>
      <w:spacing w:before="200" w:after="0"/>
      <w:outlineLvl w:val="4"/>
    </w:pPr>
    <w:rPr>
      <w:rFonts w:eastAsiaTheme="majorEastAsia" w:cstheme="majorBidi"/>
      <w:u w:val="single"/>
    </w:rPr>
  </w:style>
  <w:style w:type="paragraph" w:styleId="berschrift6">
    <w:name w:val="heading 6"/>
    <w:basedOn w:val="Standard"/>
    <w:next w:val="Standard"/>
    <w:link w:val="berschrift6Zchn"/>
    <w:uiPriority w:val="9"/>
    <w:semiHidden/>
    <w:unhideWhenUsed/>
    <w:qFormat/>
    <w:rsid w:val="00A14F8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14F8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14F8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A14F8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color w:val="000080"/>
      <w:u w:val="single"/>
    </w:rPr>
  </w:style>
  <w:style w:type="paragraph" w:styleId="Liste">
    <w:name w:val="List"/>
    <w:basedOn w:val="Standard"/>
    <w:rsid w:val="00BA284D"/>
    <w:pPr>
      <w:spacing w:after="120"/>
    </w:pPr>
    <w:rPr>
      <w:rFonts w:cs="Tahoma"/>
    </w:rPr>
  </w:style>
  <w:style w:type="paragraph" w:customStyle="1" w:styleId="Verzeichnis">
    <w:name w:val="Verzeichnis"/>
    <w:basedOn w:val="Standard"/>
    <w:pPr>
      <w:suppressLineNumbers/>
    </w:pPr>
    <w:rPr>
      <w:rFonts w:cs="Tahoma"/>
    </w:rPr>
  </w:style>
  <w:style w:type="paragraph" w:styleId="Kopfzeile">
    <w:name w:val="header"/>
    <w:basedOn w:val="Standard"/>
    <w:rsid w:val="004240D6"/>
    <w:pPr>
      <w:suppressLineNumbers/>
      <w:pBdr>
        <w:bottom w:val="single" w:sz="4" w:space="1" w:color="000000"/>
      </w:pBdr>
      <w:tabs>
        <w:tab w:val="center" w:pos="4818"/>
        <w:tab w:val="right" w:pos="9072"/>
      </w:tabs>
      <w:spacing w:after="0" w:line="240" w:lineRule="auto"/>
    </w:pPr>
    <w:rPr>
      <w:rFonts w:cs="Arial"/>
      <w:sz w:val="20"/>
    </w:rPr>
  </w:style>
  <w:style w:type="paragraph" w:styleId="Fuzeile">
    <w:name w:val="footer"/>
    <w:basedOn w:val="Standard"/>
    <w:link w:val="FuzeileZchn"/>
    <w:rsid w:val="004240D6"/>
    <w:pPr>
      <w:suppressLineNumbers/>
      <w:pBdr>
        <w:top w:val="single" w:sz="4" w:space="1" w:color="000000"/>
      </w:pBdr>
      <w:tabs>
        <w:tab w:val="center" w:pos="4819"/>
        <w:tab w:val="right" w:pos="9072"/>
      </w:tabs>
      <w:spacing w:after="0" w:line="240" w:lineRule="auto"/>
    </w:pPr>
    <w:rPr>
      <w:rFonts w:cs="Arial"/>
      <w:sz w:val="20"/>
    </w:rPr>
  </w:style>
  <w:style w:type="paragraph" w:customStyle="1" w:styleId="TabellenInhalt">
    <w:name w:val="Tabellen Inhalt"/>
    <w:basedOn w:val="Standard"/>
    <w:rsid w:val="008F0818"/>
    <w:pPr>
      <w:suppressLineNumbers/>
      <w:spacing w:after="0"/>
      <w:jc w:val="left"/>
    </w:pPr>
  </w:style>
  <w:style w:type="paragraph" w:customStyle="1" w:styleId="Rahmeninhalt">
    <w:name w:val="Rahmeninhalt"/>
    <w:basedOn w:val="Standard"/>
    <w:rsid w:val="00BA284D"/>
    <w:pPr>
      <w:spacing w:after="120"/>
    </w:pPr>
  </w:style>
  <w:style w:type="paragraph" w:customStyle="1" w:styleId="Tabellenberschrift">
    <w:name w:val="Tabellen Überschrift"/>
    <w:basedOn w:val="berschrift4"/>
    <w:rsid w:val="000C3C27"/>
    <w:pPr>
      <w:spacing w:before="0"/>
      <w:jc w:val="center"/>
    </w:pPr>
    <w:rPr>
      <w:bCs w:val="0"/>
    </w:rPr>
  </w:style>
  <w:style w:type="paragraph" w:styleId="Titel">
    <w:name w:val="Title"/>
    <w:basedOn w:val="Standard"/>
    <w:next w:val="Standard"/>
    <w:link w:val="TitelZchn"/>
    <w:uiPriority w:val="10"/>
    <w:rsid w:val="00084B83"/>
    <w:pPr>
      <w:spacing w:before="240" w:after="60"/>
      <w:jc w:val="center"/>
      <w:outlineLvl w:val="0"/>
    </w:pPr>
    <w:rPr>
      <w:rFonts w:eastAsia="Times New Roman"/>
      <w:b/>
      <w:bCs/>
      <w:kern w:val="28"/>
      <w:sz w:val="48"/>
      <w:szCs w:val="32"/>
    </w:rPr>
  </w:style>
  <w:style w:type="character" w:customStyle="1" w:styleId="TitelZchn">
    <w:name w:val="Titel Zchn"/>
    <w:link w:val="Titel"/>
    <w:uiPriority w:val="10"/>
    <w:rsid w:val="00084B83"/>
    <w:rPr>
      <w:rFonts w:ascii="Arial" w:eastAsia="Times New Roman" w:hAnsi="Arial" w:cs="Times New Roman"/>
      <w:b/>
      <w:bCs/>
      <w:kern w:val="28"/>
      <w:sz w:val="48"/>
      <w:szCs w:val="32"/>
      <w:lang w:val="de-AT"/>
    </w:rPr>
  </w:style>
  <w:style w:type="paragraph" w:styleId="Untertitel">
    <w:name w:val="Subtitle"/>
    <w:basedOn w:val="Standard"/>
    <w:next w:val="Standard"/>
    <w:link w:val="UntertitelZchn"/>
    <w:uiPriority w:val="11"/>
    <w:rsid w:val="00084B83"/>
    <w:pPr>
      <w:spacing w:after="60"/>
      <w:jc w:val="center"/>
      <w:outlineLvl w:val="1"/>
    </w:pPr>
    <w:rPr>
      <w:rFonts w:eastAsia="Times New Roman"/>
      <w:b/>
      <w:sz w:val="40"/>
    </w:rPr>
  </w:style>
  <w:style w:type="character" w:customStyle="1" w:styleId="UntertitelZchn">
    <w:name w:val="Untertitel Zchn"/>
    <w:link w:val="Untertitel"/>
    <w:uiPriority w:val="11"/>
    <w:rsid w:val="00084B83"/>
    <w:rPr>
      <w:rFonts w:ascii="Arial" w:eastAsia="Times New Roman" w:hAnsi="Arial" w:cs="Times New Roman"/>
      <w:b/>
      <w:kern w:val="1"/>
      <w:sz w:val="40"/>
      <w:szCs w:val="24"/>
      <w:lang w:val="de-AT"/>
    </w:rPr>
  </w:style>
  <w:style w:type="character" w:customStyle="1" w:styleId="FuzeileZchn">
    <w:name w:val="Fußzeile Zchn"/>
    <w:link w:val="Fuzeile"/>
    <w:rsid w:val="004240D6"/>
    <w:rPr>
      <w:rFonts w:ascii="Arial" w:eastAsia="Arial Unicode MS" w:hAnsi="Arial" w:cs="Arial"/>
      <w:kern w:val="1"/>
      <w:szCs w:val="24"/>
    </w:rPr>
  </w:style>
  <w:style w:type="character" w:customStyle="1" w:styleId="berschrift1Zchn">
    <w:name w:val="Überschrift 1 Zchn"/>
    <w:link w:val="berschrift1"/>
    <w:uiPriority w:val="9"/>
    <w:rsid w:val="00936CDE"/>
    <w:rPr>
      <w:rFonts w:ascii="Arial" w:hAnsi="Arial"/>
      <w:b/>
      <w:bCs/>
      <w:caps/>
      <w:kern w:val="32"/>
      <w:sz w:val="32"/>
      <w:szCs w:val="32"/>
    </w:rPr>
  </w:style>
  <w:style w:type="paragraph" w:styleId="Verzeichnis2">
    <w:name w:val="toc 2"/>
    <w:basedOn w:val="Standard"/>
    <w:next w:val="Standard"/>
    <w:autoRedefine/>
    <w:uiPriority w:val="39"/>
    <w:unhideWhenUsed/>
    <w:rsid w:val="000F120B"/>
    <w:pPr>
      <w:spacing w:after="120"/>
      <w:ind w:left="238"/>
    </w:pPr>
  </w:style>
  <w:style w:type="paragraph" w:styleId="Verzeichnis1">
    <w:name w:val="toc 1"/>
    <w:basedOn w:val="Standard"/>
    <w:next w:val="Standard"/>
    <w:autoRedefine/>
    <w:uiPriority w:val="39"/>
    <w:unhideWhenUsed/>
    <w:rsid w:val="000F120B"/>
    <w:pPr>
      <w:tabs>
        <w:tab w:val="left" w:pos="440"/>
        <w:tab w:val="right" w:leader="dot" w:pos="9061"/>
      </w:tabs>
      <w:spacing w:after="120"/>
    </w:pPr>
  </w:style>
  <w:style w:type="paragraph" w:styleId="StandardWeb">
    <w:name w:val="Normal (Web)"/>
    <w:basedOn w:val="Standard"/>
    <w:uiPriority w:val="99"/>
    <w:unhideWhenUsed/>
    <w:rsid w:val="008615E4"/>
    <w:pPr>
      <w:widowControl/>
      <w:suppressAutoHyphens w:val="0"/>
      <w:spacing w:before="100" w:beforeAutospacing="1" w:after="100" w:afterAutospacing="1"/>
    </w:pPr>
    <w:rPr>
      <w:rFonts w:eastAsia="Times New Roman"/>
      <w:kern w:val="0"/>
    </w:rPr>
  </w:style>
  <w:style w:type="character" w:styleId="Platzhaltertext">
    <w:name w:val="Placeholder Text"/>
    <w:basedOn w:val="Absatz-Standardschriftart"/>
    <w:uiPriority w:val="99"/>
    <w:semiHidden/>
    <w:rsid w:val="00596B5A"/>
    <w:rPr>
      <w:color w:val="808080"/>
    </w:rPr>
  </w:style>
  <w:style w:type="paragraph" w:styleId="Sprechblasentext">
    <w:name w:val="Balloon Text"/>
    <w:basedOn w:val="Standard"/>
    <w:link w:val="SprechblasentextZchn"/>
    <w:uiPriority w:val="99"/>
    <w:semiHidden/>
    <w:unhideWhenUsed/>
    <w:rsid w:val="00596B5A"/>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96B5A"/>
    <w:rPr>
      <w:rFonts w:ascii="Tahoma" w:eastAsia="Arial Unicode MS" w:hAnsi="Tahoma" w:cs="Tahoma"/>
      <w:kern w:val="1"/>
      <w:sz w:val="16"/>
      <w:szCs w:val="16"/>
    </w:rPr>
  </w:style>
  <w:style w:type="character" w:styleId="Seitenzahl">
    <w:name w:val="page number"/>
    <w:basedOn w:val="Absatz-Standardschriftart"/>
    <w:rsid w:val="0075624D"/>
    <w:rPr>
      <w:rFonts w:ascii="Arial" w:hAnsi="Arial"/>
      <w:sz w:val="20"/>
    </w:rPr>
  </w:style>
  <w:style w:type="paragraph" w:styleId="Listenabsatz">
    <w:name w:val="List Paragraph"/>
    <w:basedOn w:val="Standard"/>
    <w:uiPriority w:val="34"/>
    <w:qFormat/>
    <w:rsid w:val="003E6907"/>
    <w:pPr>
      <w:ind w:left="720"/>
      <w:contextualSpacing/>
    </w:pPr>
  </w:style>
  <w:style w:type="table" w:styleId="Tabellenraster">
    <w:name w:val="Table Grid"/>
    <w:basedOn w:val="NormaleTabelle"/>
    <w:uiPriority w:val="59"/>
    <w:rsid w:val="00D134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0F120B"/>
    <w:pPr>
      <w:tabs>
        <w:tab w:val="left" w:pos="1320"/>
        <w:tab w:val="right" w:leader="dot" w:pos="9061"/>
      </w:tabs>
      <w:spacing w:after="120"/>
      <w:ind w:left="442"/>
    </w:pPr>
  </w:style>
  <w:style w:type="character" w:customStyle="1" w:styleId="berschrift4Zchn">
    <w:name w:val="Überschrift 4 Zchn"/>
    <w:basedOn w:val="Absatz-Standardschriftart"/>
    <w:link w:val="berschrift4"/>
    <w:uiPriority w:val="9"/>
    <w:rsid w:val="00D94155"/>
    <w:rPr>
      <w:rFonts w:ascii="Arial" w:eastAsiaTheme="majorEastAsia" w:hAnsi="Arial" w:cstheme="majorBidi"/>
      <w:b/>
      <w:bCs/>
      <w:i/>
      <w:iCs/>
      <w:kern w:val="1"/>
      <w:sz w:val="22"/>
      <w:szCs w:val="24"/>
    </w:rPr>
  </w:style>
  <w:style w:type="character" w:customStyle="1" w:styleId="berschrift5Zchn">
    <w:name w:val="Überschrift 5 Zchn"/>
    <w:basedOn w:val="Absatz-Standardschriftart"/>
    <w:link w:val="berschrift5"/>
    <w:uiPriority w:val="9"/>
    <w:rsid w:val="00BE7124"/>
    <w:rPr>
      <w:rFonts w:ascii="Arial" w:eastAsiaTheme="majorEastAsia" w:hAnsi="Arial" w:cstheme="majorBidi"/>
      <w:kern w:val="1"/>
      <w:sz w:val="22"/>
      <w:szCs w:val="24"/>
      <w:u w:val="single"/>
    </w:rPr>
  </w:style>
  <w:style w:type="character" w:customStyle="1" w:styleId="berschrift6Zchn">
    <w:name w:val="Überschrift 6 Zchn"/>
    <w:basedOn w:val="Absatz-Standardschriftart"/>
    <w:link w:val="berschrift6"/>
    <w:uiPriority w:val="9"/>
    <w:semiHidden/>
    <w:rsid w:val="00A14F8D"/>
    <w:rPr>
      <w:rFonts w:asciiTheme="majorHAnsi" w:eastAsiaTheme="majorEastAsia" w:hAnsiTheme="majorHAnsi" w:cstheme="majorBidi"/>
      <w:i/>
      <w:iCs/>
      <w:color w:val="243F60" w:themeColor="accent1" w:themeShade="7F"/>
      <w:kern w:val="1"/>
      <w:sz w:val="22"/>
      <w:szCs w:val="24"/>
    </w:rPr>
  </w:style>
  <w:style w:type="character" w:customStyle="1" w:styleId="berschrift7Zchn">
    <w:name w:val="Überschrift 7 Zchn"/>
    <w:basedOn w:val="Absatz-Standardschriftart"/>
    <w:link w:val="berschrift7"/>
    <w:uiPriority w:val="9"/>
    <w:semiHidden/>
    <w:rsid w:val="00A14F8D"/>
    <w:rPr>
      <w:rFonts w:asciiTheme="majorHAnsi" w:eastAsiaTheme="majorEastAsia" w:hAnsiTheme="majorHAnsi" w:cstheme="majorBidi"/>
      <w:i/>
      <w:iCs/>
      <w:color w:val="404040" w:themeColor="text1" w:themeTint="BF"/>
      <w:kern w:val="1"/>
      <w:sz w:val="22"/>
      <w:szCs w:val="24"/>
    </w:rPr>
  </w:style>
  <w:style w:type="character" w:customStyle="1" w:styleId="berschrift8Zchn">
    <w:name w:val="Überschrift 8 Zchn"/>
    <w:basedOn w:val="Absatz-Standardschriftart"/>
    <w:link w:val="berschrift8"/>
    <w:uiPriority w:val="9"/>
    <w:semiHidden/>
    <w:rsid w:val="00A14F8D"/>
    <w:rPr>
      <w:rFonts w:asciiTheme="majorHAnsi" w:eastAsiaTheme="majorEastAsia" w:hAnsiTheme="majorHAnsi" w:cstheme="majorBidi"/>
      <w:color w:val="404040" w:themeColor="text1" w:themeTint="BF"/>
      <w:kern w:val="1"/>
    </w:rPr>
  </w:style>
  <w:style w:type="character" w:customStyle="1" w:styleId="berschrift9Zchn">
    <w:name w:val="Überschrift 9 Zchn"/>
    <w:basedOn w:val="Absatz-Standardschriftart"/>
    <w:link w:val="berschrift9"/>
    <w:uiPriority w:val="9"/>
    <w:semiHidden/>
    <w:rsid w:val="00A14F8D"/>
    <w:rPr>
      <w:rFonts w:asciiTheme="majorHAnsi" w:eastAsiaTheme="majorEastAsia" w:hAnsiTheme="majorHAnsi" w:cstheme="majorBidi"/>
      <w:i/>
      <w:iCs/>
      <w:color w:val="404040" w:themeColor="text1" w:themeTint="BF"/>
      <w:kern w:val="1"/>
    </w:rPr>
  </w:style>
  <w:style w:type="paragraph" w:styleId="Literaturverzeichnis">
    <w:name w:val="Bibliography"/>
    <w:basedOn w:val="Standard"/>
    <w:next w:val="Standard"/>
    <w:uiPriority w:val="37"/>
    <w:unhideWhenUsed/>
    <w:rsid w:val="009F3975"/>
    <w:pPr>
      <w:tabs>
        <w:tab w:val="left" w:pos="384"/>
      </w:tabs>
      <w:spacing w:after="120"/>
      <w:ind w:left="386" w:hanging="386"/>
    </w:pPr>
  </w:style>
  <w:style w:type="paragraph" w:styleId="KeinLeerraum">
    <w:name w:val="No Spacing"/>
    <w:uiPriority w:val="1"/>
    <w:qFormat/>
    <w:rsid w:val="00183A05"/>
    <w:pPr>
      <w:widowControl w:val="0"/>
      <w:suppressAutoHyphens/>
      <w:jc w:val="both"/>
    </w:pPr>
    <w:rPr>
      <w:rFonts w:ascii="Arial" w:eastAsia="Arial Unicode MS" w:hAnsi="Arial"/>
      <w:kern w:val="1"/>
      <w:sz w:val="22"/>
      <w:szCs w:val="24"/>
    </w:rPr>
  </w:style>
  <w:style w:type="paragraph" w:styleId="Beschriftung">
    <w:name w:val="caption"/>
    <w:basedOn w:val="Standard"/>
    <w:next w:val="Standard"/>
    <w:uiPriority w:val="35"/>
    <w:unhideWhenUsed/>
    <w:qFormat/>
    <w:rsid w:val="00F44854"/>
    <w:pPr>
      <w:spacing w:after="200" w:line="240" w:lineRule="auto"/>
      <w:jc w:val="center"/>
    </w:pPr>
    <w:rPr>
      <w:b/>
      <w:bCs/>
      <w:sz w:val="18"/>
      <w:szCs w:val="18"/>
    </w:rPr>
  </w:style>
  <w:style w:type="paragraph" w:customStyle="1" w:styleId="ZitatimText">
    <w:name w:val="Zitat im Text"/>
    <w:basedOn w:val="Standard"/>
    <w:link w:val="ZitatimTextZchn"/>
    <w:qFormat/>
    <w:rsid w:val="00683F7A"/>
    <w:rPr>
      <w:i/>
    </w:rPr>
  </w:style>
  <w:style w:type="character" w:customStyle="1" w:styleId="ZitatimTextZchn">
    <w:name w:val="Zitat im Text Zchn"/>
    <w:basedOn w:val="Absatz-Standardschriftart"/>
    <w:link w:val="ZitatimText"/>
    <w:rsid w:val="00683F7A"/>
    <w:rPr>
      <w:rFonts w:ascii="Arial" w:eastAsia="Arial Unicode MS" w:hAnsi="Arial"/>
      <w:i/>
      <w:kern w:val="1"/>
      <w:sz w:val="22"/>
      <w:szCs w:val="24"/>
    </w:rPr>
  </w:style>
  <w:style w:type="paragraph" w:customStyle="1" w:styleId="Zitatfreistehend">
    <w:name w:val="Zitat freistehend"/>
    <w:basedOn w:val="ZitatimText"/>
    <w:qFormat/>
    <w:rsid w:val="00683F7A"/>
    <w:pPr>
      <w:ind w:left="709"/>
    </w:pPr>
  </w:style>
  <w:style w:type="paragraph" w:customStyle="1" w:styleId="SourceCode">
    <w:name w:val="Source Code"/>
    <w:basedOn w:val="Standard"/>
    <w:link w:val="SourceCodeZchn"/>
    <w:qFormat/>
    <w:rsid w:val="00496F88"/>
    <w:rPr>
      <w:rFonts w:ascii="Consolas" w:hAnsi="Consolas" w:cs="Consolas"/>
    </w:rPr>
  </w:style>
  <w:style w:type="paragraph" w:customStyle="1" w:styleId="MenauswahlTastenkombination">
    <w:name w:val="Menüauswahl/Tastenkombination"/>
    <w:basedOn w:val="Standard"/>
    <w:link w:val="MenauswahlTastenkombinationZchn"/>
    <w:qFormat/>
    <w:rsid w:val="00496F88"/>
    <w:rPr>
      <w:smallCaps/>
      <w:kern w:val="22"/>
    </w:rPr>
  </w:style>
  <w:style w:type="character" w:customStyle="1" w:styleId="SourceCodeZchn">
    <w:name w:val="Source Code Zchn"/>
    <w:basedOn w:val="Absatz-Standardschriftart"/>
    <w:link w:val="SourceCode"/>
    <w:rsid w:val="00A90F34"/>
    <w:rPr>
      <w:rFonts w:ascii="Consolas" w:eastAsia="Arial Unicode MS" w:hAnsi="Consolas" w:cs="Consolas"/>
      <w:kern w:val="1"/>
      <w:sz w:val="22"/>
      <w:szCs w:val="24"/>
    </w:rPr>
  </w:style>
  <w:style w:type="character" w:customStyle="1" w:styleId="MenauswahlTastenkombinationZchn">
    <w:name w:val="Menüauswahl/Tastenkombination Zchn"/>
    <w:basedOn w:val="Absatz-Standardschriftart"/>
    <w:link w:val="MenauswahlTastenkombination"/>
    <w:rsid w:val="00A90F34"/>
    <w:rPr>
      <w:rFonts w:ascii="Arial" w:eastAsia="Arial Unicode MS" w:hAnsi="Arial"/>
      <w:smallCaps/>
      <w:kern w:val="22"/>
      <w:sz w:val="22"/>
      <w:szCs w:val="24"/>
    </w:rPr>
  </w:style>
  <w:style w:type="paragraph" w:styleId="Funotentext">
    <w:name w:val="footnote text"/>
    <w:basedOn w:val="Standard"/>
    <w:link w:val="FunotentextZchn"/>
    <w:uiPriority w:val="99"/>
    <w:semiHidden/>
    <w:unhideWhenUsed/>
    <w:rsid w:val="00ED62D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D62DB"/>
    <w:rPr>
      <w:rFonts w:ascii="Arial" w:eastAsia="Arial Unicode MS" w:hAnsi="Arial"/>
      <w:kern w:val="1"/>
    </w:rPr>
  </w:style>
  <w:style w:type="character" w:styleId="Funotenzeichen">
    <w:name w:val="footnote reference"/>
    <w:basedOn w:val="Absatz-Standardschriftart"/>
    <w:uiPriority w:val="99"/>
    <w:semiHidden/>
    <w:unhideWhenUsed/>
    <w:rsid w:val="00ED62DB"/>
    <w:rPr>
      <w:vertAlign w:val="superscript"/>
    </w:rPr>
  </w:style>
  <w:style w:type="paragraph" w:customStyle="1" w:styleId="berschrift1nichtimInhaltsverzeichnis">
    <w:name w:val="Überschrift 1 nicht im Inhaltsverzeichnis"/>
    <w:basedOn w:val="berschrift1"/>
    <w:qFormat/>
    <w:rsid w:val="00290BE7"/>
    <w:pPr>
      <w:numPr>
        <w:numId w:val="0"/>
      </w:numPr>
      <w:ind w:left="432" w:hanging="432"/>
    </w:pPr>
  </w:style>
  <w:style w:type="paragraph" w:customStyle="1" w:styleId="Verfasserin">
    <w:name w:val="Verfasser/in"/>
    <w:basedOn w:val="Standard"/>
    <w:next w:val="Standard"/>
    <w:qFormat/>
    <w:rsid w:val="00BA7E9C"/>
    <w:rPr>
      <w:b/>
      <w:i/>
      <w:sz w:val="16"/>
    </w:rPr>
  </w:style>
  <w:style w:type="paragraph" w:styleId="Abbildungsverzeichnis">
    <w:name w:val="table of figures"/>
    <w:basedOn w:val="Standard"/>
    <w:next w:val="Standard"/>
    <w:uiPriority w:val="99"/>
    <w:unhideWhenUsed/>
    <w:rsid w:val="00CE17E7"/>
    <w:pPr>
      <w:spacing w:after="0"/>
    </w:pPr>
  </w:style>
  <w:style w:type="paragraph" w:customStyle="1" w:styleId="Default">
    <w:name w:val="Default"/>
    <w:rsid w:val="00C5749C"/>
    <w:pPr>
      <w:autoSpaceDE w:val="0"/>
      <w:autoSpaceDN w:val="0"/>
      <w:adjustRightInd w:val="0"/>
    </w:pPr>
    <w:rPr>
      <w:rFonts w:ascii="Calibri" w:hAnsi="Calibri" w:cs="Calibri"/>
      <w:color w:val="000000"/>
      <w:sz w:val="24"/>
      <w:szCs w:val="24"/>
    </w:rPr>
  </w:style>
  <w:style w:type="character" w:styleId="NichtaufgelsteErwhnung">
    <w:name w:val="Unresolved Mention"/>
    <w:basedOn w:val="Absatz-Standardschriftart"/>
    <w:uiPriority w:val="99"/>
    <w:semiHidden/>
    <w:unhideWhenUsed/>
    <w:rsid w:val="007C1EA6"/>
    <w:rPr>
      <w:color w:val="605E5C"/>
      <w:shd w:val="clear" w:color="auto" w:fill="E1DFDD"/>
    </w:rPr>
  </w:style>
  <w:style w:type="character" w:customStyle="1" w:styleId="berschrift2Zchn">
    <w:name w:val="Überschrift 2 Zchn"/>
    <w:basedOn w:val="Absatz-Standardschriftart"/>
    <w:link w:val="berschrift2"/>
    <w:rsid w:val="00466BE4"/>
    <w:rPr>
      <w:rFonts w:ascii="Arial" w:hAnsi="Arial"/>
      <w:b/>
      <w:bCs/>
      <w:caps/>
      <w:kern w:val="32"/>
      <w:sz w:val="28"/>
      <w:szCs w:val="28"/>
    </w:rPr>
  </w:style>
  <w:style w:type="character" w:customStyle="1" w:styleId="berschrift3Zchn">
    <w:name w:val="Überschrift 3 Zchn"/>
    <w:basedOn w:val="Absatz-Standardschriftart"/>
    <w:link w:val="berschrift3"/>
    <w:rsid w:val="00466BE4"/>
    <w:rPr>
      <w:rFonts w:ascii="Arial" w:hAnsi="Arial"/>
      <w:b/>
      <w:bCs/>
      <w:caps/>
      <w:kern w:val="32"/>
      <w:sz w:val="24"/>
      <w:szCs w:val="24"/>
    </w:rPr>
  </w:style>
  <w:style w:type="character" w:styleId="Fett">
    <w:name w:val="Strong"/>
    <w:basedOn w:val="Absatz-Standardschriftart"/>
    <w:uiPriority w:val="22"/>
    <w:qFormat/>
    <w:rsid w:val="00895B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6679">
      <w:bodyDiv w:val="1"/>
      <w:marLeft w:val="0"/>
      <w:marRight w:val="0"/>
      <w:marTop w:val="0"/>
      <w:marBottom w:val="0"/>
      <w:divBdr>
        <w:top w:val="none" w:sz="0" w:space="0" w:color="auto"/>
        <w:left w:val="none" w:sz="0" w:space="0" w:color="auto"/>
        <w:bottom w:val="none" w:sz="0" w:space="0" w:color="auto"/>
        <w:right w:val="none" w:sz="0" w:space="0" w:color="auto"/>
      </w:divBdr>
    </w:div>
    <w:div w:id="3748598">
      <w:bodyDiv w:val="1"/>
      <w:marLeft w:val="0"/>
      <w:marRight w:val="0"/>
      <w:marTop w:val="0"/>
      <w:marBottom w:val="0"/>
      <w:divBdr>
        <w:top w:val="none" w:sz="0" w:space="0" w:color="auto"/>
        <w:left w:val="none" w:sz="0" w:space="0" w:color="auto"/>
        <w:bottom w:val="none" w:sz="0" w:space="0" w:color="auto"/>
        <w:right w:val="none" w:sz="0" w:space="0" w:color="auto"/>
      </w:divBdr>
    </w:div>
    <w:div w:id="8065292">
      <w:bodyDiv w:val="1"/>
      <w:marLeft w:val="0"/>
      <w:marRight w:val="0"/>
      <w:marTop w:val="0"/>
      <w:marBottom w:val="0"/>
      <w:divBdr>
        <w:top w:val="none" w:sz="0" w:space="0" w:color="auto"/>
        <w:left w:val="none" w:sz="0" w:space="0" w:color="auto"/>
        <w:bottom w:val="none" w:sz="0" w:space="0" w:color="auto"/>
        <w:right w:val="none" w:sz="0" w:space="0" w:color="auto"/>
      </w:divBdr>
    </w:div>
    <w:div w:id="8679467">
      <w:bodyDiv w:val="1"/>
      <w:marLeft w:val="0"/>
      <w:marRight w:val="0"/>
      <w:marTop w:val="0"/>
      <w:marBottom w:val="0"/>
      <w:divBdr>
        <w:top w:val="none" w:sz="0" w:space="0" w:color="auto"/>
        <w:left w:val="none" w:sz="0" w:space="0" w:color="auto"/>
        <w:bottom w:val="none" w:sz="0" w:space="0" w:color="auto"/>
        <w:right w:val="none" w:sz="0" w:space="0" w:color="auto"/>
      </w:divBdr>
    </w:div>
    <w:div w:id="9380950">
      <w:bodyDiv w:val="1"/>
      <w:marLeft w:val="0"/>
      <w:marRight w:val="0"/>
      <w:marTop w:val="0"/>
      <w:marBottom w:val="0"/>
      <w:divBdr>
        <w:top w:val="none" w:sz="0" w:space="0" w:color="auto"/>
        <w:left w:val="none" w:sz="0" w:space="0" w:color="auto"/>
        <w:bottom w:val="none" w:sz="0" w:space="0" w:color="auto"/>
        <w:right w:val="none" w:sz="0" w:space="0" w:color="auto"/>
      </w:divBdr>
    </w:div>
    <w:div w:id="10568749">
      <w:bodyDiv w:val="1"/>
      <w:marLeft w:val="0"/>
      <w:marRight w:val="0"/>
      <w:marTop w:val="0"/>
      <w:marBottom w:val="0"/>
      <w:divBdr>
        <w:top w:val="none" w:sz="0" w:space="0" w:color="auto"/>
        <w:left w:val="none" w:sz="0" w:space="0" w:color="auto"/>
        <w:bottom w:val="none" w:sz="0" w:space="0" w:color="auto"/>
        <w:right w:val="none" w:sz="0" w:space="0" w:color="auto"/>
      </w:divBdr>
    </w:div>
    <w:div w:id="14969077">
      <w:bodyDiv w:val="1"/>
      <w:marLeft w:val="0"/>
      <w:marRight w:val="0"/>
      <w:marTop w:val="0"/>
      <w:marBottom w:val="0"/>
      <w:divBdr>
        <w:top w:val="none" w:sz="0" w:space="0" w:color="auto"/>
        <w:left w:val="none" w:sz="0" w:space="0" w:color="auto"/>
        <w:bottom w:val="none" w:sz="0" w:space="0" w:color="auto"/>
        <w:right w:val="none" w:sz="0" w:space="0" w:color="auto"/>
      </w:divBdr>
    </w:div>
    <w:div w:id="16008378">
      <w:bodyDiv w:val="1"/>
      <w:marLeft w:val="0"/>
      <w:marRight w:val="0"/>
      <w:marTop w:val="0"/>
      <w:marBottom w:val="0"/>
      <w:divBdr>
        <w:top w:val="none" w:sz="0" w:space="0" w:color="auto"/>
        <w:left w:val="none" w:sz="0" w:space="0" w:color="auto"/>
        <w:bottom w:val="none" w:sz="0" w:space="0" w:color="auto"/>
        <w:right w:val="none" w:sz="0" w:space="0" w:color="auto"/>
      </w:divBdr>
    </w:div>
    <w:div w:id="16515603">
      <w:bodyDiv w:val="1"/>
      <w:marLeft w:val="0"/>
      <w:marRight w:val="0"/>
      <w:marTop w:val="0"/>
      <w:marBottom w:val="0"/>
      <w:divBdr>
        <w:top w:val="none" w:sz="0" w:space="0" w:color="auto"/>
        <w:left w:val="none" w:sz="0" w:space="0" w:color="auto"/>
        <w:bottom w:val="none" w:sz="0" w:space="0" w:color="auto"/>
        <w:right w:val="none" w:sz="0" w:space="0" w:color="auto"/>
      </w:divBdr>
    </w:div>
    <w:div w:id="16741830">
      <w:bodyDiv w:val="1"/>
      <w:marLeft w:val="0"/>
      <w:marRight w:val="0"/>
      <w:marTop w:val="0"/>
      <w:marBottom w:val="0"/>
      <w:divBdr>
        <w:top w:val="none" w:sz="0" w:space="0" w:color="auto"/>
        <w:left w:val="none" w:sz="0" w:space="0" w:color="auto"/>
        <w:bottom w:val="none" w:sz="0" w:space="0" w:color="auto"/>
        <w:right w:val="none" w:sz="0" w:space="0" w:color="auto"/>
      </w:divBdr>
    </w:div>
    <w:div w:id="17044691">
      <w:bodyDiv w:val="1"/>
      <w:marLeft w:val="0"/>
      <w:marRight w:val="0"/>
      <w:marTop w:val="0"/>
      <w:marBottom w:val="0"/>
      <w:divBdr>
        <w:top w:val="none" w:sz="0" w:space="0" w:color="auto"/>
        <w:left w:val="none" w:sz="0" w:space="0" w:color="auto"/>
        <w:bottom w:val="none" w:sz="0" w:space="0" w:color="auto"/>
        <w:right w:val="none" w:sz="0" w:space="0" w:color="auto"/>
      </w:divBdr>
    </w:div>
    <w:div w:id="17389010">
      <w:bodyDiv w:val="1"/>
      <w:marLeft w:val="0"/>
      <w:marRight w:val="0"/>
      <w:marTop w:val="0"/>
      <w:marBottom w:val="0"/>
      <w:divBdr>
        <w:top w:val="none" w:sz="0" w:space="0" w:color="auto"/>
        <w:left w:val="none" w:sz="0" w:space="0" w:color="auto"/>
        <w:bottom w:val="none" w:sz="0" w:space="0" w:color="auto"/>
        <w:right w:val="none" w:sz="0" w:space="0" w:color="auto"/>
      </w:divBdr>
    </w:div>
    <w:div w:id="19210005">
      <w:bodyDiv w:val="1"/>
      <w:marLeft w:val="0"/>
      <w:marRight w:val="0"/>
      <w:marTop w:val="0"/>
      <w:marBottom w:val="0"/>
      <w:divBdr>
        <w:top w:val="none" w:sz="0" w:space="0" w:color="auto"/>
        <w:left w:val="none" w:sz="0" w:space="0" w:color="auto"/>
        <w:bottom w:val="none" w:sz="0" w:space="0" w:color="auto"/>
        <w:right w:val="none" w:sz="0" w:space="0" w:color="auto"/>
      </w:divBdr>
    </w:div>
    <w:div w:id="19940203">
      <w:bodyDiv w:val="1"/>
      <w:marLeft w:val="0"/>
      <w:marRight w:val="0"/>
      <w:marTop w:val="0"/>
      <w:marBottom w:val="0"/>
      <w:divBdr>
        <w:top w:val="none" w:sz="0" w:space="0" w:color="auto"/>
        <w:left w:val="none" w:sz="0" w:space="0" w:color="auto"/>
        <w:bottom w:val="none" w:sz="0" w:space="0" w:color="auto"/>
        <w:right w:val="none" w:sz="0" w:space="0" w:color="auto"/>
      </w:divBdr>
    </w:div>
    <w:div w:id="21365325">
      <w:bodyDiv w:val="1"/>
      <w:marLeft w:val="0"/>
      <w:marRight w:val="0"/>
      <w:marTop w:val="0"/>
      <w:marBottom w:val="0"/>
      <w:divBdr>
        <w:top w:val="none" w:sz="0" w:space="0" w:color="auto"/>
        <w:left w:val="none" w:sz="0" w:space="0" w:color="auto"/>
        <w:bottom w:val="none" w:sz="0" w:space="0" w:color="auto"/>
        <w:right w:val="none" w:sz="0" w:space="0" w:color="auto"/>
      </w:divBdr>
    </w:div>
    <w:div w:id="23294345">
      <w:bodyDiv w:val="1"/>
      <w:marLeft w:val="0"/>
      <w:marRight w:val="0"/>
      <w:marTop w:val="0"/>
      <w:marBottom w:val="0"/>
      <w:divBdr>
        <w:top w:val="none" w:sz="0" w:space="0" w:color="auto"/>
        <w:left w:val="none" w:sz="0" w:space="0" w:color="auto"/>
        <w:bottom w:val="none" w:sz="0" w:space="0" w:color="auto"/>
        <w:right w:val="none" w:sz="0" w:space="0" w:color="auto"/>
      </w:divBdr>
    </w:div>
    <w:div w:id="26882261">
      <w:bodyDiv w:val="1"/>
      <w:marLeft w:val="0"/>
      <w:marRight w:val="0"/>
      <w:marTop w:val="0"/>
      <w:marBottom w:val="0"/>
      <w:divBdr>
        <w:top w:val="none" w:sz="0" w:space="0" w:color="auto"/>
        <w:left w:val="none" w:sz="0" w:space="0" w:color="auto"/>
        <w:bottom w:val="none" w:sz="0" w:space="0" w:color="auto"/>
        <w:right w:val="none" w:sz="0" w:space="0" w:color="auto"/>
      </w:divBdr>
    </w:div>
    <w:div w:id="29381194">
      <w:bodyDiv w:val="1"/>
      <w:marLeft w:val="0"/>
      <w:marRight w:val="0"/>
      <w:marTop w:val="0"/>
      <w:marBottom w:val="0"/>
      <w:divBdr>
        <w:top w:val="none" w:sz="0" w:space="0" w:color="auto"/>
        <w:left w:val="none" w:sz="0" w:space="0" w:color="auto"/>
        <w:bottom w:val="none" w:sz="0" w:space="0" w:color="auto"/>
        <w:right w:val="none" w:sz="0" w:space="0" w:color="auto"/>
      </w:divBdr>
    </w:div>
    <w:div w:id="29845089">
      <w:bodyDiv w:val="1"/>
      <w:marLeft w:val="0"/>
      <w:marRight w:val="0"/>
      <w:marTop w:val="0"/>
      <w:marBottom w:val="0"/>
      <w:divBdr>
        <w:top w:val="none" w:sz="0" w:space="0" w:color="auto"/>
        <w:left w:val="none" w:sz="0" w:space="0" w:color="auto"/>
        <w:bottom w:val="none" w:sz="0" w:space="0" w:color="auto"/>
        <w:right w:val="none" w:sz="0" w:space="0" w:color="auto"/>
      </w:divBdr>
    </w:div>
    <w:div w:id="30424774">
      <w:bodyDiv w:val="1"/>
      <w:marLeft w:val="0"/>
      <w:marRight w:val="0"/>
      <w:marTop w:val="0"/>
      <w:marBottom w:val="0"/>
      <w:divBdr>
        <w:top w:val="none" w:sz="0" w:space="0" w:color="auto"/>
        <w:left w:val="none" w:sz="0" w:space="0" w:color="auto"/>
        <w:bottom w:val="none" w:sz="0" w:space="0" w:color="auto"/>
        <w:right w:val="none" w:sz="0" w:space="0" w:color="auto"/>
      </w:divBdr>
    </w:div>
    <w:div w:id="30545690">
      <w:bodyDiv w:val="1"/>
      <w:marLeft w:val="0"/>
      <w:marRight w:val="0"/>
      <w:marTop w:val="0"/>
      <w:marBottom w:val="0"/>
      <w:divBdr>
        <w:top w:val="none" w:sz="0" w:space="0" w:color="auto"/>
        <w:left w:val="none" w:sz="0" w:space="0" w:color="auto"/>
        <w:bottom w:val="none" w:sz="0" w:space="0" w:color="auto"/>
        <w:right w:val="none" w:sz="0" w:space="0" w:color="auto"/>
      </w:divBdr>
    </w:div>
    <w:div w:id="32000429">
      <w:bodyDiv w:val="1"/>
      <w:marLeft w:val="0"/>
      <w:marRight w:val="0"/>
      <w:marTop w:val="0"/>
      <w:marBottom w:val="0"/>
      <w:divBdr>
        <w:top w:val="none" w:sz="0" w:space="0" w:color="auto"/>
        <w:left w:val="none" w:sz="0" w:space="0" w:color="auto"/>
        <w:bottom w:val="none" w:sz="0" w:space="0" w:color="auto"/>
        <w:right w:val="none" w:sz="0" w:space="0" w:color="auto"/>
      </w:divBdr>
    </w:div>
    <w:div w:id="33428477">
      <w:bodyDiv w:val="1"/>
      <w:marLeft w:val="0"/>
      <w:marRight w:val="0"/>
      <w:marTop w:val="0"/>
      <w:marBottom w:val="0"/>
      <w:divBdr>
        <w:top w:val="none" w:sz="0" w:space="0" w:color="auto"/>
        <w:left w:val="none" w:sz="0" w:space="0" w:color="auto"/>
        <w:bottom w:val="none" w:sz="0" w:space="0" w:color="auto"/>
        <w:right w:val="none" w:sz="0" w:space="0" w:color="auto"/>
      </w:divBdr>
    </w:div>
    <w:div w:id="34745832">
      <w:bodyDiv w:val="1"/>
      <w:marLeft w:val="0"/>
      <w:marRight w:val="0"/>
      <w:marTop w:val="0"/>
      <w:marBottom w:val="0"/>
      <w:divBdr>
        <w:top w:val="none" w:sz="0" w:space="0" w:color="auto"/>
        <w:left w:val="none" w:sz="0" w:space="0" w:color="auto"/>
        <w:bottom w:val="none" w:sz="0" w:space="0" w:color="auto"/>
        <w:right w:val="none" w:sz="0" w:space="0" w:color="auto"/>
      </w:divBdr>
    </w:div>
    <w:div w:id="36592541">
      <w:bodyDiv w:val="1"/>
      <w:marLeft w:val="0"/>
      <w:marRight w:val="0"/>
      <w:marTop w:val="0"/>
      <w:marBottom w:val="0"/>
      <w:divBdr>
        <w:top w:val="none" w:sz="0" w:space="0" w:color="auto"/>
        <w:left w:val="none" w:sz="0" w:space="0" w:color="auto"/>
        <w:bottom w:val="none" w:sz="0" w:space="0" w:color="auto"/>
        <w:right w:val="none" w:sz="0" w:space="0" w:color="auto"/>
      </w:divBdr>
    </w:div>
    <w:div w:id="37173140">
      <w:bodyDiv w:val="1"/>
      <w:marLeft w:val="0"/>
      <w:marRight w:val="0"/>
      <w:marTop w:val="0"/>
      <w:marBottom w:val="0"/>
      <w:divBdr>
        <w:top w:val="none" w:sz="0" w:space="0" w:color="auto"/>
        <w:left w:val="none" w:sz="0" w:space="0" w:color="auto"/>
        <w:bottom w:val="none" w:sz="0" w:space="0" w:color="auto"/>
        <w:right w:val="none" w:sz="0" w:space="0" w:color="auto"/>
      </w:divBdr>
    </w:div>
    <w:div w:id="37317283">
      <w:bodyDiv w:val="1"/>
      <w:marLeft w:val="0"/>
      <w:marRight w:val="0"/>
      <w:marTop w:val="0"/>
      <w:marBottom w:val="0"/>
      <w:divBdr>
        <w:top w:val="none" w:sz="0" w:space="0" w:color="auto"/>
        <w:left w:val="none" w:sz="0" w:space="0" w:color="auto"/>
        <w:bottom w:val="none" w:sz="0" w:space="0" w:color="auto"/>
        <w:right w:val="none" w:sz="0" w:space="0" w:color="auto"/>
      </w:divBdr>
    </w:div>
    <w:div w:id="37320756">
      <w:bodyDiv w:val="1"/>
      <w:marLeft w:val="0"/>
      <w:marRight w:val="0"/>
      <w:marTop w:val="0"/>
      <w:marBottom w:val="0"/>
      <w:divBdr>
        <w:top w:val="none" w:sz="0" w:space="0" w:color="auto"/>
        <w:left w:val="none" w:sz="0" w:space="0" w:color="auto"/>
        <w:bottom w:val="none" w:sz="0" w:space="0" w:color="auto"/>
        <w:right w:val="none" w:sz="0" w:space="0" w:color="auto"/>
      </w:divBdr>
    </w:div>
    <w:div w:id="37894775">
      <w:bodyDiv w:val="1"/>
      <w:marLeft w:val="0"/>
      <w:marRight w:val="0"/>
      <w:marTop w:val="0"/>
      <w:marBottom w:val="0"/>
      <w:divBdr>
        <w:top w:val="none" w:sz="0" w:space="0" w:color="auto"/>
        <w:left w:val="none" w:sz="0" w:space="0" w:color="auto"/>
        <w:bottom w:val="none" w:sz="0" w:space="0" w:color="auto"/>
        <w:right w:val="none" w:sz="0" w:space="0" w:color="auto"/>
      </w:divBdr>
    </w:div>
    <w:div w:id="40180907">
      <w:bodyDiv w:val="1"/>
      <w:marLeft w:val="0"/>
      <w:marRight w:val="0"/>
      <w:marTop w:val="0"/>
      <w:marBottom w:val="0"/>
      <w:divBdr>
        <w:top w:val="none" w:sz="0" w:space="0" w:color="auto"/>
        <w:left w:val="none" w:sz="0" w:space="0" w:color="auto"/>
        <w:bottom w:val="none" w:sz="0" w:space="0" w:color="auto"/>
        <w:right w:val="none" w:sz="0" w:space="0" w:color="auto"/>
      </w:divBdr>
    </w:div>
    <w:div w:id="40518578">
      <w:bodyDiv w:val="1"/>
      <w:marLeft w:val="0"/>
      <w:marRight w:val="0"/>
      <w:marTop w:val="0"/>
      <w:marBottom w:val="0"/>
      <w:divBdr>
        <w:top w:val="none" w:sz="0" w:space="0" w:color="auto"/>
        <w:left w:val="none" w:sz="0" w:space="0" w:color="auto"/>
        <w:bottom w:val="none" w:sz="0" w:space="0" w:color="auto"/>
        <w:right w:val="none" w:sz="0" w:space="0" w:color="auto"/>
      </w:divBdr>
    </w:div>
    <w:div w:id="40911008">
      <w:bodyDiv w:val="1"/>
      <w:marLeft w:val="0"/>
      <w:marRight w:val="0"/>
      <w:marTop w:val="0"/>
      <w:marBottom w:val="0"/>
      <w:divBdr>
        <w:top w:val="none" w:sz="0" w:space="0" w:color="auto"/>
        <w:left w:val="none" w:sz="0" w:space="0" w:color="auto"/>
        <w:bottom w:val="none" w:sz="0" w:space="0" w:color="auto"/>
        <w:right w:val="none" w:sz="0" w:space="0" w:color="auto"/>
      </w:divBdr>
    </w:div>
    <w:div w:id="42488174">
      <w:bodyDiv w:val="1"/>
      <w:marLeft w:val="0"/>
      <w:marRight w:val="0"/>
      <w:marTop w:val="0"/>
      <w:marBottom w:val="0"/>
      <w:divBdr>
        <w:top w:val="none" w:sz="0" w:space="0" w:color="auto"/>
        <w:left w:val="none" w:sz="0" w:space="0" w:color="auto"/>
        <w:bottom w:val="none" w:sz="0" w:space="0" w:color="auto"/>
        <w:right w:val="none" w:sz="0" w:space="0" w:color="auto"/>
      </w:divBdr>
    </w:div>
    <w:div w:id="43412820">
      <w:bodyDiv w:val="1"/>
      <w:marLeft w:val="0"/>
      <w:marRight w:val="0"/>
      <w:marTop w:val="0"/>
      <w:marBottom w:val="0"/>
      <w:divBdr>
        <w:top w:val="none" w:sz="0" w:space="0" w:color="auto"/>
        <w:left w:val="none" w:sz="0" w:space="0" w:color="auto"/>
        <w:bottom w:val="none" w:sz="0" w:space="0" w:color="auto"/>
        <w:right w:val="none" w:sz="0" w:space="0" w:color="auto"/>
      </w:divBdr>
    </w:div>
    <w:div w:id="44068322">
      <w:bodyDiv w:val="1"/>
      <w:marLeft w:val="0"/>
      <w:marRight w:val="0"/>
      <w:marTop w:val="0"/>
      <w:marBottom w:val="0"/>
      <w:divBdr>
        <w:top w:val="none" w:sz="0" w:space="0" w:color="auto"/>
        <w:left w:val="none" w:sz="0" w:space="0" w:color="auto"/>
        <w:bottom w:val="none" w:sz="0" w:space="0" w:color="auto"/>
        <w:right w:val="none" w:sz="0" w:space="0" w:color="auto"/>
      </w:divBdr>
    </w:div>
    <w:div w:id="45877390">
      <w:bodyDiv w:val="1"/>
      <w:marLeft w:val="0"/>
      <w:marRight w:val="0"/>
      <w:marTop w:val="0"/>
      <w:marBottom w:val="0"/>
      <w:divBdr>
        <w:top w:val="none" w:sz="0" w:space="0" w:color="auto"/>
        <w:left w:val="none" w:sz="0" w:space="0" w:color="auto"/>
        <w:bottom w:val="none" w:sz="0" w:space="0" w:color="auto"/>
        <w:right w:val="none" w:sz="0" w:space="0" w:color="auto"/>
      </w:divBdr>
    </w:div>
    <w:div w:id="47728490">
      <w:bodyDiv w:val="1"/>
      <w:marLeft w:val="0"/>
      <w:marRight w:val="0"/>
      <w:marTop w:val="0"/>
      <w:marBottom w:val="0"/>
      <w:divBdr>
        <w:top w:val="none" w:sz="0" w:space="0" w:color="auto"/>
        <w:left w:val="none" w:sz="0" w:space="0" w:color="auto"/>
        <w:bottom w:val="none" w:sz="0" w:space="0" w:color="auto"/>
        <w:right w:val="none" w:sz="0" w:space="0" w:color="auto"/>
      </w:divBdr>
    </w:div>
    <w:div w:id="49814487">
      <w:bodyDiv w:val="1"/>
      <w:marLeft w:val="0"/>
      <w:marRight w:val="0"/>
      <w:marTop w:val="0"/>
      <w:marBottom w:val="0"/>
      <w:divBdr>
        <w:top w:val="none" w:sz="0" w:space="0" w:color="auto"/>
        <w:left w:val="none" w:sz="0" w:space="0" w:color="auto"/>
        <w:bottom w:val="none" w:sz="0" w:space="0" w:color="auto"/>
        <w:right w:val="none" w:sz="0" w:space="0" w:color="auto"/>
      </w:divBdr>
    </w:div>
    <w:div w:id="50004761">
      <w:bodyDiv w:val="1"/>
      <w:marLeft w:val="0"/>
      <w:marRight w:val="0"/>
      <w:marTop w:val="0"/>
      <w:marBottom w:val="0"/>
      <w:divBdr>
        <w:top w:val="none" w:sz="0" w:space="0" w:color="auto"/>
        <w:left w:val="none" w:sz="0" w:space="0" w:color="auto"/>
        <w:bottom w:val="none" w:sz="0" w:space="0" w:color="auto"/>
        <w:right w:val="none" w:sz="0" w:space="0" w:color="auto"/>
      </w:divBdr>
    </w:div>
    <w:div w:id="52697938">
      <w:bodyDiv w:val="1"/>
      <w:marLeft w:val="0"/>
      <w:marRight w:val="0"/>
      <w:marTop w:val="0"/>
      <w:marBottom w:val="0"/>
      <w:divBdr>
        <w:top w:val="none" w:sz="0" w:space="0" w:color="auto"/>
        <w:left w:val="none" w:sz="0" w:space="0" w:color="auto"/>
        <w:bottom w:val="none" w:sz="0" w:space="0" w:color="auto"/>
        <w:right w:val="none" w:sz="0" w:space="0" w:color="auto"/>
      </w:divBdr>
    </w:div>
    <w:div w:id="53354298">
      <w:bodyDiv w:val="1"/>
      <w:marLeft w:val="0"/>
      <w:marRight w:val="0"/>
      <w:marTop w:val="0"/>
      <w:marBottom w:val="0"/>
      <w:divBdr>
        <w:top w:val="none" w:sz="0" w:space="0" w:color="auto"/>
        <w:left w:val="none" w:sz="0" w:space="0" w:color="auto"/>
        <w:bottom w:val="none" w:sz="0" w:space="0" w:color="auto"/>
        <w:right w:val="none" w:sz="0" w:space="0" w:color="auto"/>
      </w:divBdr>
    </w:div>
    <w:div w:id="53822251">
      <w:bodyDiv w:val="1"/>
      <w:marLeft w:val="0"/>
      <w:marRight w:val="0"/>
      <w:marTop w:val="0"/>
      <w:marBottom w:val="0"/>
      <w:divBdr>
        <w:top w:val="none" w:sz="0" w:space="0" w:color="auto"/>
        <w:left w:val="none" w:sz="0" w:space="0" w:color="auto"/>
        <w:bottom w:val="none" w:sz="0" w:space="0" w:color="auto"/>
        <w:right w:val="none" w:sz="0" w:space="0" w:color="auto"/>
      </w:divBdr>
    </w:div>
    <w:div w:id="54744912">
      <w:bodyDiv w:val="1"/>
      <w:marLeft w:val="0"/>
      <w:marRight w:val="0"/>
      <w:marTop w:val="0"/>
      <w:marBottom w:val="0"/>
      <w:divBdr>
        <w:top w:val="none" w:sz="0" w:space="0" w:color="auto"/>
        <w:left w:val="none" w:sz="0" w:space="0" w:color="auto"/>
        <w:bottom w:val="none" w:sz="0" w:space="0" w:color="auto"/>
        <w:right w:val="none" w:sz="0" w:space="0" w:color="auto"/>
      </w:divBdr>
    </w:div>
    <w:div w:id="55205116">
      <w:bodyDiv w:val="1"/>
      <w:marLeft w:val="0"/>
      <w:marRight w:val="0"/>
      <w:marTop w:val="0"/>
      <w:marBottom w:val="0"/>
      <w:divBdr>
        <w:top w:val="none" w:sz="0" w:space="0" w:color="auto"/>
        <w:left w:val="none" w:sz="0" w:space="0" w:color="auto"/>
        <w:bottom w:val="none" w:sz="0" w:space="0" w:color="auto"/>
        <w:right w:val="none" w:sz="0" w:space="0" w:color="auto"/>
      </w:divBdr>
    </w:div>
    <w:div w:id="57560799">
      <w:bodyDiv w:val="1"/>
      <w:marLeft w:val="0"/>
      <w:marRight w:val="0"/>
      <w:marTop w:val="0"/>
      <w:marBottom w:val="0"/>
      <w:divBdr>
        <w:top w:val="none" w:sz="0" w:space="0" w:color="auto"/>
        <w:left w:val="none" w:sz="0" w:space="0" w:color="auto"/>
        <w:bottom w:val="none" w:sz="0" w:space="0" w:color="auto"/>
        <w:right w:val="none" w:sz="0" w:space="0" w:color="auto"/>
      </w:divBdr>
    </w:div>
    <w:div w:id="59789850">
      <w:bodyDiv w:val="1"/>
      <w:marLeft w:val="0"/>
      <w:marRight w:val="0"/>
      <w:marTop w:val="0"/>
      <w:marBottom w:val="0"/>
      <w:divBdr>
        <w:top w:val="none" w:sz="0" w:space="0" w:color="auto"/>
        <w:left w:val="none" w:sz="0" w:space="0" w:color="auto"/>
        <w:bottom w:val="none" w:sz="0" w:space="0" w:color="auto"/>
        <w:right w:val="none" w:sz="0" w:space="0" w:color="auto"/>
      </w:divBdr>
    </w:div>
    <w:div w:id="62222089">
      <w:bodyDiv w:val="1"/>
      <w:marLeft w:val="0"/>
      <w:marRight w:val="0"/>
      <w:marTop w:val="0"/>
      <w:marBottom w:val="0"/>
      <w:divBdr>
        <w:top w:val="none" w:sz="0" w:space="0" w:color="auto"/>
        <w:left w:val="none" w:sz="0" w:space="0" w:color="auto"/>
        <w:bottom w:val="none" w:sz="0" w:space="0" w:color="auto"/>
        <w:right w:val="none" w:sz="0" w:space="0" w:color="auto"/>
      </w:divBdr>
    </w:div>
    <w:div w:id="62333545">
      <w:bodyDiv w:val="1"/>
      <w:marLeft w:val="0"/>
      <w:marRight w:val="0"/>
      <w:marTop w:val="0"/>
      <w:marBottom w:val="0"/>
      <w:divBdr>
        <w:top w:val="none" w:sz="0" w:space="0" w:color="auto"/>
        <w:left w:val="none" w:sz="0" w:space="0" w:color="auto"/>
        <w:bottom w:val="none" w:sz="0" w:space="0" w:color="auto"/>
        <w:right w:val="none" w:sz="0" w:space="0" w:color="auto"/>
      </w:divBdr>
    </w:div>
    <w:div w:id="63264503">
      <w:bodyDiv w:val="1"/>
      <w:marLeft w:val="0"/>
      <w:marRight w:val="0"/>
      <w:marTop w:val="0"/>
      <w:marBottom w:val="0"/>
      <w:divBdr>
        <w:top w:val="none" w:sz="0" w:space="0" w:color="auto"/>
        <w:left w:val="none" w:sz="0" w:space="0" w:color="auto"/>
        <w:bottom w:val="none" w:sz="0" w:space="0" w:color="auto"/>
        <w:right w:val="none" w:sz="0" w:space="0" w:color="auto"/>
      </w:divBdr>
    </w:div>
    <w:div w:id="64500374">
      <w:bodyDiv w:val="1"/>
      <w:marLeft w:val="0"/>
      <w:marRight w:val="0"/>
      <w:marTop w:val="0"/>
      <w:marBottom w:val="0"/>
      <w:divBdr>
        <w:top w:val="none" w:sz="0" w:space="0" w:color="auto"/>
        <w:left w:val="none" w:sz="0" w:space="0" w:color="auto"/>
        <w:bottom w:val="none" w:sz="0" w:space="0" w:color="auto"/>
        <w:right w:val="none" w:sz="0" w:space="0" w:color="auto"/>
      </w:divBdr>
    </w:div>
    <w:div w:id="67004728">
      <w:bodyDiv w:val="1"/>
      <w:marLeft w:val="0"/>
      <w:marRight w:val="0"/>
      <w:marTop w:val="0"/>
      <w:marBottom w:val="0"/>
      <w:divBdr>
        <w:top w:val="none" w:sz="0" w:space="0" w:color="auto"/>
        <w:left w:val="none" w:sz="0" w:space="0" w:color="auto"/>
        <w:bottom w:val="none" w:sz="0" w:space="0" w:color="auto"/>
        <w:right w:val="none" w:sz="0" w:space="0" w:color="auto"/>
      </w:divBdr>
    </w:div>
    <w:div w:id="68236037">
      <w:bodyDiv w:val="1"/>
      <w:marLeft w:val="0"/>
      <w:marRight w:val="0"/>
      <w:marTop w:val="0"/>
      <w:marBottom w:val="0"/>
      <w:divBdr>
        <w:top w:val="none" w:sz="0" w:space="0" w:color="auto"/>
        <w:left w:val="none" w:sz="0" w:space="0" w:color="auto"/>
        <w:bottom w:val="none" w:sz="0" w:space="0" w:color="auto"/>
        <w:right w:val="none" w:sz="0" w:space="0" w:color="auto"/>
      </w:divBdr>
    </w:div>
    <w:div w:id="70741961">
      <w:bodyDiv w:val="1"/>
      <w:marLeft w:val="0"/>
      <w:marRight w:val="0"/>
      <w:marTop w:val="0"/>
      <w:marBottom w:val="0"/>
      <w:divBdr>
        <w:top w:val="none" w:sz="0" w:space="0" w:color="auto"/>
        <w:left w:val="none" w:sz="0" w:space="0" w:color="auto"/>
        <w:bottom w:val="none" w:sz="0" w:space="0" w:color="auto"/>
        <w:right w:val="none" w:sz="0" w:space="0" w:color="auto"/>
      </w:divBdr>
    </w:div>
    <w:div w:id="71661327">
      <w:bodyDiv w:val="1"/>
      <w:marLeft w:val="0"/>
      <w:marRight w:val="0"/>
      <w:marTop w:val="0"/>
      <w:marBottom w:val="0"/>
      <w:divBdr>
        <w:top w:val="none" w:sz="0" w:space="0" w:color="auto"/>
        <w:left w:val="none" w:sz="0" w:space="0" w:color="auto"/>
        <w:bottom w:val="none" w:sz="0" w:space="0" w:color="auto"/>
        <w:right w:val="none" w:sz="0" w:space="0" w:color="auto"/>
      </w:divBdr>
    </w:div>
    <w:div w:id="74743773">
      <w:bodyDiv w:val="1"/>
      <w:marLeft w:val="0"/>
      <w:marRight w:val="0"/>
      <w:marTop w:val="0"/>
      <w:marBottom w:val="0"/>
      <w:divBdr>
        <w:top w:val="none" w:sz="0" w:space="0" w:color="auto"/>
        <w:left w:val="none" w:sz="0" w:space="0" w:color="auto"/>
        <w:bottom w:val="none" w:sz="0" w:space="0" w:color="auto"/>
        <w:right w:val="none" w:sz="0" w:space="0" w:color="auto"/>
      </w:divBdr>
    </w:div>
    <w:div w:id="76098105">
      <w:bodyDiv w:val="1"/>
      <w:marLeft w:val="0"/>
      <w:marRight w:val="0"/>
      <w:marTop w:val="0"/>
      <w:marBottom w:val="0"/>
      <w:divBdr>
        <w:top w:val="none" w:sz="0" w:space="0" w:color="auto"/>
        <w:left w:val="none" w:sz="0" w:space="0" w:color="auto"/>
        <w:bottom w:val="none" w:sz="0" w:space="0" w:color="auto"/>
        <w:right w:val="none" w:sz="0" w:space="0" w:color="auto"/>
      </w:divBdr>
    </w:div>
    <w:div w:id="76757475">
      <w:bodyDiv w:val="1"/>
      <w:marLeft w:val="0"/>
      <w:marRight w:val="0"/>
      <w:marTop w:val="0"/>
      <w:marBottom w:val="0"/>
      <w:divBdr>
        <w:top w:val="none" w:sz="0" w:space="0" w:color="auto"/>
        <w:left w:val="none" w:sz="0" w:space="0" w:color="auto"/>
        <w:bottom w:val="none" w:sz="0" w:space="0" w:color="auto"/>
        <w:right w:val="none" w:sz="0" w:space="0" w:color="auto"/>
      </w:divBdr>
    </w:div>
    <w:div w:id="77603034">
      <w:bodyDiv w:val="1"/>
      <w:marLeft w:val="0"/>
      <w:marRight w:val="0"/>
      <w:marTop w:val="0"/>
      <w:marBottom w:val="0"/>
      <w:divBdr>
        <w:top w:val="none" w:sz="0" w:space="0" w:color="auto"/>
        <w:left w:val="none" w:sz="0" w:space="0" w:color="auto"/>
        <w:bottom w:val="none" w:sz="0" w:space="0" w:color="auto"/>
        <w:right w:val="none" w:sz="0" w:space="0" w:color="auto"/>
      </w:divBdr>
    </w:div>
    <w:div w:id="78841672">
      <w:bodyDiv w:val="1"/>
      <w:marLeft w:val="0"/>
      <w:marRight w:val="0"/>
      <w:marTop w:val="0"/>
      <w:marBottom w:val="0"/>
      <w:divBdr>
        <w:top w:val="none" w:sz="0" w:space="0" w:color="auto"/>
        <w:left w:val="none" w:sz="0" w:space="0" w:color="auto"/>
        <w:bottom w:val="none" w:sz="0" w:space="0" w:color="auto"/>
        <w:right w:val="none" w:sz="0" w:space="0" w:color="auto"/>
      </w:divBdr>
    </w:div>
    <w:div w:id="79570895">
      <w:bodyDiv w:val="1"/>
      <w:marLeft w:val="0"/>
      <w:marRight w:val="0"/>
      <w:marTop w:val="0"/>
      <w:marBottom w:val="0"/>
      <w:divBdr>
        <w:top w:val="none" w:sz="0" w:space="0" w:color="auto"/>
        <w:left w:val="none" w:sz="0" w:space="0" w:color="auto"/>
        <w:bottom w:val="none" w:sz="0" w:space="0" w:color="auto"/>
        <w:right w:val="none" w:sz="0" w:space="0" w:color="auto"/>
      </w:divBdr>
    </w:div>
    <w:div w:id="80029224">
      <w:bodyDiv w:val="1"/>
      <w:marLeft w:val="0"/>
      <w:marRight w:val="0"/>
      <w:marTop w:val="0"/>
      <w:marBottom w:val="0"/>
      <w:divBdr>
        <w:top w:val="none" w:sz="0" w:space="0" w:color="auto"/>
        <w:left w:val="none" w:sz="0" w:space="0" w:color="auto"/>
        <w:bottom w:val="none" w:sz="0" w:space="0" w:color="auto"/>
        <w:right w:val="none" w:sz="0" w:space="0" w:color="auto"/>
      </w:divBdr>
    </w:div>
    <w:div w:id="80835256">
      <w:bodyDiv w:val="1"/>
      <w:marLeft w:val="0"/>
      <w:marRight w:val="0"/>
      <w:marTop w:val="0"/>
      <w:marBottom w:val="0"/>
      <w:divBdr>
        <w:top w:val="none" w:sz="0" w:space="0" w:color="auto"/>
        <w:left w:val="none" w:sz="0" w:space="0" w:color="auto"/>
        <w:bottom w:val="none" w:sz="0" w:space="0" w:color="auto"/>
        <w:right w:val="none" w:sz="0" w:space="0" w:color="auto"/>
      </w:divBdr>
    </w:div>
    <w:div w:id="82145201">
      <w:bodyDiv w:val="1"/>
      <w:marLeft w:val="0"/>
      <w:marRight w:val="0"/>
      <w:marTop w:val="0"/>
      <w:marBottom w:val="0"/>
      <w:divBdr>
        <w:top w:val="none" w:sz="0" w:space="0" w:color="auto"/>
        <w:left w:val="none" w:sz="0" w:space="0" w:color="auto"/>
        <w:bottom w:val="none" w:sz="0" w:space="0" w:color="auto"/>
        <w:right w:val="none" w:sz="0" w:space="0" w:color="auto"/>
      </w:divBdr>
    </w:div>
    <w:div w:id="82531533">
      <w:bodyDiv w:val="1"/>
      <w:marLeft w:val="0"/>
      <w:marRight w:val="0"/>
      <w:marTop w:val="0"/>
      <w:marBottom w:val="0"/>
      <w:divBdr>
        <w:top w:val="none" w:sz="0" w:space="0" w:color="auto"/>
        <w:left w:val="none" w:sz="0" w:space="0" w:color="auto"/>
        <w:bottom w:val="none" w:sz="0" w:space="0" w:color="auto"/>
        <w:right w:val="none" w:sz="0" w:space="0" w:color="auto"/>
      </w:divBdr>
    </w:div>
    <w:div w:id="83037005">
      <w:bodyDiv w:val="1"/>
      <w:marLeft w:val="0"/>
      <w:marRight w:val="0"/>
      <w:marTop w:val="0"/>
      <w:marBottom w:val="0"/>
      <w:divBdr>
        <w:top w:val="none" w:sz="0" w:space="0" w:color="auto"/>
        <w:left w:val="none" w:sz="0" w:space="0" w:color="auto"/>
        <w:bottom w:val="none" w:sz="0" w:space="0" w:color="auto"/>
        <w:right w:val="none" w:sz="0" w:space="0" w:color="auto"/>
      </w:divBdr>
    </w:div>
    <w:div w:id="83957526">
      <w:bodyDiv w:val="1"/>
      <w:marLeft w:val="0"/>
      <w:marRight w:val="0"/>
      <w:marTop w:val="0"/>
      <w:marBottom w:val="0"/>
      <w:divBdr>
        <w:top w:val="none" w:sz="0" w:space="0" w:color="auto"/>
        <w:left w:val="none" w:sz="0" w:space="0" w:color="auto"/>
        <w:bottom w:val="none" w:sz="0" w:space="0" w:color="auto"/>
        <w:right w:val="none" w:sz="0" w:space="0" w:color="auto"/>
      </w:divBdr>
    </w:div>
    <w:div w:id="86116350">
      <w:bodyDiv w:val="1"/>
      <w:marLeft w:val="0"/>
      <w:marRight w:val="0"/>
      <w:marTop w:val="0"/>
      <w:marBottom w:val="0"/>
      <w:divBdr>
        <w:top w:val="none" w:sz="0" w:space="0" w:color="auto"/>
        <w:left w:val="none" w:sz="0" w:space="0" w:color="auto"/>
        <w:bottom w:val="none" w:sz="0" w:space="0" w:color="auto"/>
        <w:right w:val="none" w:sz="0" w:space="0" w:color="auto"/>
      </w:divBdr>
    </w:div>
    <w:div w:id="88283131">
      <w:bodyDiv w:val="1"/>
      <w:marLeft w:val="0"/>
      <w:marRight w:val="0"/>
      <w:marTop w:val="0"/>
      <w:marBottom w:val="0"/>
      <w:divBdr>
        <w:top w:val="none" w:sz="0" w:space="0" w:color="auto"/>
        <w:left w:val="none" w:sz="0" w:space="0" w:color="auto"/>
        <w:bottom w:val="none" w:sz="0" w:space="0" w:color="auto"/>
        <w:right w:val="none" w:sz="0" w:space="0" w:color="auto"/>
      </w:divBdr>
    </w:div>
    <w:div w:id="88548198">
      <w:bodyDiv w:val="1"/>
      <w:marLeft w:val="0"/>
      <w:marRight w:val="0"/>
      <w:marTop w:val="0"/>
      <w:marBottom w:val="0"/>
      <w:divBdr>
        <w:top w:val="none" w:sz="0" w:space="0" w:color="auto"/>
        <w:left w:val="none" w:sz="0" w:space="0" w:color="auto"/>
        <w:bottom w:val="none" w:sz="0" w:space="0" w:color="auto"/>
        <w:right w:val="none" w:sz="0" w:space="0" w:color="auto"/>
      </w:divBdr>
    </w:div>
    <w:div w:id="89854572">
      <w:bodyDiv w:val="1"/>
      <w:marLeft w:val="0"/>
      <w:marRight w:val="0"/>
      <w:marTop w:val="0"/>
      <w:marBottom w:val="0"/>
      <w:divBdr>
        <w:top w:val="none" w:sz="0" w:space="0" w:color="auto"/>
        <w:left w:val="none" w:sz="0" w:space="0" w:color="auto"/>
        <w:bottom w:val="none" w:sz="0" w:space="0" w:color="auto"/>
        <w:right w:val="none" w:sz="0" w:space="0" w:color="auto"/>
      </w:divBdr>
    </w:div>
    <w:div w:id="90245046">
      <w:bodyDiv w:val="1"/>
      <w:marLeft w:val="0"/>
      <w:marRight w:val="0"/>
      <w:marTop w:val="0"/>
      <w:marBottom w:val="0"/>
      <w:divBdr>
        <w:top w:val="none" w:sz="0" w:space="0" w:color="auto"/>
        <w:left w:val="none" w:sz="0" w:space="0" w:color="auto"/>
        <w:bottom w:val="none" w:sz="0" w:space="0" w:color="auto"/>
        <w:right w:val="none" w:sz="0" w:space="0" w:color="auto"/>
      </w:divBdr>
    </w:div>
    <w:div w:id="91240298">
      <w:bodyDiv w:val="1"/>
      <w:marLeft w:val="0"/>
      <w:marRight w:val="0"/>
      <w:marTop w:val="0"/>
      <w:marBottom w:val="0"/>
      <w:divBdr>
        <w:top w:val="none" w:sz="0" w:space="0" w:color="auto"/>
        <w:left w:val="none" w:sz="0" w:space="0" w:color="auto"/>
        <w:bottom w:val="none" w:sz="0" w:space="0" w:color="auto"/>
        <w:right w:val="none" w:sz="0" w:space="0" w:color="auto"/>
      </w:divBdr>
    </w:div>
    <w:div w:id="92092347">
      <w:bodyDiv w:val="1"/>
      <w:marLeft w:val="0"/>
      <w:marRight w:val="0"/>
      <w:marTop w:val="0"/>
      <w:marBottom w:val="0"/>
      <w:divBdr>
        <w:top w:val="none" w:sz="0" w:space="0" w:color="auto"/>
        <w:left w:val="none" w:sz="0" w:space="0" w:color="auto"/>
        <w:bottom w:val="none" w:sz="0" w:space="0" w:color="auto"/>
        <w:right w:val="none" w:sz="0" w:space="0" w:color="auto"/>
      </w:divBdr>
    </w:div>
    <w:div w:id="93289991">
      <w:bodyDiv w:val="1"/>
      <w:marLeft w:val="0"/>
      <w:marRight w:val="0"/>
      <w:marTop w:val="0"/>
      <w:marBottom w:val="0"/>
      <w:divBdr>
        <w:top w:val="none" w:sz="0" w:space="0" w:color="auto"/>
        <w:left w:val="none" w:sz="0" w:space="0" w:color="auto"/>
        <w:bottom w:val="none" w:sz="0" w:space="0" w:color="auto"/>
        <w:right w:val="none" w:sz="0" w:space="0" w:color="auto"/>
      </w:divBdr>
    </w:div>
    <w:div w:id="93785964">
      <w:bodyDiv w:val="1"/>
      <w:marLeft w:val="0"/>
      <w:marRight w:val="0"/>
      <w:marTop w:val="0"/>
      <w:marBottom w:val="0"/>
      <w:divBdr>
        <w:top w:val="none" w:sz="0" w:space="0" w:color="auto"/>
        <w:left w:val="none" w:sz="0" w:space="0" w:color="auto"/>
        <w:bottom w:val="none" w:sz="0" w:space="0" w:color="auto"/>
        <w:right w:val="none" w:sz="0" w:space="0" w:color="auto"/>
      </w:divBdr>
    </w:div>
    <w:div w:id="93980828">
      <w:bodyDiv w:val="1"/>
      <w:marLeft w:val="0"/>
      <w:marRight w:val="0"/>
      <w:marTop w:val="0"/>
      <w:marBottom w:val="0"/>
      <w:divBdr>
        <w:top w:val="none" w:sz="0" w:space="0" w:color="auto"/>
        <w:left w:val="none" w:sz="0" w:space="0" w:color="auto"/>
        <w:bottom w:val="none" w:sz="0" w:space="0" w:color="auto"/>
        <w:right w:val="none" w:sz="0" w:space="0" w:color="auto"/>
      </w:divBdr>
    </w:div>
    <w:div w:id="94135458">
      <w:bodyDiv w:val="1"/>
      <w:marLeft w:val="0"/>
      <w:marRight w:val="0"/>
      <w:marTop w:val="0"/>
      <w:marBottom w:val="0"/>
      <w:divBdr>
        <w:top w:val="none" w:sz="0" w:space="0" w:color="auto"/>
        <w:left w:val="none" w:sz="0" w:space="0" w:color="auto"/>
        <w:bottom w:val="none" w:sz="0" w:space="0" w:color="auto"/>
        <w:right w:val="none" w:sz="0" w:space="0" w:color="auto"/>
      </w:divBdr>
    </w:div>
    <w:div w:id="95028892">
      <w:bodyDiv w:val="1"/>
      <w:marLeft w:val="0"/>
      <w:marRight w:val="0"/>
      <w:marTop w:val="0"/>
      <w:marBottom w:val="0"/>
      <w:divBdr>
        <w:top w:val="none" w:sz="0" w:space="0" w:color="auto"/>
        <w:left w:val="none" w:sz="0" w:space="0" w:color="auto"/>
        <w:bottom w:val="none" w:sz="0" w:space="0" w:color="auto"/>
        <w:right w:val="none" w:sz="0" w:space="0" w:color="auto"/>
      </w:divBdr>
    </w:div>
    <w:div w:id="96563197">
      <w:bodyDiv w:val="1"/>
      <w:marLeft w:val="0"/>
      <w:marRight w:val="0"/>
      <w:marTop w:val="0"/>
      <w:marBottom w:val="0"/>
      <w:divBdr>
        <w:top w:val="none" w:sz="0" w:space="0" w:color="auto"/>
        <w:left w:val="none" w:sz="0" w:space="0" w:color="auto"/>
        <w:bottom w:val="none" w:sz="0" w:space="0" w:color="auto"/>
        <w:right w:val="none" w:sz="0" w:space="0" w:color="auto"/>
      </w:divBdr>
    </w:div>
    <w:div w:id="99838188">
      <w:bodyDiv w:val="1"/>
      <w:marLeft w:val="0"/>
      <w:marRight w:val="0"/>
      <w:marTop w:val="0"/>
      <w:marBottom w:val="0"/>
      <w:divBdr>
        <w:top w:val="none" w:sz="0" w:space="0" w:color="auto"/>
        <w:left w:val="none" w:sz="0" w:space="0" w:color="auto"/>
        <w:bottom w:val="none" w:sz="0" w:space="0" w:color="auto"/>
        <w:right w:val="none" w:sz="0" w:space="0" w:color="auto"/>
      </w:divBdr>
    </w:div>
    <w:div w:id="100802154">
      <w:bodyDiv w:val="1"/>
      <w:marLeft w:val="0"/>
      <w:marRight w:val="0"/>
      <w:marTop w:val="0"/>
      <w:marBottom w:val="0"/>
      <w:divBdr>
        <w:top w:val="none" w:sz="0" w:space="0" w:color="auto"/>
        <w:left w:val="none" w:sz="0" w:space="0" w:color="auto"/>
        <w:bottom w:val="none" w:sz="0" w:space="0" w:color="auto"/>
        <w:right w:val="none" w:sz="0" w:space="0" w:color="auto"/>
      </w:divBdr>
    </w:div>
    <w:div w:id="101920368">
      <w:bodyDiv w:val="1"/>
      <w:marLeft w:val="0"/>
      <w:marRight w:val="0"/>
      <w:marTop w:val="0"/>
      <w:marBottom w:val="0"/>
      <w:divBdr>
        <w:top w:val="none" w:sz="0" w:space="0" w:color="auto"/>
        <w:left w:val="none" w:sz="0" w:space="0" w:color="auto"/>
        <w:bottom w:val="none" w:sz="0" w:space="0" w:color="auto"/>
        <w:right w:val="none" w:sz="0" w:space="0" w:color="auto"/>
      </w:divBdr>
    </w:div>
    <w:div w:id="103963593">
      <w:bodyDiv w:val="1"/>
      <w:marLeft w:val="0"/>
      <w:marRight w:val="0"/>
      <w:marTop w:val="0"/>
      <w:marBottom w:val="0"/>
      <w:divBdr>
        <w:top w:val="none" w:sz="0" w:space="0" w:color="auto"/>
        <w:left w:val="none" w:sz="0" w:space="0" w:color="auto"/>
        <w:bottom w:val="none" w:sz="0" w:space="0" w:color="auto"/>
        <w:right w:val="none" w:sz="0" w:space="0" w:color="auto"/>
      </w:divBdr>
    </w:div>
    <w:div w:id="105587398">
      <w:bodyDiv w:val="1"/>
      <w:marLeft w:val="0"/>
      <w:marRight w:val="0"/>
      <w:marTop w:val="0"/>
      <w:marBottom w:val="0"/>
      <w:divBdr>
        <w:top w:val="none" w:sz="0" w:space="0" w:color="auto"/>
        <w:left w:val="none" w:sz="0" w:space="0" w:color="auto"/>
        <w:bottom w:val="none" w:sz="0" w:space="0" w:color="auto"/>
        <w:right w:val="none" w:sz="0" w:space="0" w:color="auto"/>
      </w:divBdr>
    </w:div>
    <w:div w:id="106393394">
      <w:bodyDiv w:val="1"/>
      <w:marLeft w:val="0"/>
      <w:marRight w:val="0"/>
      <w:marTop w:val="0"/>
      <w:marBottom w:val="0"/>
      <w:divBdr>
        <w:top w:val="none" w:sz="0" w:space="0" w:color="auto"/>
        <w:left w:val="none" w:sz="0" w:space="0" w:color="auto"/>
        <w:bottom w:val="none" w:sz="0" w:space="0" w:color="auto"/>
        <w:right w:val="none" w:sz="0" w:space="0" w:color="auto"/>
      </w:divBdr>
    </w:div>
    <w:div w:id="107433498">
      <w:bodyDiv w:val="1"/>
      <w:marLeft w:val="0"/>
      <w:marRight w:val="0"/>
      <w:marTop w:val="0"/>
      <w:marBottom w:val="0"/>
      <w:divBdr>
        <w:top w:val="none" w:sz="0" w:space="0" w:color="auto"/>
        <w:left w:val="none" w:sz="0" w:space="0" w:color="auto"/>
        <w:bottom w:val="none" w:sz="0" w:space="0" w:color="auto"/>
        <w:right w:val="none" w:sz="0" w:space="0" w:color="auto"/>
      </w:divBdr>
    </w:div>
    <w:div w:id="108861401">
      <w:bodyDiv w:val="1"/>
      <w:marLeft w:val="0"/>
      <w:marRight w:val="0"/>
      <w:marTop w:val="0"/>
      <w:marBottom w:val="0"/>
      <w:divBdr>
        <w:top w:val="none" w:sz="0" w:space="0" w:color="auto"/>
        <w:left w:val="none" w:sz="0" w:space="0" w:color="auto"/>
        <w:bottom w:val="none" w:sz="0" w:space="0" w:color="auto"/>
        <w:right w:val="none" w:sz="0" w:space="0" w:color="auto"/>
      </w:divBdr>
    </w:div>
    <w:div w:id="109054432">
      <w:bodyDiv w:val="1"/>
      <w:marLeft w:val="0"/>
      <w:marRight w:val="0"/>
      <w:marTop w:val="0"/>
      <w:marBottom w:val="0"/>
      <w:divBdr>
        <w:top w:val="none" w:sz="0" w:space="0" w:color="auto"/>
        <w:left w:val="none" w:sz="0" w:space="0" w:color="auto"/>
        <w:bottom w:val="none" w:sz="0" w:space="0" w:color="auto"/>
        <w:right w:val="none" w:sz="0" w:space="0" w:color="auto"/>
      </w:divBdr>
    </w:div>
    <w:div w:id="109278425">
      <w:bodyDiv w:val="1"/>
      <w:marLeft w:val="0"/>
      <w:marRight w:val="0"/>
      <w:marTop w:val="0"/>
      <w:marBottom w:val="0"/>
      <w:divBdr>
        <w:top w:val="none" w:sz="0" w:space="0" w:color="auto"/>
        <w:left w:val="none" w:sz="0" w:space="0" w:color="auto"/>
        <w:bottom w:val="none" w:sz="0" w:space="0" w:color="auto"/>
        <w:right w:val="none" w:sz="0" w:space="0" w:color="auto"/>
      </w:divBdr>
    </w:div>
    <w:div w:id="110906147">
      <w:bodyDiv w:val="1"/>
      <w:marLeft w:val="0"/>
      <w:marRight w:val="0"/>
      <w:marTop w:val="0"/>
      <w:marBottom w:val="0"/>
      <w:divBdr>
        <w:top w:val="none" w:sz="0" w:space="0" w:color="auto"/>
        <w:left w:val="none" w:sz="0" w:space="0" w:color="auto"/>
        <w:bottom w:val="none" w:sz="0" w:space="0" w:color="auto"/>
        <w:right w:val="none" w:sz="0" w:space="0" w:color="auto"/>
      </w:divBdr>
    </w:div>
    <w:div w:id="111944707">
      <w:bodyDiv w:val="1"/>
      <w:marLeft w:val="0"/>
      <w:marRight w:val="0"/>
      <w:marTop w:val="0"/>
      <w:marBottom w:val="0"/>
      <w:divBdr>
        <w:top w:val="none" w:sz="0" w:space="0" w:color="auto"/>
        <w:left w:val="none" w:sz="0" w:space="0" w:color="auto"/>
        <w:bottom w:val="none" w:sz="0" w:space="0" w:color="auto"/>
        <w:right w:val="none" w:sz="0" w:space="0" w:color="auto"/>
      </w:divBdr>
    </w:div>
    <w:div w:id="112335968">
      <w:bodyDiv w:val="1"/>
      <w:marLeft w:val="0"/>
      <w:marRight w:val="0"/>
      <w:marTop w:val="0"/>
      <w:marBottom w:val="0"/>
      <w:divBdr>
        <w:top w:val="none" w:sz="0" w:space="0" w:color="auto"/>
        <w:left w:val="none" w:sz="0" w:space="0" w:color="auto"/>
        <w:bottom w:val="none" w:sz="0" w:space="0" w:color="auto"/>
        <w:right w:val="none" w:sz="0" w:space="0" w:color="auto"/>
      </w:divBdr>
    </w:div>
    <w:div w:id="112598965">
      <w:bodyDiv w:val="1"/>
      <w:marLeft w:val="0"/>
      <w:marRight w:val="0"/>
      <w:marTop w:val="0"/>
      <w:marBottom w:val="0"/>
      <w:divBdr>
        <w:top w:val="none" w:sz="0" w:space="0" w:color="auto"/>
        <w:left w:val="none" w:sz="0" w:space="0" w:color="auto"/>
        <w:bottom w:val="none" w:sz="0" w:space="0" w:color="auto"/>
        <w:right w:val="none" w:sz="0" w:space="0" w:color="auto"/>
      </w:divBdr>
    </w:div>
    <w:div w:id="114831249">
      <w:bodyDiv w:val="1"/>
      <w:marLeft w:val="0"/>
      <w:marRight w:val="0"/>
      <w:marTop w:val="0"/>
      <w:marBottom w:val="0"/>
      <w:divBdr>
        <w:top w:val="none" w:sz="0" w:space="0" w:color="auto"/>
        <w:left w:val="none" w:sz="0" w:space="0" w:color="auto"/>
        <w:bottom w:val="none" w:sz="0" w:space="0" w:color="auto"/>
        <w:right w:val="none" w:sz="0" w:space="0" w:color="auto"/>
      </w:divBdr>
    </w:div>
    <w:div w:id="114912786">
      <w:bodyDiv w:val="1"/>
      <w:marLeft w:val="0"/>
      <w:marRight w:val="0"/>
      <w:marTop w:val="0"/>
      <w:marBottom w:val="0"/>
      <w:divBdr>
        <w:top w:val="none" w:sz="0" w:space="0" w:color="auto"/>
        <w:left w:val="none" w:sz="0" w:space="0" w:color="auto"/>
        <w:bottom w:val="none" w:sz="0" w:space="0" w:color="auto"/>
        <w:right w:val="none" w:sz="0" w:space="0" w:color="auto"/>
      </w:divBdr>
    </w:div>
    <w:div w:id="115150224">
      <w:bodyDiv w:val="1"/>
      <w:marLeft w:val="0"/>
      <w:marRight w:val="0"/>
      <w:marTop w:val="0"/>
      <w:marBottom w:val="0"/>
      <w:divBdr>
        <w:top w:val="none" w:sz="0" w:space="0" w:color="auto"/>
        <w:left w:val="none" w:sz="0" w:space="0" w:color="auto"/>
        <w:bottom w:val="none" w:sz="0" w:space="0" w:color="auto"/>
        <w:right w:val="none" w:sz="0" w:space="0" w:color="auto"/>
      </w:divBdr>
    </w:div>
    <w:div w:id="115224810">
      <w:bodyDiv w:val="1"/>
      <w:marLeft w:val="0"/>
      <w:marRight w:val="0"/>
      <w:marTop w:val="0"/>
      <w:marBottom w:val="0"/>
      <w:divBdr>
        <w:top w:val="none" w:sz="0" w:space="0" w:color="auto"/>
        <w:left w:val="none" w:sz="0" w:space="0" w:color="auto"/>
        <w:bottom w:val="none" w:sz="0" w:space="0" w:color="auto"/>
        <w:right w:val="none" w:sz="0" w:space="0" w:color="auto"/>
      </w:divBdr>
    </w:div>
    <w:div w:id="115487896">
      <w:bodyDiv w:val="1"/>
      <w:marLeft w:val="0"/>
      <w:marRight w:val="0"/>
      <w:marTop w:val="0"/>
      <w:marBottom w:val="0"/>
      <w:divBdr>
        <w:top w:val="none" w:sz="0" w:space="0" w:color="auto"/>
        <w:left w:val="none" w:sz="0" w:space="0" w:color="auto"/>
        <w:bottom w:val="none" w:sz="0" w:space="0" w:color="auto"/>
        <w:right w:val="none" w:sz="0" w:space="0" w:color="auto"/>
      </w:divBdr>
    </w:div>
    <w:div w:id="117188002">
      <w:bodyDiv w:val="1"/>
      <w:marLeft w:val="0"/>
      <w:marRight w:val="0"/>
      <w:marTop w:val="0"/>
      <w:marBottom w:val="0"/>
      <w:divBdr>
        <w:top w:val="none" w:sz="0" w:space="0" w:color="auto"/>
        <w:left w:val="none" w:sz="0" w:space="0" w:color="auto"/>
        <w:bottom w:val="none" w:sz="0" w:space="0" w:color="auto"/>
        <w:right w:val="none" w:sz="0" w:space="0" w:color="auto"/>
      </w:divBdr>
    </w:div>
    <w:div w:id="117266152">
      <w:bodyDiv w:val="1"/>
      <w:marLeft w:val="0"/>
      <w:marRight w:val="0"/>
      <w:marTop w:val="0"/>
      <w:marBottom w:val="0"/>
      <w:divBdr>
        <w:top w:val="none" w:sz="0" w:space="0" w:color="auto"/>
        <w:left w:val="none" w:sz="0" w:space="0" w:color="auto"/>
        <w:bottom w:val="none" w:sz="0" w:space="0" w:color="auto"/>
        <w:right w:val="none" w:sz="0" w:space="0" w:color="auto"/>
      </w:divBdr>
    </w:div>
    <w:div w:id="118450744">
      <w:bodyDiv w:val="1"/>
      <w:marLeft w:val="0"/>
      <w:marRight w:val="0"/>
      <w:marTop w:val="0"/>
      <w:marBottom w:val="0"/>
      <w:divBdr>
        <w:top w:val="none" w:sz="0" w:space="0" w:color="auto"/>
        <w:left w:val="none" w:sz="0" w:space="0" w:color="auto"/>
        <w:bottom w:val="none" w:sz="0" w:space="0" w:color="auto"/>
        <w:right w:val="none" w:sz="0" w:space="0" w:color="auto"/>
      </w:divBdr>
    </w:div>
    <w:div w:id="119420046">
      <w:bodyDiv w:val="1"/>
      <w:marLeft w:val="0"/>
      <w:marRight w:val="0"/>
      <w:marTop w:val="0"/>
      <w:marBottom w:val="0"/>
      <w:divBdr>
        <w:top w:val="none" w:sz="0" w:space="0" w:color="auto"/>
        <w:left w:val="none" w:sz="0" w:space="0" w:color="auto"/>
        <w:bottom w:val="none" w:sz="0" w:space="0" w:color="auto"/>
        <w:right w:val="none" w:sz="0" w:space="0" w:color="auto"/>
      </w:divBdr>
    </w:div>
    <w:div w:id="124205864">
      <w:bodyDiv w:val="1"/>
      <w:marLeft w:val="0"/>
      <w:marRight w:val="0"/>
      <w:marTop w:val="0"/>
      <w:marBottom w:val="0"/>
      <w:divBdr>
        <w:top w:val="none" w:sz="0" w:space="0" w:color="auto"/>
        <w:left w:val="none" w:sz="0" w:space="0" w:color="auto"/>
        <w:bottom w:val="none" w:sz="0" w:space="0" w:color="auto"/>
        <w:right w:val="none" w:sz="0" w:space="0" w:color="auto"/>
      </w:divBdr>
    </w:div>
    <w:div w:id="124276894">
      <w:bodyDiv w:val="1"/>
      <w:marLeft w:val="0"/>
      <w:marRight w:val="0"/>
      <w:marTop w:val="0"/>
      <w:marBottom w:val="0"/>
      <w:divBdr>
        <w:top w:val="none" w:sz="0" w:space="0" w:color="auto"/>
        <w:left w:val="none" w:sz="0" w:space="0" w:color="auto"/>
        <w:bottom w:val="none" w:sz="0" w:space="0" w:color="auto"/>
        <w:right w:val="none" w:sz="0" w:space="0" w:color="auto"/>
      </w:divBdr>
    </w:div>
    <w:div w:id="126825482">
      <w:bodyDiv w:val="1"/>
      <w:marLeft w:val="0"/>
      <w:marRight w:val="0"/>
      <w:marTop w:val="0"/>
      <w:marBottom w:val="0"/>
      <w:divBdr>
        <w:top w:val="none" w:sz="0" w:space="0" w:color="auto"/>
        <w:left w:val="none" w:sz="0" w:space="0" w:color="auto"/>
        <w:bottom w:val="none" w:sz="0" w:space="0" w:color="auto"/>
        <w:right w:val="none" w:sz="0" w:space="0" w:color="auto"/>
      </w:divBdr>
    </w:div>
    <w:div w:id="127208429">
      <w:bodyDiv w:val="1"/>
      <w:marLeft w:val="0"/>
      <w:marRight w:val="0"/>
      <w:marTop w:val="0"/>
      <w:marBottom w:val="0"/>
      <w:divBdr>
        <w:top w:val="none" w:sz="0" w:space="0" w:color="auto"/>
        <w:left w:val="none" w:sz="0" w:space="0" w:color="auto"/>
        <w:bottom w:val="none" w:sz="0" w:space="0" w:color="auto"/>
        <w:right w:val="none" w:sz="0" w:space="0" w:color="auto"/>
      </w:divBdr>
    </w:div>
    <w:div w:id="127674597">
      <w:bodyDiv w:val="1"/>
      <w:marLeft w:val="0"/>
      <w:marRight w:val="0"/>
      <w:marTop w:val="0"/>
      <w:marBottom w:val="0"/>
      <w:divBdr>
        <w:top w:val="none" w:sz="0" w:space="0" w:color="auto"/>
        <w:left w:val="none" w:sz="0" w:space="0" w:color="auto"/>
        <w:bottom w:val="none" w:sz="0" w:space="0" w:color="auto"/>
        <w:right w:val="none" w:sz="0" w:space="0" w:color="auto"/>
      </w:divBdr>
    </w:div>
    <w:div w:id="129906021">
      <w:bodyDiv w:val="1"/>
      <w:marLeft w:val="0"/>
      <w:marRight w:val="0"/>
      <w:marTop w:val="0"/>
      <w:marBottom w:val="0"/>
      <w:divBdr>
        <w:top w:val="none" w:sz="0" w:space="0" w:color="auto"/>
        <w:left w:val="none" w:sz="0" w:space="0" w:color="auto"/>
        <w:bottom w:val="none" w:sz="0" w:space="0" w:color="auto"/>
        <w:right w:val="none" w:sz="0" w:space="0" w:color="auto"/>
      </w:divBdr>
    </w:div>
    <w:div w:id="131093684">
      <w:bodyDiv w:val="1"/>
      <w:marLeft w:val="0"/>
      <w:marRight w:val="0"/>
      <w:marTop w:val="0"/>
      <w:marBottom w:val="0"/>
      <w:divBdr>
        <w:top w:val="none" w:sz="0" w:space="0" w:color="auto"/>
        <w:left w:val="none" w:sz="0" w:space="0" w:color="auto"/>
        <w:bottom w:val="none" w:sz="0" w:space="0" w:color="auto"/>
        <w:right w:val="none" w:sz="0" w:space="0" w:color="auto"/>
      </w:divBdr>
    </w:div>
    <w:div w:id="131410738">
      <w:bodyDiv w:val="1"/>
      <w:marLeft w:val="0"/>
      <w:marRight w:val="0"/>
      <w:marTop w:val="0"/>
      <w:marBottom w:val="0"/>
      <w:divBdr>
        <w:top w:val="none" w:sz="0" w:space="0" w:color="auto"/>
        <w:left w:val="none" w:sz="0" w:space="0" w:color="auto"/>
        <w:bottom w:val="none" w:sz="0" w:space="0" w:color="auto"/>
        <w:right w:val="none" w:sz="0" w:space="0" w:color="auto"/>
      </w:divBdr>
    </w:div>
    <w:div w:id="132912176">
      <w:bodyDiv w:val="1"/>
      <w:marLeft w:val="0"/>
      <w:marRight w:val="0"/>
      <w:marTop w:val="0"/>
      <w:marBottom w:val="0"/>
      <w:divBdr>
        <w:top w:val="none" w:sz="0" w:space="0" w:color="auto"/>
        <w:left w:val="none" w:sz="0" w:space="0" w:color="auto"/>
        <w:bottom w:val="none" w:sz="0" w:space="0" w:color="auto"/>
        <w:right w:val="none" w:sz="0" w:space="0" w:color="auto"/>
      </w:divBdr>
    </w:div>
    <w:div w:id="133717443">
      <w:bodyDiv w:val="1"/>
      <w:marLeft w:val="0"/>
      <w:marRight w:val="0"/>
      <w:marTop w:val="0"/>
      <w:marBottom w:val="0"/>
      <w:divBdr>
        <w:top w:val="none" w:sz="0" w:space="0" w:color="auto"/>
        <w:left w:val="none" w:sz="0" w:space="0" w:color="auto"/>
        <w:bottom w:val="none" w:sz="0" w:space="0" w:color="auto"/>
        <w:right w:val="none" w:sz="0" w:space="0" w:color="auto"/>
      </w:divBdr>
    </w:div>
    <w:div w:id="134301437">
      <w:bodyDiv w:val="1"/>
      <w:marLeft w:val="0"/>
      <w:marRight w:val="0"/>
      <w:marTop w:val="0"/>
      <w:marBottom w:val="0"/>
      <w:divBdr>
        <w:top w:val="none" w:sz="0" w:space="0" w:color="auto"/>
        <w:left w:val="none" w:sz="0" w:space="0" w:color="auto"/>
        <w:bottom w:val="none" w:sz="0" w:space="0" w:color="auto"/>
        <w:right w:val="none" w:sz="0" w:space="0" w:color="auto"/>
      </w:divBdr>
    </w:div>
    <w:div w:id="134611697">
      <w:bodyDiv w:val="1"/>
      <w:marLeft w:val="0"/>
      <w:marRight w:val="0"/>
      <w:marTop w:val="0"/>
      <w:marBottom w:val="0"/>
      <w:divBdr>
        <w:top w:val="none" w:sz="0" w:space="0" w:color="auto"/>
        <w:left w:val="none" w:sz="0" w:space="0" w:color="auto"/>
        <w:bottom w:val="none" w:sz="0" w:space="0" w:color="auto"/>
        <w:right w:val="none" w:sz="0" w:space="0" w:color="auto"/>
      </w:divBdr>
    </w:div>
    <w:div w:id="135337987">
      <w:bodyDiv w:val="1"/>
      <w:marLeft w:val="0"/>
      <w:marRight w:val="0"/>
      <w:marTop w:val="0"/>
      <w:marBottom w:val="0"/>
      <w:divBdr>
        <w:top w:val="none" w:sz="0" w:space="0" w:color="auto"/>
        <w:left w:val="none" w:sz="0" w:space="0" w:color="auto"/>
        <w:bottom w:val="none" w:sz="0" w:space="0" w:color="auto"/>
        <w:right w:val="none" w:sz="0" w:space="0" w:color="auto"/>
      </w:divBdr>
    </w:div>
    <w:div w:id="136456853">
      <w:bodyDiv w:val="1"/>
      <w:marLeft w:val="0"/>
      <w:marRight w:val="0"/>
      <w:marTop w:val="0"/>
      <w:marBottom w:val="0"/>
      <w:divBdr>
        <w:top w:val="none" w:sz="0" w:space="0" w:color="auto"/>
        <w:left w:val="none" w:sz="0" w:space="0" w:color="auto"/>
        <w:bottom w:val="none" w:sz="0" w:space="0" w:color="auto"/>
        <w:right w:val="none" w:sz="0" w:space="0" w:color="auto"/>
      </w:divBdr>
    </w:div>
    <w:div w:id="140193041">
      <w:bodyDiv w:val="1"/>
      <w:marLeft w:val="0"/>
      <w:marRight w:val="0"/>
      <w:marTop w:val="0"/>
      <w:marBottom w:val="0"/>
      <w:divBdr>
        <w:top w:val="none" w:sz="0" w:space="0" w:color="auto"/>
        <w:left w:val="none" w:sz="0" w:space="0" w:color="auto"/>
        <w:bottom w:val="none" w:sz="0" w:space="0" w:color="auto"/>
        <w:right w:val="none" w:sz="0" w:space="0" w:color="auto"/>
      </w:divBdr>
    </w:div>
    <w:div w:id="143592805">
      <w:bodyDiv w:val="1"/>
      <w:marLeft w:val="0"/>
      <w:marRight w:val="0"/>
      <w:marTop w:val="0"/>
      <w:marBottom w:val="0"/>
      <w:divBdr>
        <w:top w:val="none" w:sz="0" w:space="0" w:color="auto"/>
        <w:left w:val="none" w:sz="0" w:space="0" w:color="auto"/>
        <w:bottom w:val="none" w:sz="0" w:space="0" w:color="auto"/>
        <w:right w:val="none" w:sz="0" w:space="0" w:color="auto"/>
      </w:divBdr>
    </w:div>
    <w:div w:id="143663148">
      <w:bodyDiv w:val="1"/>
      <w:marLeft w:val="0"/>
      <w:marRight w:val="0"/>
      <w:marTop w:val="0"/>
      <w:marBottom w:val="0"/>
      <w:divBdr>
        <w:top w:val="none" w:sz="0" w:space="0" w:color="auto"/>
        <w:left w:val="none" w:sz="0" w:space="0" w:color="auto"/>
        <w:bottom w:val="none" w:sz="0" w:space="0" w:color="auto"/>
        <w:right w:val="none" w:sz="0" w:space="0" w:color="auto"/>
      </w:divBdr>
    </w:div>
    <w:div w:id="144010605">
      <w:bodyDiv w:val="1"/>
      <w:marLeft w:val="0"/>
      <w:marRight w:val="0"/>
      <w:marTop w:val="0"/>
      <w:marBottom w:val="0"/>
      <w:divBdr>
        <w:top w:val="none" w:sz="0" w:space="0" w:color="auto"/>
        <w:left w:val="none" w:sz="0" w:space="0" w:color="auto"/>
        <w:bottom w:val="none" w:sz="0" w:space="0" w:color="auto"/>
        <w:right w:val="none" w:sz="0" w:space="0" w:color="auto"/>
      </w:divBdr>
    </w:div>
    <w:div w:id="145443231">
      <w:bodyDiv w:val="1"/>
      <w:marLeft w:val="0"/>
      <w:marRight w:val="0"/>
      <w:marTop w:val="0"/>
      <w:marBottom w:val="0"/>
      <w:divBdr>
        <w:top w:val="none" w:sz="0" w:space="0" w:color="auto"/>
        <w:left w:val="none" w:sz="0" w:space="0" w:color="auto"/>
        <w:bottom w:val="none" w:sz="0" w:space="0" w:color="auto"/>
        <w:right w:val="none" w:sz="0" w:space="0" w:color="auto"/>
      </w:divBdr>
    </w:div>
    <w:div w:id="145632681">
      <w:bodyDiv w:val="1"/>
      <w:marLeft w:val="0"/>
      <w:marRight w:val="0"/>
      <w:marTop w:val="0"/>
      <w:marBottom w:val="0"/>
      <w:divBdr>
        <w:top w:val="none" w:sz="0" w:space="0" w:color="auto"/>
        <w:left w:val="none" w:sz="0" w:space="0" w:color="auto"/>
        <w:bottom w:val="none" w:sz="0" w:space="0" w:color="auto"/>
        <w:right w:val="none" w:sz="0" w:space="0" w:color="auto"/>
      </w:divBdr>
    </w:div>
    <w:div w:id="146630791">
      <w:bodyDiv w:val="1"/>
      <w:marLeft w:val="0"/>
      <w:marRight w:val="0"/>
      <w:marTop w:val="0"/>
      <w:marBottom w:val="0"/>
      <w:divBdr>
        <w:top w:val="none" w:sz="0" w:space="0" w:color="auto"/>
        <w:left w:val="none" w:sz="0" w:space="0" w:color="auto"/>
        <w:bottom w:val="none" w:sz="0" w:space="0" w:color="auto"/>
        <w:right w:val="none" w:sz="0" w:space="0" w:color="auto"/>
      </w:divBdr>
    </w:div>
    <w:div w:id="147210827">
      <w:bodyDiv w:val="1"/>
      <w:marLeft w:val="0"/>
      <w:marRight w:val="0"/>
      <w:marTop w:val="0"/>
      <w:marBottom w:val="0"/>
      <w:divBdr>
        <w:top w:val="none" w:sz="0" w:space="0" w:color="auto"/>
        <w:left w:val="none" w:sz="0" w:space="0" w:color="auto"/>
        <w:bottom w:val="none" w:sz="0" w:space="0" w:color="auto"/>
        <w:right w:val="none" w:sz="0" w:space="0" w:color="auto"/>
      </w:divBdr>
    </w:div>
    <w:div w:id="149294231">
      <w:bodyDiv w:val="1"/>
      <w:marLeft w:val="0"/>
      <w:marRight w:val="0"/>
      <w:marTop w:val="0"/>
      <w:marBottom w:val="0"/>
      <w:divBdr>
        <w:top w:val="none" w:sz="0" w:space="0" w:color="auto"/>
        <w:left w:val="none" w:sz="0" w:space="0" w:color="auto"/>
        <w:bottom w:val="none" w:sz="0" w:space="0" w:color="auto"/>
        <w:right w:val="none" w:sz="0" w:space="0" w:color="auto"/>
      </w:divBdr>
    </w:div>
    <w:div w:id="151337431">
      <w:bodyDiv w:val="1"/>
      <w:marLeft w:val="0"/>
      <w:marRight w:val="0"/>
      <w:marTop w:val="0"/>
      <w:marBottom w:val="0"/>
      <w:divBdr>
        <w:top w:val="none" w:sz="0" w:space="0" w:color="auto"/>
        <w:left w:val="none" w:sz="0" w:space="0" w:color="auto"/>
        <w:bottom w:val="none" w:sz="0" w:space="0" w:color="auto"/>
        <w:right w:val="none" w:sz="0" w:space="0" w:color="auto"/>
      </w:divBdr>
    </w:div>
    <w:div w:id="151338888">
      <w:bodyDiv w:val="1"/>
      <w:marLeft w:val="0"/>
      <w:marRight w:val="0"/>
      <w:marTop w:val="0"/>
      <w:marBottom w:val="0"/>
      <w:divBdr>
        <w:top w:val="none" w:sz="0" w:space="0" w:color="auto"/>
        <w:left w:val="none" w:sz="0" w:space="0" w:color="auto"/>
        <w:bottom w:val="none" w:sz="0" w:space="0" w:color="auto"/>
        <w:right w:val="none" w:sz="0" w:space="0" w:color="auto"/>
      </w:divBdr>
    </w:div>
    <w:div w:id="152917108">
      <w:bodyDiv w:val="1"/>
      <w:marLeft w:val="0"/>
      <w:marRight w:val="0"/>
      <w:marTop w:val="0"/>
      <w:marBottom w:val="0"/>
      <w:divBdr>
        <w:top w:val="none" w:sz="0" w:space="0" w:color="auto"/>
        <w:left w:val="none" w:sz="0" w:space="0" w:color="auto"/>
        <w:bottom w:val="none" w:sz="0" w:space="0" w:color="auto"/>
        <w:right w:val="none" w:sz="0" w:space="0" w:color="auto"/>
      </w:divBdr>
    </w:div>
    <w:div w:id="153105777">
      <w:bodyDiv w:val="1"/>
      <w:marLeft w:val="0"/>
      <w:marRight w:val="0"/>
      <w:marTop w:val="0"/>
      <w:marBottom w:val="0"/>
      <w:divBdr>
        <w:top w:val="none" w:sz="0" w:space="0" w:color="auto"/>
        <w:left w:val="none" w:sz="0" w:space="0" w:color="auto"/>
        <w:bottom w:val="none" w:sz="0" w:space="0" w:color="auto"/>
        <w:right w:val="none" w:sz="0" w:space="0" w:color="auto"/>
      </w:divBdr>
    </w:div>
    <w:div w:id="153843032">
      <w:bodyDiv w:val="1"/>
      <w:marLeft w:val="0"/>
      <w:marRight w:val="0"/>
      <w:marTop w:val="0"/>
      <w:marBottom w:val="0"/>
      <w:divBdr>
        <w:top w:val="none" w:sz="0" w:space="0" w:color="auto"/>
        <w:left w:val="none" w:sz="0" w:space="0" w:color="auto"/>
        <w:bottom w:val="none" w:sz="0" w:space="0" w:color="auto"/>
        <w:right w:val="none" w:sz="0" w:space="0" w:color="auto"/>
      </w:divBdr>
    </w:div>
    <w:div w:id="154803746">
      <w:bodyDiv w:val="1"/>
      <w:marLeft w:val="0"/>
      <w:marRight w:val="0"/>
      <w:marTop w:val="0"/>
      <w:marBottom w:val="0"/>
      <w:divBdr>
        <w:top w:val="none" w:sz="0" w:space="0" w:color="auto"/>
        <w:left w:val="none" w:sz="0" w:space="0" w:color="auto"/>
        <w:bottom w:val="none" w:sz="0" w:space="0" w:color="auto"/>
        <w:right w:val="none" w:sz="0" w:space="0" w:color="auto"/>
      </w:divBdr>
    </w:div>
    <w:div w:id="155918728">
      <w:bodyDiv w:val="1"/>
      <w:marLeft w:val="0"/>
      <w:marRight w:val="0"/>
      <w:marTop w:val="0"/>
      <w:marBottom w:val="0"/>
      <w:divBdr>
        <w:top w:val="none" w:sz="0" w:space="0" w:color="auto"/>
        <w:left w:val="none" w:sz="0" w:space="0" w:color="auto"/>
        <w:bottom w:val="none" w:sz="0" w:space="0" w:color="auto"/>
        <w:right w:val="none" w:sz="0" w:space="0" w:color="auto"/>
      </w:divBdr>
    </w:div>
    <w:div w:id="156502857">
      <w:bodyDiv w:val="1"/>
      <w:marLeft w:val="0"/>
      <w:marRight w:val="0"/>
      <w:marTop w:val="0"/>
      <w:marBottom w:val="0"/>
      <w:divBdr>
        <w:top w:val="none" w:sz="0" w:space="0" w:color="auto"/>
        <w:left w:val="none" w:sz="0" w:space="0" w:color="auto"/>
        <w:bottom w:val="none" w:sz="0" w:space="0" w:color="auto"/>
        <w:right w:val="none" w:sz="0" w:space="0" w:color="auto"/>
      </w:divBdr>
    </w:div>
    <w:div w:id="159855811">
      <w:bodyDiv w:val="1"/>
      <w:marLeft w:val="0"/>
      <w:marRight w:val="0"/>
      <w:marTop w:val="0"/>
      <w:marBottom w:val="0"/>
      <w:divBdr>
        <w:top w:val="none" w:sz="0" w:space="0" w:color="auto"/>
        <w:left w:val="none" w:sz="0" w:space="0" w:color="auto"/>
        <w:bottom w:val="none" w:sz="0" w:space="0" w:color="auto"/>
        <w:right w:val="none" w:sz="0" w:space="0" w:color="auto"/>
      </w:divBdr>
    </w:div>
    <w:div w:id="160775841">
      <w:bodyDiv w:val="1"/>
      <w:marLeft w:val="0"/>
      <w:marRight w:val="0"/>
      <w:marTop w:val="0"/>
      <w:marBottom w:val="0"/>
      <w:divBdr>
        <w:top w:val="none" w:sz="0" w:space="0" w:color="auto"/>
        <w:left w:val="none" w:sz="0" w:space="0" w:color="auto"/>
        <w:bottom w:val="none" w:sz="0" w:space="0" w:color="auto"/>
        <w:right w:val="none" w:sz="0" w:space="0" w:color="auto"/>
      </w:divBdr>
    </w:div>
    <w:div w:id="162548839">
      <w:bodyDiv w:val="1"/>
      <w:marLeft w:val="0"/>
      <w:marRight w:val="0"/>
      <w:marTop w:val="0"/>
      <w:marBottom w:val="0"/>
      <w:divBdr>
        <w:top w:val="none" w:sz="0" w:space="0" w:color="auto"/>
        <w:left w:val="none" w:sz="0" w:space="0" w:color="auto"/>
        <w:bottom w:val="none" w:sz="0" w:space="0" w:color="auto"/>
        <w:right w:val="none" w:sz="0" w:space="0" w:color="auto"/>
      </w:divBdr>
    </w:div>
    <w:div w:id="163519305">
      <w:bodyDiv w:val="1"/>
      <w:marLeft w:val="0"/>
      <w:marRight w:val="0"/>
      <w:marTop w:val="0"/>
      <w:marBottom w:val="0"/>
      <w:divBdr>
        <w:top w:val="none" w:sz="0" w:space="0" w:color="auto"/>
        <w:left w:val="none" w:sz="0" w:space="0" w:color="auto"/>
        <w:bottom w:val="none" w:sz="0" w:space="0" w:color="auto"/>
        <w:right w:val="none" w:sz="0" w:space="0" w:color="auto"/>
      </w:divBdr>
    </w:div>
    <w:div w:id="163591480">
      <w:bodyDiv w:val="1"/>
      <w:marLeft w:val="0"/>
      <w:marRight w:val="0"/>
      <w:marTop w:val="0"/>
      <w:marBottom w:val="0"/>
      <w:divBdr>
        <w:top w:val="none" w:sz="0" w:space="0" w:color="auto"/>
        <w:left w:val="none" w:sz="0" w:space="0" w:color="auto"/>
        <w:bottom w:val="none" w:sz="0" w:space="0" w:color="auto"/>
        <w:right w:val="none" w:sz="0" w:space="0" w:color="auto"/>
      </w:divBdr>
    </w:div>
    <w:div w:id="163980202">
      <w:bodyDiv w:val="1"/>
      <w:marLeft w:val="0"/>
      <w:marRight w:val="0"/>
      <w:marTop w:val="0"/>
      <w:marBottom w:val="0"/>
      <w:divBdr>
        <w:top w:val="none" w:sz="0" w:space="0" w:color="auto"/>
        <w:left w:val="none" w:sz="0" w:space="0" w:color="auto"/>
        <w:bottom w:val="none" w:sz="0" w:space="0" w:color="auto"/>
        <w:right w:val="none" w:sz="0" w:space="0" w:color="auto"/>
      </w:divBdr>
    </w:div>
    <w:div w:id="166674293">
      <w:bodyDiv w:val="1"/>
      <w:marLeft w:val="0"/>
      <w:marRight w:val="0"/>
      <w:marTop w:val="0"/>
      <w:marBottom w:val="0"/>
      <w:divBdr>
        <w:top w:val="none" w:sz="0" w:space="0" w:color="auto"/>
        <w:left w:val="none" w:sz="0" w:space="0" w:color="auto"/>
        <w:bottom w:val="none" w:sz="0" w:space="0" w:color="auto"/>
        <w:right w:val="none" w:sz="0" w:space="0" w:color="auto"/>
      </w:divBdr>
    </w:div>
    <w:div w:id="167865297">
      <w:bodyDiv w:val="1"/>
      <w:marLeft w:val="0"/>
      <w:marRight w:val="0"/>
      <w:marTop w:val="0"/>
      <w:marBottom w:val="0"/>
      <w:divBdr>
        <w:top w:val="none" w:sz="0" w:space="0" w:color="auto"/>
        <w:left w:val="none" w:sz="0" w:space="0" w:color="auto"/>
        <w:bottom w:val="none" w:sz="0" w:space="0" w:color="auto"/>
        <w:right w:val="none" w:sz="0" w:space="0" w:color="auto"/>
      </w:divBdr>
    </w:div>
    <w:div w:id="169762690">
      <w:bodyDiv w:val="1"/>
      <w:marLeft w:val="0"/>
      <w:marRight w:val="0"/>
      <w:marTop w:val="0"/>
      <w:marBottom w:val="0"/>
      <w:divBdr>
        <w:top w:val="none" w:sz="0" w:space="0" w:color="auto"/>
        <w:left w:val="none" w:sz="0" w:space="0" w:color="auto"/>
        <w:bottom w:val="none" w:sz="0" w:space="0" w:color="auto"/>
        <w:right w:val="none" w:sz="0" w:space="0" w:color="auto"/>
      </w:divBdr>
    </w:div>
    <w:div w:id="170223049">
      <w:bodyDiv w:val="1"/>
      <w:marLeft w:val="0"/>
      <w:marRight w:val="0"/>
      <w:marTop w:val="0"/>
      <w:marBottom w:val="0"/>
      <w:divBdr>
        <w:top w:val="none" w:sz="0" w:space="0" w:color="auto"/>
        <w:left w:val="none" w:sz="0" w:space="0" w:color="auto"/>
        <w:bottom w:val="none" w:sz="0" w:space="0" w:color="auto"/>
        <w:right w:val="none" w:sz="0" w:space="0" w:color="auto"/>
      </w:divBdr>
    </w:div>
    <w:div w:id="172109725">
      <w:bodyDiv w:val="1"/>
      <w:marLeft w:val="0"/>
      <w:marRight w:val="0"/>
      <w:marTop w:val="0"/>
      <w:marBottom w:val="0"/>
      <w:divBdr>
        <w:top w:val="none" w:sz="0" w:space="0" w:color="auto"/>
        <w:left w:val="none" w:sz="0" w:space="0" w:color="auto"/>
        <w:bottom w:val="none" w:sz="0" w:space="0" w:color="auto"/>
        <w:right w:val="none" w:sz="0" w:space="0" w:color="auto"/>
      </w:divBdr>
    </w:div>
    <w:div w:id="173231920">
      <w:bodyDiv w:val="1"/>
      <w:marLeft w:val="0"/>
      <w:marRight w:val="0"/>
      <w:marTop w:val="0"/>
      <w:marBottom w:val="0"/>
      <w:divBdr>
        <w:top w:val="none" w:sz="0" w:space="0" w:color="auto"/>
        <w:left w:val="none" w:sz="0" w:space="0" w:color="auto"/>
        <w:bottom w:val="none" w:sz="0" w:space="0" w:color="auto"/>
        <w:right w:val="none" w:sz="0" w:space="0" w:color="auto"/>
      </w:divBdr>
    </w:div>
    <w:div w:id="174417034">
      <w:bodyDiv w:val="1"/>
      <w:marLeft w:val="0"/>
      <w:marRight w:val="0"/>
      <w:marTop w:val="0"/>
      <w:marBottom w:val="0"/>
      <w:divBdr>
        <w:top w:val="none" w:sz="0" w:space="0" w:color="auto"/>
        <w:left w:val="none" w:sz="0" w:space="0" w:color="auto"/>
        <w:bottom w:val="none" w:sz="0" w:space="0" w:color="auto"/>
        <w:right w:val="none" w:sz="0" w:space="0" w:color="auto"/>
      </w:divBdr>
    </w:div>
    <w:div w:id="174853133">
      <w:bodyDiv w:val="1"/>
      <w:marLeft w:val="0"/>
      <w:marRight w:val="0"/>
      <w:marTop w:val="0"/>
      <w:marBottom w:val="0"/>
      <w:divBdr>
        <w:top w:val="none" w:sz="0" w:space="0" w:color="auto"/>
        <w:left w:val="none" w:sz="0" w:space="0" w:color="auto"/>
        <w:bottom w:val="none" w:sz="0" w:space="0" w:color="auto"/>
        <w:right w:val="none" w:sz="0" w:space="0" w:color="auto"/>
      </w:divBdr>
    </w:div>
    <w:div w:id="175123911">
      <w:bodyDiv w:val="1"/>
      <w:marLeft w:val="0"/>
      <w:marRight w:val="0"/>
      <w:marTop w:val="0"/>
      <w:marBottom w:val="0"/>
      <w:divBdr>
        <w:top w:val="none" w:sz="0" w:space="0" w:color="auto"/>
        <w:left w:val="none" w:sz="0" w:space="0" w:color="auto"/>
        <w:bottom w:val="none" w:sz="0" w:space="0" w:color="auto"/>
        <w:right w:val="none" w:sz="0" w:space="0" w:color="auto"/>
      </w:divBdr>
    </w:div>
    <w:div w:id="175315948">
      <w:bodyDiv w:val="1"/>
      <w:marLeft w:val="0"/>
      <w:marRight w:val="0"/>
      <w:marTop w:val="0"/>
      <w:marBottom w:val="0"/>
      <w:divBdr>
        <w:top w:val="none" w:sz="0" w:space="0" w:color="auto"/>
        <w:left w:val="none" w:sz="0" w:space="0" w:color="auto"/>
        <w:bottom w:val="none" w:sz="0" w:space="0" w:color="auto"/>
        <w:right w:val="none" w:sz="0" w:space="0" w:color="auto"/>
      </w:divBdr>
    </w:div>
    <w:div w:id="176584970">
      <w:bodyDiv w:val="1"/>
      <w:marLeft w:val="0"/>
      <w:marRight w:val="0"/>
      <w:marTop w:val="0"/>
      <w:marBottom w:val="0"/>
      <w:divBdr>
        <w:top w:val="none" w:sz="0" w:space="0" w:color="auto"/>
        <w:left w:val="none" w:sz="0" w:space="0" w:color="auto"/>
        <w:bottom w:val="none" w:sz="0" w:space="0" w:color="auto"/>
        <w:right w:val="none" w:sz="0" w:space="0" w:color="auto"/>
      </w:divBdr>
    </w:div>
    <w:div w:id="177895866">
      <w:bodyDiv w:val="1"/>
      <w:marLeft w:val="0"/>
      <w:marRight w:val="0"/>
      <w:marTop w:val="0"/>
      <w:marBottom w:val="0"/>
      <w:divBdr>
        <w:top w:val="none" w:sz="0" w:space="0" w:color="auto"/>
        <w:left w:val="none" w:sz="0" w:space="0" w:color="auto"/>
        <w:bottom w:val="none" w:sz="0" w:space="0" w:color="auto"/>
        <w:right w:val="none" w:sz="0" w:space="0" w:color="auto"/>
      </w:divBdr>
    </w:div>
    <w:div w:id="178276083">
      <w:bodyDiv w:val="1"/>
      <w:marLeft w:val="0"/>
      <w:marRight w:val="0"/>
      <w:marTop w:val="0"/>
      <w:marBottom w:val="0"/>
      <w:divBdr>
        <w:top w:val="none" w:sz="0" w:space="0" w:color="auto"/>
        <w:left w:val="none" w:sz="0" w:space="0" w:color="auto"/>
        <w:bottom w:val="none" w:sz="0" w:space="0" w:color="auto"/>
        <w:right w:val="none" w:sz="0" w:space="0" w:color="auto"/>
      </w:divBdr>
    </w:div>
    <w:div w:id="179390530">
      <w:bodyDiv w:val="1"/>
      <w:marLeft w:val="0"/>
      <w:marRight w:val="0"/>
      <w:marTop w:val="0"/>
      <w:marBottom w:val="0"/>
      <w:divBdr>
        <w:top w:val="none" w:sz="0" w:space="0" w:color="auto"/>
        <w:left w:val="none" w:sz="0" w:space="0" w:color="auto"/>
        <w:bottom w:val="none" w:sz="0" w:space="0" w:color="auto"/>
        <w:right w:val="none" w:sz="0" w:space="0" w:color="auto"/>
      </w:divBdr>
    </w:div>
    <w:div w:id="181869336">
      <w:bodyDiv w:val="1"/>
      <w:marLeft w:val="0"/>
      <w:marRight w:val="0"/>
      <w:marTop w:val="0"/>
      <w:marBottom w:val="0"/>
      <w:divBdr>
        <w:top w:val="none" w:sz="0" w:space="0" w:color="auto"/>
        <w:left w:val="none" w:sz="0" w:space="0" w:color="auto"/>
        <w:bottom w:val="none" w:sz="0" w:space="0" w:color="auto"/>
        <w:right w:val="none" w:sz="0" w:space="0" w:color="auto"/>
      </w:divBdr>
    </w:div>
    <w:div w:id="182328429">
      <w:bodyDiv w:val="1"/>
      <w:marLeft w:val="0"/>
      <w:marRight w:val="0"/>
      <w:marTop w:val="0"/>
      <w:marBottom w:val="0"/>
      <w:divBdr>
        <w:top w:val="none" w:sz="0" w:space="0" w:color="auto"/>
        <w:left w:val="none" w:sz="0" w:space="0" w:color="auto"/>
        <w:bottom w:val="none" w:sz="0" w:space="0" w:color="auto"/>
        <w:right w:val="none" w:sz="0" w:space="0" w:color="auto"/>
      </w:divBdr>
    </w:div>
    <w:div w:id="182520799">
      <w:bodyDiv w:val="1"/>
      <w:marLeft w:val="0"/>
      <w:marRight w:val="0"/>
      <w:marTop w:val="0"/>
      <w:marBottom w:val="0"/>
      <w:divBdr>
        <w:top w:val="none" w:sz="0" w:space="0" w:color="auto"/>
        <w:left w:val="none" w:sz="0" w:space="0" w:color="auto"/>
        <w:bottom w:val="none" w:sz="0" w:space="0" w:color="auto"/>
        <w:right w:val="none" w:sz="0" w:space="0" w:color="auto"/>
      </w:divBdr>
    </w:div>
    <w:div w:id="182600628">
      <w:bodyDiv w:val="1"/>
      <w:marLeft w:val="0"/>
      <w:marRight w:val="0"/>
      <w:marTop w:val="0"/>
      <w:marBottom w:val="0"/>
      <w:divBdr>
        <w:top w:val="none" w:sz="0" w:space="0" w:color="auto"/>
        <w:left w:val="none" w:sz="0" w:space="0" w:color="auto"/>
        <w:bottom w:val="none" w:sz="0" w:space="0" w:color="auto"/>
        <w:right w:val="none" w:sz="0" w:space="0" w:color="auto"/>
      </w:divBdr>
    </w:div>
    <w:div w:id="182718223">
      <w:bodyDiv w:val="1"/>
      <w:marLeft w:val="0"/>
      <w:marRight w:val="0"/>
      <w:marTop w:val="0"/>
      <w:marBottom w:val="0"/>
      <w:divBdr>
        <w:top w:val="none" w:sz="0" w:space="0" w:color="auto"/>
        <w:left w:val="none" w:sz="0" w:space="0" w:color="auto"/>
        <w:bottom w:val="none" w:sz="0" w:space="0" w:color="auto"/>
        <w:right w:val="none" w:sz="0" w:space="0" w:color="auto"/>
      </w:divBdr>
    </w:div>
    <w:div w:id="183904452">
      <w:bodyDiv w:val="1"/>
      <w:marLeft w:val="0"/>
      <w:marRight w:val="0"/>
      <w:marTop w:val="0"/>
      <w:marBottom w:val="0"/>
      <w:divBdr>
        <w:top w:val="none" w:sz="0" w:space="0" w:color="auto"/>
        <w:left w:val="none" w:sz="0" w:space="0" w:color="auto"/>
        <w:bottom w:val="none" w:sz="0" w:space="0" w:color="auto"/>
        <w:right w:val="none" w:sz="0" w:space="0" w:color="auto"/>
      </w:divBdr>
    </w:div>
    <w:div w:id="184640598">
      <w:bodyDiv w:val="1"/>
      <w:marLeft w:val="0"/>
      <w:marRight w:val="0"/>
      <w:marTop w:val="0"/>
      <w:marBottom w:val="0"/>
      <w:divBdr>
        <w:top w:val="none" w:sz="0" w:space="0" w:color="auto"/>
        <w:left w:val="none" w:sz="0" w:space="0" w:color="auto"/>
        <w:bottom w:val="none" w:sz="0" w:space="0" w:color="auto"/>
        <w:right w:val="none" w:sz="0" w:space="0" w:color="auto"/>
      </w:divBdr>
    </w:div>
    <w:div w:id="185100923">
      <w:bodyDiv w:val="1"/>
      <w:marLeft w:val="0"/>
      <w:marRight w:val="0"/>
      <w:marTop w:val="0"/>
      <w:marBottom w:val="0"/>
      <w:divBdr>
        <w:top w:val="none" w:sz="0" w:space="0" w:color="auto"/>
        <w:left w:val="none" w:sz="0" w:space="0" w:color="auto"/>
        <w:bottom w:val="none" w:sz="0" w:space="0" w:color="auto"/>
        <w:right w:val="none" w:sz="0" w:space="0" w:color="auto"/>
      </w:divBdr>
    </w:div>
    <w:div w:id="186215867">
      <w:bodyDiv w:val="1"/>
      <w:marLeft w:val="0"/>
      <w:marRight w:val="0"/>
      <w:marTop w:val="0"/>
      <w:marBottom w:val="0"/>
      <w:divBdr>
        <w:top w:val="none" w:sz="0" w:space="0" w:color="auto"/>
        <w:left w:val="none" w:sz="0" w:space="0" w:color="auto"/>
        <w:bottom w:val="none" w:sz="0" w:space="0" w:color="auto"/>
        <w:right w:val="none" w:sz="0" w:space="0" w:color="auto"/>
      </w:divBdr>
    </w:div>
    <w:div w:id="187642385">
      <w:bodyDiv w:val="1"/>
      <w:marLeft w:val="0"/>
      <w:marRight w:val="0"/>
      <w:marTop w:val="0"/>
      <w:marBottom w:val="0"/>
      <w:divBdr>
        <w:top w:val="none" w:sz="0" w:space="0" w:color="auto"/>
        <w:left w:val="none" w:sz="0" w:space="0" w:color="auto"/>
        <w:bottom w:val="none" w:sz="0" w:space="0" w:color="auto"/>
        <w:right w:val="none" w:sz="0" w:space="0" w:color="auto"/>
      </w:divBdr>
    </w:div>
    <w:div w:id="192229132">
      <w:bodyDiv w:val="1"/>
      <w:marLeft w:val="0"/>
      <w:marRight w:val="0"/>
      <w:marTop w:val="0"/>
      <w:marBottom w:val="0"/>
      <w:divBdr>
        <w:top w:val="none" w:sz="0" w:space="0" w:color="auto"/>
        <w:left w:val="none" w:sz="0" w:space="0" w:color="auto"/>
        <w:bottom w:val="none" w:sz="0" w:space="0" w:color="auto"/>
        <w:right w:val="none" w:sz="0" w:space="0" w:color="auto"/>
      </w:divBdr>
    </w:div>
    <w:div w:id="192964894">
      <w:bodyDiv w:val="1"/>
      <w:marLeft w:val="0"/>
      <w:marRight w:val="0"/>
      <w:marTop w:val="0"/>
      <w:marBottom w:val="0"/>
      <w:divBdr>
        <w:top w:val="none" w:sz="0" w:space="0" w:color="auto"/>
        <w:left w:val="none" w:sz="0" w:space="0" w:color="auto"/>
        <w:bottom w:val="none" w:sz="0" w:space="0" w:color="auto"/>
        <w:right w:val="none" w:sz="0" w:space="0" w:color="auto"/>
      </w:divBdr>
    </w:div>
    <w:div w:id="194124035">
      <w:bodyDiv w:val="1"/>
      <w:marLeft w:val="0"/>
      <w:marRight w:val="0"/>
      <w:marTop w:val="0"/>
      <w:marBottom w:val="0"/>
      <w:divBdr>
        <w:top w:val="none" w:sz="0" w:space="0" w:color="auto"/>
        <w:left w:val="none" w:sz="0" w:space="0" w:color="auto"/>
        <w:bottom w:val="none" w:sz="0" w:space="0" w:color="auto"/>
        <w:right w:val="none" w:sz="0" w:space="0" w:color="auto"/>
      </w:divBdr>
    </w:div>
    <w:div w:id="194318595">
      <w:bodyDiv w:val="1"/>
      <w:marLeft w:val="0"/>
      <w:marRight w:val="0"/>
      <w:marTop w:val="0"/>
      <w:marBottom w:val="0"/>
      <w:divBdr>
        <w:top w:val="none" w:sz="0" w:space="0" w:color="auto"/>
        <w:left w:val="none" w:sz="0" w:space="0" w:color="auto"/>
        <w:bottom w:val="none" w:sz="0" w:space="0" w:color="auto"/>
        <w:right w:val="none" w:sz="0" w:space="0" w:color="auto"/>
      </w:divBdr>
    </w:div>
    <w:div w:id="194925135">
      <w:bodyDiv w:val="1"/>
      <w:marLeft w:val="0"/>
      <w:marRight w:val="0"/>
      <w:marTop w:val="0"/>
      <w:marBottom w:val="0"/>
      <w:divBdr>
        <w:top w:val="none" w:sz="0" w:space="0" w:color="auto"/>
        <w:left w:val="none" w:sz="0" w:space="0" w:color="auto"/>
        <w:bottom w:val="none" w:sz="0" w:space="0" w:color="auto"/>
        <w:right w:val="none" w:sz="0" w:space="0" w:color="auto"/>
      </w:divBdr>
    </w:div>
    <w:div w:id="197550370">
      <w:bodyDiv w:val="1"/>
      <w:marLeft w:val="0"/>
      <w:marRight w:val="0"/>
      <w:marTop w:val="0"/>
      <w:marBottom w:val="0"/>
      <w:divBdr>
        <w:top w:val="none" w:sz="0" w:space="0" w:color="auto"/>
        <w:left w:val="none" w:sz="0" w:space="0" w:color="auto"/>
        <w:bottom w:val="none" w:sz="0" w:space="0" w:color="auto"/>
        <w:right w:val="none" w:sz="0" w:space="0" w:color="auto"/>
      </w:divBdr>
    </w:div>
    <w:div w:id="198786278">
      <w:bodyDiv w:val="1"/>
      <w:marLeft w:val="0"/>
      <w:marRight w:val="0"/>
      <w:marTop w:val="0"/>
      <w:marBottom w:val="0"/>
      <w:divBdr>
        <w:top w:val="none" w:sz="0" w:space="0" w:color="auto"/>
        <w:left w:val="none" w:sz="0" w:space="0" w:color="auto"/>
        <w:bottom w:val="none" w:sz="0" w:space="0" w:color="auto"/>
        <w:right w:val="none" w:sz="0" w:space="0" w:color="auto"/>
      </w:divBdr>
    </w:div>
    <w:div w:id="199174089">
      <w:bodyDiv w:val="1"/>
      <w:marLeft w:val="0"/>
      <w:marRight w:val="0"/>
      <w:marTop w:val="0"/>
      <w:marBottom w:val="0"/>
      <w:divBdr>
        <w:top w:val="none" w:sz="0" w:space="0" w:color="auto"/>
        <w:left w:val="none" w:sz="0" w:space="0" w:color="auto"/>
        <w:bottom w:val="none" w:sz="0" w:space="0" w:color="auto"/>
        <w:right w:val="none" w:sz="0" w:space="0" w:color="auto"/>
      </w:divBdr>
    </w:div>
    <w:div w:id="199704695">
      <w:bodyDiv w:val="1"/>
      <w:marLeft w:val="0"/>
      <w:marRight w:val="0"/>
      <w:marTop w:val="0"/>
      <w:marBottom w:val="0"/>
      <w:divBdr>
        <w:top w:val="none" w:sz="0" w:space="0" w:color="auto"/>
        <w:left w:val="none" w:sz="0" w:space="0" w:color="auto"/>
        <w:bottom w:val="none" w:sz="0" w:space="0" w:color="auto"/>
        <w:right w:val="none" w:sz="0" w:space="0" w:color="auto"/>
      </w:divBdr>
    </w:div>
    <w:div w:id="199780322">
      <w:bodyDiv w:val="1"/>
      <w:marLeft w:val="0"/>
      <w:marRight w:val="0"/>
      <w:marTop w:val="0"/>
      <w:marBottom w:val="0"/>
      <w:divBdr>
        <w:top w:val="none" w:sz="0" w:space="0" w:color="auto"/>
        <w:left w:val="none" w:sz="0" w:space="0" w:color="auto"/>
        <w:bottom w:val="none" w:sz="0" w:space="0" w:color="auto"/>
        <w:right w:val="none" w:sz="0" w:space="0" w:color="auto"/>
      </w:divBdr>
    </w:div>
    <w:div w:id="204223721">
      <w:bodyDiv w:val="1"/>
      <w:marLeft w:val="0"/>
      <w:marRight w:val="0"/>
      <w:marTop w:val="0"/>
      <w:marBottom w:val="0"/>
      <w:divBdr>
        <w:top w:val="none" w:sz="0" w:space="0" w:color="auto"/>
        <w:left w:val="none" w:sz="0" w:space="0" w:color="auto"/>
        <w:bottom w:val="none" w:sz="0" w:space="0" w:color="auto"/>
        <w:right w:val="none" w:sz="0" w:space="0" w:color="auto"/>
      </w:divBdr>
    </w:div>
    <w:div w:id="206796546">
      <w:bodyDiv w:val="1"/>
      <w:marLeft w:val="0"/>
      <w:marRight w:val="0"/>
      <w:marTop w:val="0"/>
      <w:marBottom w:val="0"/>
      <w:divBdr>
        <w:top w:val="none" w:sz="0" w:space="0" w:color="auto"/>
        <w:left w:val="none" w:sz="0" w:space="0" w:color="auto"/>
        <w:bottom w:val="none" w:sz="0" w:space="0" w:color="auto"/>
        <w:right w:val="none" w:sz="0" w:space="0" w:color="auto"/>
      </w:divBdr>
    </w:div>
    <w:div w:id="206916394">
      <w:bodyDiv w:val="1"/>
      <w:marLeft w:val="0"/>
      <w:marRight w:val="0"/>
      <w:marTop w:val="0"/>
      <w:marBottom w:val="0"/>
      <w:divBdr>
        <w:top w:val="none" w:sz="0" w:space="0" w:color="auto"/>
        <w:left w:val="none" w:sz="0" w:space="0" w:color="auto"/>
        <w:bottom w:val="none" w:sz="0" w:space="0" w:color="auto"/>
        <w:right w:val="none" w:sz="0" w:space="0" w:color="auto"/>
      </w:divBdr>
    </w:div>
    <w:div w:id="208879156">
      <w:bodyDiv w:val="1"/>
      <w:marLeft w:val="0"/>
      <w:marRight w:val="0"/>
      <w:marTop w:val="0"/>
      <w:marBottom w:val="0"/>
      <w:divBdr>
        <w:top w:val="none" w:sz="0" w:space="0" w:color="auto"/>
        <w:left w:val="none" w:sz="0" w:space="0" w:color="auto"/>
        <w:bottom w:val="none" w:sz="0" w:space="0" w:color="auto"/>
        <w:right w:val="none" w:sz="0" w:space="0" w:color="auto"/>
      </w:divBdr>
    </w:div>
    <w:div w:id="209919269">
      <w:bodyDiv w:val="1"/>
      <w:marLeft w:val="0"/>
      <w:marRight w:val="0"/>
      <w:marTop w:val="0"/>
      <w:marBottom w:val="0"/>
      <w:divBdr>
        <w:top w:val="none" w:sz="0" w:space="0" w:color="auto"/>
        <w:left w:val="none" w:sz="0" w:space="0" w:color="auto"/>
        <w:bottom w:val="none" w:sz="0" w:space="0" w:color="auto"/>
        <w:right w:val="none" w:sz="0" w:space="0" w:color="auto"/>
      </w:divBdr>
    </w:div>
    <w:div w:id="210845300">
      <w:bodyDiv w:val="1"/>
      <w:marLeft w:val="0"/>
      <w:marRight w:val="0"/>
      <w:marTop w:val="0"/>
      <w:marBottom w:val="0"/>
      <w:divBdr>
        <w:top w:val="none" w:sz="0" w:space="0" w:color="auto"/>
        <w:left w:val="none" w:sz="0" w:space="0" w:color="auto"/>
        <w:bottom w:val="none" w:sz="0" w:space="0" w:color="auto"/>
        <w:right w:val="none" w:sz="0" w:space="0" w:color="auto"/>
      </w:divBdr>
    </w:div>
    <w:div w:id="210895086">
      <w:bodyDiv w:val="1"/>
      <w:marLeft w:val="0"/>
      <w:marRight w:val="0"/>
      <w:marTop w:val="0"/>
      <w:marBottom w:val="0"/>
      <w:divBdr>
        <w:top w:val="none" w:sz="0" w:space="0" w:color="auto"/>
        <w:left w:val="none" w:sz="0" w:space="0" w:color="auto"/>
        <w:bottom w:val="none" w:sz="0" w:space="0" w:color="auto"/>
        <w:right w:val="none" w:sz="0" w:space="0" w:color="auto"/>
      </w:divBdr>
    </w:div>
    <w:div w:id="210967191">
      <w:bodyDiv w:val="1"/>
      <w:marLeft w:val="0"/>
      <w:marRight w:val="0"/>
      <w:marTop w:val="0"/>
      <w:marBottom w:val="0"/>
      <w:divBdr>
        <w:top w:val="none" w:sz="0" w:space="0" w:color="auto"/>
        <w:left w:val="none" w:sz="0" w:space="0" w:color="auto"/>
        <w:bottom w:val="none" w:sz="0" w:space="0" w:color="auto"/>
        <w:right w:val="none" w:sz="0" w:space="0" w:color="auto"/>
      </w:divBdr>
    </w:div>
    <w:div w:id="211817750">
      <w:bodyDiv w:val="1"/>
      <w:marLeft w:val="0"/>
      <w:marRight w:val="0"/>
      <w:marTop w:val="0"/>
      <w:marBottom w:val="0"/>
      <w:divBdr>
        <w:top w:val="none" w:sz="0" w:space="0" w:color="auto"/>
        <w:left w:val="none" w:sz="0" w:space="0" w:color="auto"/>
        <w:bottom w:val="none" w:sz="0" w:space="0" w:color="auto"/>
        <w:right w:val="none" w:sz="0" w:space="0" w:color="auto"/>
      </w:divBdr>
    </w:div>
    <w:div w:id="212666812">
      <w:bodyDiv w:val="1"/>
      <w:marLeft w:val="0"/>
      <w:marRight w:val="0"/>
      <w:marTop w:val="0"/>
      <w:marBottom w:val="0"/>
      <w:divBdr>
        <w:top w:val="none" w:sz="0" w:space="0" w:color="auto"/>
        <w:left w:val="none" w:sz="0" w:space="0" w:color="auto"/>
        <w:bottom w:val="none" w:sz="0" w:space="0" w:color="auto"/>
        <w:right w:val="none" w:sz="0" w:space="0" w:color="auto"/>
      </w:divBdr>
    </w:div>
    <w:div w:id="214511886">
      <w:bodyDiv w:val="1"/>
      <w:marLeft w:val="0"/>
      <w:marRight w:val="0"/>
      <w:marTop w:val="0"/>
      <w:marBottom w:val="0"/>
      <w:divBdr>
        <w:top w:val="none" w:sz="0" w:space="0" w:color="auto"/>
        <w:left w:val="none" w:sz="0" w:space="0" w:color="auto"/>
        <w:bottom w:val="none" w:sz="0" w:space="0" w:color="auto"/>
        <w:right w:val="none" w:sz="0" w:space="0" w:color="auto"/>
      </w:divBdr>
    </w:div>
    <w:div w:id="214708506">
      <w:bodyDiv w:val="1"/>
      <w:marLeft w:val="0"/>
      <w:marRight w:val="0"/>
      <w:marTop w:val="0"/>
      <w:marBottom w:val="0"/>
      <w:divBdr>
        <w:top w:val="none" w:sz="0" w:space="0" w:color="auto"/>
        <w:left w:val="none" w:sz="0" w:space="0" w:color="auto"/>
        <w:bottom w:val="none" w:sz="0" w:space="0" w:color="auto"/>
        <w:right w:val="none" w:sz="0" w:space="0" w:color="auto"/>
      </w:divBdr>
    </w:div>
    <w:div w:id="216746090">
      <w:bodyDiv w:val="1"/>
      <w:marLeft w:val="0"/>
      <w:marRight w:val="0"/>
      <w:marTop w:val="0"/>
      <w:marBottom w:val="0"/>
      <w:divBdr>
        <w:top w:val="none" w:sz="0" w:space="0" w:color="auto"/>
        <w:left w:val="none" w:sz="0" w:space="0" w:color="auto"/>
        <w:bottom w:val="none" w:sz="0" w:space="0" w:color="auto"/>
        <w:right w:val="none" w:sz="0" w:space="0" w:color="auto"/>
      </w:divBdr>
    </w:div>
    <w:div w:id="219218302">
      <w:bodyDiv w:val="1"/>
      <w:marLeft w:val="0"/>
      <w:marRight w:val="0"/>
      <w:marTop w:val="0"/>
      <w:marBottom w:val="0"/>
      <w:divBdr>
        <w:top w:val="none" w:sz="0" w:space="0" w:color="auto"/>
        <w:left w:val="none" w:sz="0" w:space="0" w:color="auto"/>
        <w:bottom w:val="none" w:sz="0" w:space="0" w:color="auto"/>
        <w:right w:val="none" w:sz="0" w:space="0" w:color="auto"/>
      </w:divBdr>
    </w:div>
    <w:div w:id="219755610">
      <w:bodyDiv w:val="1"/>
      <w:marLeft w:val="0"/>
      <w:marRight w:val="0"/>
      <w:marTop w:val="0"/>
      <w:marBottom w:val="0"/>
      <w:divBdr>
        <w:top w:val="none" w:sz="0" w:space="0" w:color="auto"/>
        <w:left w:val="none" w:sz="0" w:space="0" w:color="auto"/>
        <w:bottom w:val="none" w:sz="0" w:space="0" w:color="auto"/>
        <w:right w:val="none" w:sz="0" w:space="0" w:color="auto"/>
      </w:divBdr>
    </w:div>
    <w:div w:id="223957035">
      <w:bodyDiv w:val="1"/>
      <w:marLeft w:val="0"/>
      <w:marRight w:val="0"/>
      <w:marTop w:val="0"/>
      <w:marBottom w:val="0"/>
      <w:divBdr>
        <w:top w:val="none" w:sz="0" w:space="0" w:color="auto"/>
        <w:left w:val="none" w:sz="0" w:space="0" w:color="auto"/>
        <w:bottom w:val="none" w:sz="0" w:space="0" w:color="auto"/>
        <w:right w:val="none" w:sz="0" w:space="0" w:color="auto"/>
      </w:divBdr>
    </w:div>
    <w:div w:id="224072987">
      <w:bodyDiv w:val="1"/>
      <w:marLeft w:val="0"/>
      <w:marRight w:val="0"/>
      <w:marTop w:val="0"/>
      <w:marBottom w:val="0"/>
      <w:divBdr>
        <w:top w:val="none" w:sz="0" w:space="0" w:color="auto"/>
        <w:left w:val="none" w:sz="0" w:space="0" w:color="auto"/>
        <w:bottom w:val="none" w:sz="0" w:space="0" w:color="auto"/>
        <w:right w:val="none" w:sz="0" w:space="0" w:color="auto"/>
      </w:divBdr>
    </w:div>
    <w:div w:id="226914529">
      <w:bodyDiv w:val="1"/>
      <w:marLeft w:val="0"/>
      <w:marRight w:val="0"/>
      <w:marTop w:val="0"/>
      <w:marBottom w:val="0"/>
      <w:divBdr>
        <w:top w:val="none" w:sz="0" w:space="0" w:color="auto"/>
        <w:left w:val="none" w:sz="0" w:space="0" w:color="auto"/>
        <w:bottom w:val="none" w:sz="0" w:space="0" w:color="auto"/>
        <w:right w:val="none" w:sz="0" w:space="0" w:color="auto"/>
      </w:divBdr>
    </w:div>
    <w:div w:id="226915588">
      <w:bodyDiv w:val="1"/>
      <w:marLeft w:val="0"/>
      <w:marRight w:val="0"/>
      <w:marTop w:val="0"/>
      <w:marBottom w:val="0"/>
      <w:divBdr>
        <w:top w:val="none" w:sz="0" w:space="0" w:color="auto"/>
        <w:left w:val="none" w:sz="0" w:space="0" w:color="auto"/>
        <w:bottom w:val="none" w:sz="0" w:space="0" w:color="auto"/>
        <w:right w:val="none" w:sz="0" w:space="0" w:color="auto"/>
      </w:divBdr>
    </w:div>
    <w:div w:id="227228333">
      <w:bodyDiv w:val="1"/>
      <w:marLeft w:val="0"/>
      <w:marRight w:val="0"/>
      <w:marTop w:val="0"/>
      <w:marBottom w:val="0"/>
      <w:divBdr>
        <w:top w:val="none" w:sz="0" w:space="0" w:color="auto"/>
        <w:left w:val="none" w:sz="0" w:space="0" w:color="auto"/>
        <w:bottom w:val="none" w:sz="0" w:space="0" w:color="auto"/>
        <w:right w:val="none" w:sz="0" w:space="0" w:color="auto"/>
      </w:divBdr>
    </w:div>
    <w:div w:id="228735593">
      <w:bodyDiv w:val="1"/>
      <w:marLeft w:val="0"/>
      <w:marRight w:val="0"/>
      <w:marTop w:val="0"/>
      <w:marBottom w:val="0"/>
      <w:divBdr>
        <w:top w:val="none" w:sz="0" w:space="0" w:color="auto"/>
        <w:left w:val="none" w:sz="0" w:space="0" w:color="auto"/>
        <w:bottom w:val="none" w:sz="0" w:space="0" w:color="auto"/>
        <w:right w:val="none" w:sz="0" w:space="0" w:color="auto"/>
      </w:divBdr>
    </w:div>
    <w:div w:id="228924504">
      <w:bodyDiv w:val="1"/>
      <w:marLeft w:val="0"/>
      <w:marRight w:val="0"/>
      <w:marTop w:val="0"/>
      <w:marBottom w:val="0"/>
      <w:divBdr>
        <w:top w:val="none" w:sz="0" w:space="0" w:color="auto"/>
        <w:left w:val="none" w:sz="0" w:space="0" w:color="auto"/>
        <w:bottom w:val="none" w:sz="0" w:space="0" w:color="auto"/>
        <w:right w:val="none" w:sz="0" w:space="0" w:color="auto"/>
      </w:divBdr>
    </w:div>
    <w:div w:id="229196249">
      <w:bodyDiv w:val="1"/>
      <w:marLeft w:val="0"/>
      <w:marRight w:val="0"/>
      <w:marTop w:val="0"/>
      <w:marBottom w:val="0"/>
      <w:divBdr>
        <w:top w:val="none" w:sz="0" w:space="0" w:color="auto"/>
        <w:left w:val="none" w:sz="0" w:space="0" w:color="auto"/>
        <w:bottom w:val="none" w:sz="0" w:space="0" w:color="auto"/>
        <w:right w:val="none" w:sz="0" w:space="0" w:color="auto"/>
      </w:divBdr>
    </w:div>
    <w:div w:id="229580779">
      <w:bodyDiv w:val="1"/>
      <w:marLeft w:val="0"/>
      <w:marRight w:val="0"/>
      <w:marTop w:val="0"/>
      <w:marBottom w:val="0"/>
      <w:divBdr>
        <w:top w:val="none" w:sz="0" w:space="0" w:color="auto"/>
        <w:left w:val="none" w:sz="0" w:space="0" w:color="auto"/>
        <w:bottom w:val="none" w:sz="0" w:space="0" w:color="auto"/>
        <w:right w:val="none" w:sz="0" w:space="0" w:color="auto"/>
      </w:divBdr>
    </w:div>
    <w:div w:id="229662275">
      <w:bodyDiv w:val="1"/>
      <w:marLeft w:val="0"/>
      <w:marRight w:val="0"/>
      <w:marTop w:val="0"/>
      <w:marBottom w:val="0"/>
      <w:divBdr>
        <w:top w:val="none" w:sz="0" w:space="0" w:color="auto"/>
        <w:left w:val="none" w:sz="0" w:space="0" w:color="auto"/>
        <w:bottom w:val="none" w:sz="0" w:space="0" w:color="auto"/>
        <w:right w:val="none" w:sz="0" w:space="0" w:color="auto"/>
      </w:divBdr>
    </w:div>
    <w:div w:id="230040196">
      <w:bodyDiv w:val="1"/>
      <w:marLeft w:val="0"/>
      <w:marRight w:val="0"/>
      <w:marTop w:val="0"/>
      <w:marBottom w:val="0"/>
      <w:divBdr>
        <w:top w:val="none" w:sz="0" w:space="0" w:color="auto"/>
        <w:left w:val="none" w:sz="0" w:space="0" w:color="auto"/>
        <w:bottom w:val="none" w:sz="0" w:space="0" w:color="auto"/>
        <w:right w:val="none" w:sz="0" w:space="0" w:color="auto"/>
      </w:divBdr>
    </w:div>
    <w:div w:id="231427836">
      <w:bodyDiv w:val="1"/>
      <w:marLeft w:val="0"/>
      <w:marRight w:val="0"/>
      <w:marTop w:val="0"/>
      <w:marBottom w:val="0"/>
      <w:divBdr>
        <w:top w:val="none" w:sz="0" w:space="0" w:color="auto"/>
        <w:left w:val="none" w:sz="0" w:space="0" w:color="auto"/>
        <w:bottom w:val="none" w:sz="0" w:space="0" w:color="auto"/>
        <w:right w:val="none" w:sz="0" w:space="0" w:color="auto"/>
      </w:divBdr>
    </w:div>
    <w:div w:id="232010773">
      <w:bodyDiv w:val="1"/>
      <w:marLeft w:val="0"/>
      <w:marRight w:val="0"/>
      <w:marTop w:val="0"/>
      <w:marBottom w:val="0"/>
      <w:divBdr>
        <w:top w:val="none" w:sz="0" w:space="0" w:color="auto"/>
        <w:left w:val="none" w:sz="0" w:space="0" w:color="auto"/>
        <w:bottom w:val="none" w:sz="0" w:space="0" w:color="auto"/>
        <w:right w:val="none" w:sz="0" w:space="0" w:color="auto"/>
      </w:divBdr>
    </w:div>
    <w:div w:id="234634068">
      <w:bodyDiv w:val="1"/>
      <w:marLeft w:val="0"/>
      <w:marRight w:val="0"/>
      <w:marTop w:val="0"/>
      <w:marBottom w:val="0"/>
      <w:divBdr>
        <w:top w:val="none" w:sz="0" w:space="0" w:color="auto"/>
        <w:left w:val="none" w:sz="0" w:space="0" w:color="auto"/>
        <w:bottom w:val="none" w:sz="0" w:space="0" w:color="auto"/>
        <w:right w:val="none" w:sz="0" w:space="0" w:color="auto"/>
      </w:divBdr>
    </w:div>
    <w:div w:id="236668335">
      <w:bodyDiv w:val="1"/>
      <w:marLeft w:val="0"/>
      <w:marRight w:val="0"/>
      <w:marTop w:val="0"/>
      <w:marBottom w:val="0"/>
      <w:divBdr>
        <w:top w:val="none" w:sz="0" w:space="0" w:color="auto"/>
        <w:left w:val="none" w:sz="0" w:space="0" w:color="auto"/>
        <w:bottom w:val="none" w:sz="0" w:space="0" w:color="auto"/>
        <w:right w:val="none" w:sz="0" w:space="0" w:color="auto"/>
      </w:divBdr>
    </w:div>
    <w:div w:id="237442167">
      <w:bodyDiv w:val="1"/>
      <w:marLeft w:val="0"/>
      <w:marRight w:val="0"/>
      <w:marTop w:val="0"/>
      <w:marBottom w:val="0"/>
      <w:divBdr>
        <w:top w:val="none" w:sz="0" w:space="0" w:color="auto"/>
        <w:left w:val="none" w:sz="0" w:space="0" w:color="auto"/>
        <w:bottom w:val="none" w:sz="0" w:space="0" w:color="auto"/>
        <w:right w:val="none" w:sz="0" w:space="0" w:color="auto"/>
      </w:divBdr>
    </w:div>
    <w:div w:id="237640730">
      <w:bodyDiv w:val="1"/>
      <w:marLeft w:val="0"/>
      <w:marRight w:val="0"/>
      <w:marTop w:val="0"/>
      <w:marBottom w:val="0"/>
      <w:divBdr>
        <w:top w:val="none" w:sz="0" w:space="0" w:color="auto"/>
        <w:left w:val="none" w:sz="0" w:space="0" w:color="auto"/>
        <w:bottom w:val="none" w:sz="0" w:space="0" w:color="auto"/>
        <w:right w:val="none" w:sz="0" w:space="0" w:color="auto"/>
      </w:divBdr>
    </w:div>
    <w:div w:id="238296198">
      <w:bodyDiv w:val="1"/>
      <w:marLeft w:val="0"/>
      <w:marRight w:val="0"/>
      <w:marTop w:val="0"/>
      <w:marBottom w:val="0"/>
      <w:divBdr>
        <w:top w:val="none" w:sz="0" w:space="0" w:color="auto"/>
        <w:left w:val="none" w:sz="0" w:space="0" w:color="auto"/>
        <w:bottom w:val="none" w:sz="0" w:space="0" w:color="auto"/>
        <w:right w:val="none" w:sz="0" w:space="0" w:color="auto"/>
      </w:divBdr>
    </w:div>
    <w:div w:id="239606810">
      <w:bodyDiv w:val="1"/>
      <w:marLeft w:val="0"/>
      <w:marRight w:val="0"/>
      <w:marTop w:val="0"/>
      <w:marBottom w:val="0"/>
      <w:divBdr>
        <w:top w:val="none" w:sz="0" w:space="0" w:color="auto"/>
        <w:left w:val="none" w:sz="0" w:space="0" w:color="auto"/>
        <w:bottom w:val="none" w:sz="0" w:space="0" w:color="auto"/>
        <w:right w:val="none" w:sz="0" w:space="0" w:color="auto"/>
      </w:divBdr>
    </w:div>
    <w:div w:id="240219186">
      <w:bodyDiv w:val="1"/>
      <w:marLeft w:val="0"/>
      <w:marRight w:val="0"/>
      <w:marTop w:val="0"/>
      <w:marBottom w:val="0"/>
      <w:divBdr>
        <w:top w:val="none" w:sz="0" w:space="0" w:color="auto"/>
        <w:left w:val="none" w:sz="0" w:space="0" w:color="auto"/>
        <w:bottom w:val="none" w:sz="0" w:space="0" w:color="auto"/>
        <w:right w:val="none" w:sz="0" w:space="0" w:color="auto"/>
      </w:divBdr>
    </w:div>
    <w:div w:id="242034375">
      <w:bodyDiv w:val="1"/>
      <w:marLeft w:val="0"/>
      <w:marRight w:val="0"/>
      <w:marTop w:val="0"/>
      <w:marBottom w:val="0"/>
      <w:divBdr>
        <w:top w:val="none" w:sz="0" w:space="0" w:color="auto"/>
        <w:left w:val="none" w:sz="0" w:space="0" w:color="auto"/>
        <w:bottom w:val="none" w:sz="0" w:space="0" w:color="auto"/>
        <w:right w:val="none" w:sz="0" w:space="0" w:color="auto"/>
      </w:divBdr>
    </w:div>
    <w:div w:id="244536767">
      <w:bodyDiv w:val="1"/>
      <w:marLeft w:val="0"/>
      <w:marRight w:val="0"/>
      <w:marTop w:val="0"/>
      <w:marBottom w:val="0"/>
      <w:divBdr>
        <w:top w:val="none" w:sz="0" w:space="0" w:color="auto"/>
        <w:left w:val="none" w:sz="0" w:space="0" w:color="auto"/>
        <w:bottom w:val="none" w:sz="0" w:space="0" w:color="auto"/>
        <w:right w:val="none" w:sz="0" w:space="0" w:color="auto"/>
      </w:divBdr>
    </w:div>
    <w:div w:id="247929638">
      <w:bodyDiv w:val="1"/>
      <w:marLeft w:val="0"/>
      <w:marRight w:val="0"/>
      <w:marTop w:val="0"/>
      <w:marBottom w:val="0"/>
      <w:divBdr>
        <w:top w:val="none" w:sz="0" w:space="0" w:color="auto"/>
        <w:left w:val="none" w:sz="0" w:space="0" w:color="auto"/>
        <w:bottom w:val="none" w:sz="0" w:space="0" w:color="auto"/>
        <w:right w:val="none" w:sz="0" w:space="0" w:color="auto"/>
      </w:divBdr>
    </w:div>
    <w:div w:id="250546051">
      <w:bodyDiv w:val="1"/>
      <w:marLeft w:val="0"/>
      <w:marRight w:val="0"/>
      <w:marTop w:val="0"/>
      <w:marBottom w:val="0"/>
      <w:divBdr>
        <w:top w:val="none" w:sz="0" w:space="0" w:color="auto"/>
        <w:left w:val="none" w:sz="0" w:space="0" w:color="auto"/>
        <w:bottom w:val="none" w:sz="0" w:space="0" w:color="auto"/>
        <w:right w:val="none" w:sz="0" w:space="0" w:color="auto"/>
      </w:divBdr>
    </w:div>
    <w:div w:id="252739367">
      <w:bodyDiv w:val="1"/>
      <w:marLeft w:val="0"/>
      <w:marRight w:val="0"/>
      <w:marTop w:val="0"/>
      <w:marBottom w:val="0"/>
      <w:divBdr>
        <w:top w:val="none" w:sz="0" w:space="0" w:color="auto"/>
        <w:left w:val="none" w:sz="0" w:space="0" w:color="auto"/>
        <w:bottom w:val="none" w:sz="0" w:space="0" w:color="auto"/>
        <w:right w:val="none" w:sz="0" w:space="0" w:color="auto"/>
      </w:divBdr>
    </w:div>
    <w:div w:id="252982063">
      <w:bodyDiv w:val="1"/>
      <w:marLeft w:val="0"/>
      <w:marRight w:val="0"/>
      <w:marTop w:val="0"/>
      <w:marBottom w:val="0"/>
      <w:divBdr>
        <w:top w:val="none" w:sz="0" w:space="0" w:color="auto"/>
        <w:left w:val="none" w:sz="0" w:space="0" w:color="auto"/>
        <w:bottom w:val="none" w:sz="0" w:space="0" w:color="auto"/>
        <w:right w:val="none" w:sz="0" w:space="0" w:color="auto"/>
      </w:divBdr>
    </w:div>
    <w:div w:id="256133025">
      <w:bodyDiv w:val="1"/>
      <w:marLeft w:val="0"/>
      <w:marRight w:val="0"/>
      <w:marTop w:val="0"/>
      <w:marBottom w:val="0"/>
      <w:divBdr>
        <w:top w:val="none" w:sz="0" w:space="0" w:color="auto"/>
        <w:left w:val="none" w:sz="0" w:space="0" w:color="auto"/>
        <w:bottom w:val="none" w:sz="0" w:space="0" w:color="auto"/>
        <w:right w:val="none" w:sz="0" w:space="0" w:color="auto"/>
      </w:divBdr>
    </w:div>
    <w:div w:id="256519386">
      <w:bodyDiv w:val="1"/>
      <w:marLeft w:val="0"/>
      <w:marRight w:val="0"/>
      <w:marTop w:val="0"/>
      <w:marBottom w:val="0"/>
      <w:divBdr>
        <w:top w:val="none" w:sz="0" w:space="0" w:color="auto"/>
        <w:left w:val="none" w:sz="0" w:space="0" w:color="auto"/>
        <w:bottom w:val="none" w:sz="0" w:space="0" w:color="auto"/>
        <w:right w:val="none" w:sz="0" w:space="0" w:color="auto"/>
      </w:divBdr>
    </w:div>
    <w:div w:id="256644051">
      <w:bodyDiv w:val="1"/>
      <w:marLeft w:val="0"/>
      <w:marRight w:val="0"/>
      <w:marTop w:val="0"/>
      <w:marBottom w:val="0"/>
      <w:divBdr>
        <w:top w:val="none" w:sz="0" w:space="0" w:color="auto"/>
        <w:left w:val="none" w:sz="0" w:space="0" w:color="auto"/>
        <w:bottom w:val="none" w:sz="0" w:space="0" w:color="auto"/>
        <w:right w:val="none" w:sz="0" w:space="0" w:color="auto"/>
      </w:divBdr>
    </w:div>
    <w:div w:id="257637205">
      <w:bodyDiv w:val="1"/>
      <w:marLeft w:val="0"/>
      <w:marRight w:val="0"/>
      <w:marTop w:val="0"/>
      <w:marBottom w:val="0"/>
      <w:divBdr>
        <w:top w:val="none" w:sz="0" w:space="0" w:color="auto"/>
        <w:left w:val="none" w:sz="0" w:space="0" w:color="auto"/>
        <w:bottom w:val="none" w:sz="0" w:space="0" w:color="auto"/>
        <w:right w:val="none" w:sz="0" w:space="0" w:color="auto"/>
      </w:divBdr>
    </w:div>
    <w:div w:id="258833277">
      <w:bodyDiv w:val="1"/>
      <w:marLeft w:val="0"/>
      <w:marRight w:val="0"/>
      <w:marTop w:val="0"/>
      <w:marBottom w:val="0"/>
      <w:divBdr>
        <w:top w:val="none" w:sz="0" w:space="0" w:color="auto"/>
        <w:left w:val="none" w:sz="0" w:space="0" w:color="auto"/>
        <w:bottom w:val="none" w:sz="0" w:space="0" w:color="auto"/>
        <w:right w:val="none" w:sz="0" w:space="0" w:color="auto"/>
      </w:divBdr>
    </w:div>
    <w:div w:id="259527345">
      <w:bodyDiv w:val="1"/>
      <w:marLeft w:val="0"/>
      <w:marRight w:val="0"/>
      <w:marTop w:val="0"/>
      <w:marBottom w:val="0"/>
      <w:divBdr>
        <w:top w:val="none" w:sz="0" w:space="0" w:color="auto"/>
        <w:left w:val="none" w:sz="0" w:space="0" w:color="auto"/>
        <w:bottom w:val="none" w:sz="0" w:space="0" w:color="auto"/>
        <w:right w:val="none" w:sz="0" w:space="0" w:color="auto"/>
      </w:divBdr>
    </w:div>
    <w:div w:id="259876996">
      <w:bodyDiv w:val="1"/>
      <w:marLeft w:val="0"/>
      <w:marRight w:val="0"/>
      <w:marTop w:val="0"/>
      <w:marBottom w:val="0"/>
      <w:divBdr>
        <w:top w:val="none" w:sz="0" w:space="0" w:color="auto"/>
        <w:left w:val="none" w:sz="0" w:space="0" w:color="auto"/>
        <w:bottom w:val="none" w:sz="0" w:space="0" w:color="auto"/>
        <w:right w:val="none" w:sz="0" w:space="0" w:color="auto"/>
      </w:divBdr>
    </w:div>
    <w:div w:id="260064345">
      <w:bodyDiv w:val="1"/>
      <w:marLeft w:val="0"/>
      <w:marRight w:val="0"/>
      <w:marTop w:val="0"/>
      <w:marBottom w:val="0"/>
      <w:divBdr>
        <w:top w:val="none" w:sz="0" w:space="0" w:color="auto"/>
        <w:left w:val="none" w:sz="0" w:space="0" w:color="auto"/>
        <w:bottom w:val="none" w:sz="0" w:space="0" w:color="auto"/>
        <w:right w:val="none" w:sz="0" w:space="0" w:color="auto"/>
      </w:divBdr>
    </w:div>
    <w:div w:id="260725962">
      <w:bodyDiv w:val="1"/>
      <w:marLeft w:val="0"/>
      <w:marRight w:val="0"/>
      <w:marTop w:val="0"/>
      <w:marBottom w:val="0"/>
      <w:divBdr>
        <w:top w:val="none" w:sz="0" w:space="0" w:color="auto"/>
        <w:left w:val="none" w:sz="0" w:space="0" w:color="auto"/>
        <w:bottom w:val="none" w:sz="0" w:space="0" w:color="auto"/>
        <w:right w:val="none" w:sz="0" w:space="0" w:color="auto"/>
      </w:divBdr>
    </w:div>
    <w:div w:id="261032468">
      <w:bodyDiv w:val="1"/>
      <w:marLeft w:val="0"/>
      <w:marRight w:val="0"/>
      <w:marTop w:val="0"/>
      <w:marBottom w:val="0"/>
      <w:divBdr>
        <w:top w:val="none" w:sz="0" w:space="0" w:color="auto"/>
        <w:left w:val="none" w:sz="0" w:space="0" w:color="auto"/>
        <w:bottom w:val="none" w:sz="0" w:space="0" w:color="auto"/>
        <w:right w:val="none" w:sz="0" w:space="0" w:color="auto"/>
      </w:divBdr>
    </w:div>
    <w:div w:id="262307599">
      <w:bodyDiv w:val="1"/>
      <w:marLeft w:val="0"/>
      <w:marRight w:val="0"/>
      <w:marTop w:val="0"/>
      <w:marBottom w:val="0"/>
      <w:divBdr>
        <w:top w:val="none" w:sz="0" w:space="0" w:color="auto"/>
        <w:left w:val="none" w:sz="0" w:space="0" w:color="auto"/>
        <w:bottom w:val="none" w:sz="0" w:space="0" w:color="auto"/>
        <w:right w:val="none" w:sz="0" w:space="0" w:color="auto"/>
      </w:divBdr>
    </w:div>
    <w:div w:id="262961436">
      <w:bodyDiv w:val="1"/>
      <w:marLeft w:val="0"/>
      <w:marRight w:val="0"/>
      <w:marTop w:val="0"/>
      <w:marBottom w:val="0"/>
      <w:divBdr>
        <w:top w:val="none" w:sz="0" w:space="0" w:color="auto"/>
        <w:left w:val="none" w:sz="0" w:space="0" w:color="auto"/>
        <w:bottom w:val="none" w:sz="0" w:space="0" w:color="auto"/>
        <w:right w:val="none" w:sz="0" w:space="0" w:color="auto"/>
      </w:divBdr>
    </w:div>
    <w:div w:id="264116955">
      <w:bodyDiv w:val="1"/>
      <w:marLeft w:val="0"/>
      <w:marRight w:val="0"/>
      <w:marTop w:val="0"/>
      <w:marBottom w:val="0"/>
      <w:divBdr>
        <w:top w:val="none" w:sz="0" w:space="0" w:color="auto"/>
        <w:left w:val="none" w:sz="0" w:space="0" w:color="auto"/>
        <w:bottom w:val="none" w:sz="0" w:space="0" w:color="auto"/>
        <w:right w:val="none" w:sz="0" w:space="0" w:color="auto"/>
      </w:divBdr>
    </w:div>
    <w:div w:id="264193460">
      <w:bodyDiv w:val="1"/>
      <w:marLeft w:val="0"/>
      <w:marRight w:val="0"/>
      <w:marTop w:val="0"/>
      <w:marBottom w:val="0"/>
      <w:divBdr>
        <w:top w:val="none" w:sz="0" w:space="0" w:color="auto"/>
        <w:left w:val="none" w:sz="0" w:space="0" w:color="auto"/>
        <w:bottom w:val="none" w:sz="0" w:space="0" w:color="auto"/>
        <w:right w:val="none" w:sz="0" w:space="0" w:color="auto"/>
      </w:divBdr>
    </w:div>
    <w:div w:id="267542287">
      <w:bodyDiv w:val="1"/>
      <w:marLeft w:val="0"/>
      <w:marRight w:val="0"/>
      <w:marTop w:val="0"/>
      <w:marBottom w:val="0"/>
      <w:divBdr>
        <w:top w:val="none" w:sz="0" w:space="0" w:color="auto"/>
        <w:left w:val="none" w:sz="0" w:space="0" w:color="auto"/>
        <w:bottom w:val="none" w:sz="0" w:space="0" w:color="auto"/>
        <w:right w:val="none" w:sz="0" w:space="0" w:color="auto"/>
      </w:divBdr>
    </w:div>
    <w:div w:id="267784397">
      <w:bodyDiv w:val="1"/>
      <w:marLeft w:val="0"/>
      <w:marRight w:val="0"/>
      <w:marTop w:val="0"/>
      <w:marBottom w:val="0"/>
      <w:divBdr>
        <w:top w:val="none" w:sz="0" w:space="0" w:color="auto"/>
        <w:left w:val="none" w:sz="0" w:space="0" w:color="auto"/>
        <w:bottom w:val="none" w:sz="0" w:space="0" w:color="auto"/>
        <w:right w:val="none" w:sz="0" w:space="0" w:color="auto"/>
      </w:divBdr>
    </w:div>
    <w:div w:id="268466125">
      <w:bodyDiv w:val="1"/>
      <w:marLeft w:val="0"/>
      <w:marRight w:val="0"/>
      <w:marTop w:val="0"/>
      <w:marBottom w:val="0"/>
      <w:divBdr>
        <w:top w:val="none" w:sz="0" w:space="0" w:color="auto"/>
        <w:left w:val="none" w:sz="0" w:space="0" w:color="auto"/>
        <w:bottom w:val="none" w:sz="0" w:space="0" w:color="auto"/>
        <w:right w:val="none" w:sz="0" w:space="0" w:color="auto"/>
      </w:divBdr>
    </w:div>
    <w:div w:id="270208053">
      <w:bodyDiv w:val="1"/>
      <w:marLeft w:val="0"/>
      <w:marRight w:val="0"/>
      <w:marTop w:val="0"/>
      <w:marBottom w:val="0"/>
      <w:divBdr>
        <w:top w:val="none" w:sz="0" w:space="0" w:color="auto"/>
        <w:left w:val="none" w:sz="0" w:space="0" w:color="auto"/>
        <w:bottom w:val="none" w:sz="0" w:space="0" w:color="auto"/>
        <w:right w:val="none" w:sz="0" w:space="0" w:color="auto"/>
      </w:divBdr>
    </w:div>
    <w:div w:id="271330344">
      <w:bodyDiv w:val="1"/>
      <w:marLeft w:val="0"/>
      <w:marRight w:val="0"/>
      <w:marTop w:val="0"/>
      <w:marBottom w:val="0"/>
      <w:divBdr>
        <w:top w:val="none" w:sz="0" w:space="0" w:color="auto"/>
        <w:left w:val="none" w:sz="0" w:space="0" w:color="auto"/>
        <w:bottom w:val="none" w:sz="0" w:space="0" w:color="auto"/>
        <w:right w:val="none" w:sz="0" w:space="0" w:color="auto"/>
      </w:divBdr>
    </w:div>
    <w:div w:id="272641311">
      <w:bodyDiv w:val="1"/>
      <w:marLeft w:val="0"/>
      <w:marRight w:val="0"/>
      <w:marTop w:val="0"/>
      <w:marBottom w:val="0"/>
      <w:divBdr>
        <w:top w:val="none" w:sz="0" w:space="0" w:color="auto"/>
        <w:left w:val="none" w:sz="0" w:space="0" w:color="auto"/>
        <w:bottom w:val="none" w:sz="0" w:space="0" w:color="auto"/>
        <w:right w:val="none" w:sz="0" w:space="0" w:color="auto"/>
      </w:divBdr>
    </w:div>
    <w:div w:id="273754783">
      <w:bodyDiv w:val="1"/>
      <w:marLeft w:val="0"/>
      <w:marRight w:val="0"/>
      <w:marTop w:val="0"/>
      <w:marBottom w:val="0"/>
      <w:divBdr>
        <w:top w:val="none" w:sz="0" w:space="0" w:color="auto"/>
        <w:left w:val="none" w:sz="0" w:space="0" w:color="auto"/>
        <w:bottom w:val="none" w:sz="0" w:space="0" w:color="auto"/>
        <w:right w:val="none" w:sz="0" w:space="0" w:color="auto"/>
      </w:divBdr>
    </w:div>
    <w:div w:id="276568470">
      <w:bodyDiv w:val="1"/>
      <w:marLeft w:val="0"/>
      <w:marRight w:val="0"/>
      <w:marTop w:val="0"/>
      <w:marBottom w:val="0"/>
      <w:divBdr>
        <w:top w:val="none" w:sz="0" w:space="0" w:color="auto"/>
        <w:left w:val="none" w:sz="0" w:space="0" w:color="auto"/>
        <w:bottom w:val="none" w:sz="0" w:space="0" w:color="auto"/>
        <w:right w:val="none" w:sz="0" w:space="0" w:color="auto"/>
      </w:divBdr>
    </w:div>
    <w:div w:id="279066864">
      <w:bodyDiv w:val="1"/>
      <w:marLeft w:val="0"/>
      <w:marRight w:val="0"/>
      <w:marTop w:val="0"/>
      <w:marBottom w:val="0"/>
      <w:divBdr>
        <w:top w:val="none" w:sz="0" w:space="0" w:color="auto"/>
        <w:left w:val="none" w:sz="0" w:space="0" w:color="auto"/>
        <w:bottom w:val="none" w:sz="0" w:space="0" w:color="auto"/>
        <w:right w:val="none" w:sz="0" w:space="0" w:color="auto"/>
      </w:divBdr>
    </w:div>
    <w:div w:id="279995148">
      <w:bodyDiv w:val="1"/>
      <w:marLeft w:val="0"/>
      <w:marRight w:val="0"/>
      <w:marTop w:val="0"/>
      <w:marBottom w:val="0"/>
      <w:divBdr>
        <w:top w:val="none" w:sz="0" w:space="0" w:color="auto"/>
        <w:left w:val="none" w:sz="0" w:space="0" w:color="auto"/>
        <w:bottom w:val="none" w:sz="0" w:space="0" w:color="auto"/>
        <w:right w:val="none" w:sz="0" w:space="0" w:color="auto"/>
      </w:divBdr>
    </w:div>
    <w:div w:id="280572586">
      <w:bodyDiv w:val="1"/>
      <w:marLeft w:val="0"/>
      <w:marRight w:val="0"/>
      <w:marTop w:val="0"/>
      <w:marBottom w:val="0"/>
      <w:divBdr>
        <w:top w:val="none" w:sz="0" w:space="0" w:color="auto"/>
        <w:left w:val="none" w:sz="0" w:space="0" w:color="auto"/>
        <w:bottom w:val="none" w:sz="0" w:space="0" w:color="auto"/>
        <w:right w:val="none" w:sz="0" w:space="0" w:color="auto"/>
      </w:divBdr>
    </w:div>
    <w:div w:id="281694481">
      <w:bodyDiv w:val="1"/>
      <w:marLeft w:val="0"/>
      <w:marRight w:val="0"/>
      <w:marTop w:val="0"/>
      <w:marBottom w:val="0"/>
      <w:divBdr>
        <w:top w:val="none" w:sz="0" w:space="0" w:color="auto"/>
        <w:left w:val="none" w:sz="0" w:space="0" w:color="auto"/>
        <w:bottom w:val="none" w:sz="0" w:space="0" w:color="auto"/>
        <w:right w:val="none" w:sz="0" w:space="0" w:color="auto"/>
      </w:divBdr>
    </w:div>
    <w:div w:id="283276005">
      <w:bodyDiv w:val="1"/>
      <w:marLeft w:val="0"/>
      <w:marRight w:val="0"/>
      <w:marTop w:val="0"/>
      <w:marBottom w:val="0"/>
      <w:divBdr>
        <w:top w:val="none" w:sz="0" w:space="0" w:color="auto"/>
        <w:left w:val="none" w:sz="0" w:space="0" w:color="auto"/>
        <w:bottom w:val="none" w:sz="0" w:space="0" w:color="auto"/>
        <w:right w:val="none" w:sz="0" w:space="0" w:color="auto"/>
      </w:divBdr>
    </w:div>
    <w:div w:id="284042935">
      <w:bodyDiv w:val="1"/>
      <w:marLeft w:val="0"/>
      <w:marRight w:val="0"/>
      <w:marTop w:val="0"/>
      <w:marBottom w:val="0"/>
      <w:divBdr>
        <w:top w:val="none" w:sz="0" w:space="0" w:color="auto"/>
        <w:left w:val="none" w:sz="0" w:space="0" w:color="auto"/>
        <w:bottom w:val="none" w:sz="0" w:space="0" w:color="auto"/>
        <w:right w:val="none" w:sz="0" w:space="0" w:color="auto"/>
      </w:divBdr>
    </w:div>
    <w:div w:id="284891081">
      <w:bodyDiv w:val="1"/>
      <w:marLeft w:val="0"/>
      <w:marRight w:val="0"/>
      <w:marTop w:val="0"/>
      <w:marBottom w:val="0"/>
      <w:divBdr>
        <w:top w:val="none" w:sz="0" w:space="0" w:color="auto"/>
        <w:left w:val="none" w:sz="0" w:space="0" w:color="auto"/>
        <w:bottom w:val="none" w:sz="0" w:space="0" w:color="auto"/>
        <w:right w:val="none" w:sz="0" w:space="0" w:color="auto"/>
      </w:divBdr>
    </w:div>
    <w:div w:id="285159372">
      <w:bodyDiv w:val="1"/>
      <w:marLeft w:val="0"/>
      <w:marRight w:val="0"/>
      <w:marTop w:val="0"/>
      <w:marBottom w:val="0"/>
      <w:divBdr>
        <w:top w:val="none" w:sz="0" w:space="0" w:color="auto"/>
        <w:left w:val="none" w:sz="0" w:space="0" w:color="auto"/>
        <w:bottom w:val="none" w:sz="0" w:space="0" w:color="auto"/>
        <w:right w:val="none" w:sz="0" w:space="0" w:color="auto"/>
      </w:divBdr>
    </w:div>
    <w:div w:id="286854866">
      <w:bodyDiv w:val="1"/>
      <w:marLeft w:val="0"/>
      <w:marRight w:val="0"/>
      <w:marTop w:val="0"/>
      <w:marBottom w:val="0"/>
      <w:divBdr>
        <w:top w:val="none" w:sz="0" w:space="0" w:color="auto"/>
        <w:left w:val="none" w:sz="0" w:space="0" w:color="auto"/>
        <w:bottom w:val="none" w:sz="0" w:space="0" w:color="auto"/>
        <w:right w:val="none" w:sz="0" w:space="0" w:color="auto"/>
      </w:divBdr>
    </w:div>
    <w:div w:id="289482964">
      <w:bodyDiv w:val="1"/>
      <w:marLeft w:val="0"/>
      <w:marRight w:val="0"/>
      <w:marTop w:val="0"/>
      <w:marBottom w:val="0"/>
      <w:divBdr>
        <w:top w:val="none" w:sz="0" w:space="0" w:color="auto"/>
        <w:left w:val="none" w:sz="0" w:space="0" w:color="auto"/>
        <w:bottom w:val="none" w:sz="0" w:space="0" w:color="auto"/>
        <w:right w:val="none" w:sz="0" w:space="0" w:color="auto"/>
      </w:divBdr>
    </w:div>
    <w:div w:id="290793763">
      <w:bodyDiv w:val="1"/>
      <w:marLeft w:val="0"/>
      <w:marRight w:val="0"/>
      <w:marTop w:val="0"/>
      <w:marBottom w:val="0"/>
      <w:divBdr>
        <w:top w:val="none" w:sz="0" w:space="0" w:color="auto"/>
        <w:left w:val="none" w:sz="0" w:space="0" w:color="auto"/>
        <w:bottom w:val="none" w:sz="0" w:space="0" w:color="auto"/>
        <w:right w:val="none" w:sz="0" w:space="0" w:color="auto"/>
      </w:divBdr>
    </w:div>
    <w:div w:id="291131968">
      <w:bodyDiv w:val="1"/>
      <w:marLeft w:val="0"/>
      <w:marRight w:val="0"/>
      <w:marTop w:val="0"/>
      <w:marBottom w:val="0"/>
      <w:divBdr>
        <w:top w:val="none" w:sz="0" w:space="0" w:color="auto"/>
        <w:left w:val="none" w:sz="0" w:space="0" w:color="auto"/>
        <w:bottom w:val="none" w:sz="0" w:space="0" w:color="auto"/>
        <w:right w:val="none" w:sz="0" w:space="0" w:color="auto"/>
      </w:divBdr>
    </w:div>
    <w:div w:id="291444965">
      <w:bodyDiv w:val="1"/>
      <w:marLeft w:val="0"/>
      <w:marRight w:val="0"/>
      <w:marTop w:val="0"/>
      <w:marBottom w:val="0"/>
      <w:divBdr>
        <w:top w:val="none" w:sz="0" w:space="0" w:color="auto"/>
        <w:left w:val="none" w:sz="0" w:space="0" w:color="auto"/>
        <w:bottom w:val="none" w:sz="0" w:space="0" w:color="auto"/>
        <w:right w:val="none" w:sz="0" w:space="0" w:color="auto"/>
      </w:divBdr>
    </w:div>
    <w:div w:id="292442251">
      <w:bodyDiv w:val="1"/>
      <w:marLeft w:val="0"/>
      <w:marRight w:val="0"/>
      <w:marTop w:val="0"/>
      <w:marBottom w:val="0"/>
      <w:divBdr>
        <w:top w:val="none" w:sz="0" w:space="0" w:color="auto"/>
        <w:left w:val="none" w:sz="0" w:space="0" w:color="auto"/>
        <w:bottom w:val="none" w:sz="0" w:space="0" w:color="auto"/>
        <w:right w:val="none" w:sz="0" w:space="0" w:color="auto"/>
      </w:divBdr>
    </w:div>
    <w:div w:id="294606015">
      <w:bodyDiv w:val="1"/>
      <w:marLeft w:val="0"/>
      <w:marRight w:val="0"/>
      <w:marTop w:val="0"/>
      <w:marBottom w:val="0"/>
      <w:divBdr>
        <w:top w:val="none" w:sz="0" w:space="0" w:color="auto"/>
        <w:left w:val="none" w:sz="0" w:space="0" w:color="auto"/>
        <w:bottom w:val="none" w:sz="0" w:space="0" w:color="auto"/>
        <w:right w:val="none" w:sz="0" w:space="0" w:color="auto"/>
      </w:divBdr>
    </w:div>
    <w:div w:id="294920502">
      <w:bodyDiv w:val="1"/>
      <w:marLeft w:val="0"/>
      <w:marRight w:val="0"/>
      <w:marTop w:val="0"/>
      <w:marBottom w:val="0"/>
      <w:divBdr>
        <w:top w:val="none" w:sz="0" w:space="0" w:color="auto"/>
        <w:left w:val="none" w:sz="0" w:space="0" w:color="auto"/>
        <w:bottom w:val="none" w:sz="0" w:space="0" w:color="auto"/>
        <w:right w:val="none" w:sz="0" w:space="0" w:color="auto"/>
      </w:divBdr>
    </w:div>
    <w:div w:id="298000204">
      <w:bodyDiv w:val="1"/>
      <w:marLeft w:val="0"/>
      <w:marRight w:val="0"/>
      <w:marTop w:val="0"/>
      <w:marBottom w:val="0"/>
      <w:divBdr>
        <w:top w:val="none" w:sz="0" w:space="0" w:color="auto"/>
        <w:left w:val="none" w:sz="0" w:space="0" w:color="auto"/>
        <w:bottom w:val="none" w:sz="0" w:space="0" w:color="auto"/>
        <w:right w:val="none" w:sz="0" w:space="0" w:color="auto"/>
      </w:divBdr>
    </w:div>
    <w:div w:id="299307420">
      <w:bodyDiv w:val="1"/>
      <w:marLeft w:val="0"/>
      <w:marRight w:val="0"/>
      <w:marTop w:val="0"/>
      <w:marBottom w:val="0"/>
      <w:divBdr>
        <w:top w:val="none" w:sz="0" w:space="0" w:color="auto"/>
        <w:left w:val="none" w:sz="0" w:space="0" w:color="auto"/>
        <w:bottom w:val="none" w:sz="0" w:space="0" w:color="auto"/>
        <w:right w:val="none" w:sz="0" w:space="0" w:color="auto"/>
      </w:divBdr>
    </w:div>
    <w:div w:id="299775655">
      <w:bodyDiv w:val="1"/>
      <w:marLeft w:val="0"/>
      <w:marRight w:val="0"/>
      <w:marTop w:val="0"/>
      <w:marBottom w:val="0"/>
      <w:divBdr>
        <w:top w:val="none" w:sz="0" w:space="0" w:color="auto"/>
        <w:left w:val="none" w:sz="0" w:space="0" w:color="auto"/>
        <w:bottom w:val="none" w:sz="0" w:space="0" w:color="auto"/>
        <w:right w:val="none" w:sz="0" w:space="0" w:color="auto"/>
      </w:divBdr>
    </w:div>
    <w:div w:id="301420915">
      <w:bodyDiv w:val="1"/>
      <w:marLeft w:val="0"/>
      <w:marRight w:val="0"/>
      <w:marTop w:val="0"/>
      <w:marBottom w:val="0"/>
      <w:divBdr>
        <w:top w:val="none" w:sz="0" w:space="0" w:color="auto"/>
        <w:left w:val="none" w:sz="0" w:space="0" w:color="auto"/>
        <w:bottom w:val="none" w:sz="0" w:space="0" w:color="auto"/>
        <w:right w:val="none" w:sz="0" w:space="0" w:color="auto"/>
      </w:divBdr>
    </w:div>
    <w:div w:id="301622584">
      <w:bodyDiv w:val="1"/>
      <w:marLeft w:val="0"/>
      <w:marRight w:val="0"/>
      <w:marTop w:val="0"/>
      <w:marBottom w:val="0"/>
      <w:divBdr>
        <w:top w:val="none" w:sz="0" w:space="0" w:color="auto"/>
        <w:left w:val="none" w:sz="0" w:space="0" w:color="auto"/>
        <w:bottom w:val="none" w:sz="0" w:space="0" w:color="auto"/>
        <w:right w:val="none" w:sz="0" w:space="0" w:color="auto"/>
      </w:divBdr>
    </w:div>
    <w:div w:id="303699368">
      <w:bodyDiv w:val="1"/>
      <w:marLeft w:val="0"/>
      <w:marRight w:val="0"/>
      <w:marTop w:val="0"/>
      <w:marBottom w:val="0"/>
      <w:divBdr>
        <w:top w:val="none" w:sz="0" w:space="0" w:color="auto"/>
        <w:left w:val="none" w:sz="0" w:space="0" w:color="auto"/>
        <w:bottom w:val="none" w:sz="0" w:space="0" w:color="auto"/>
        <w:right w:val="none" w:sz="0" w:space="0" w:color="auto"/>
      </w:divBdr>
    </w:div>
    <w:div w:id="303893774">
      <w:bodyDiv w:val="1"/>
      <w:marLeft w:val="0"/>
      <w:marRight w:val="0"/>
      <w:marTop w:val="0"/>
      <w:marBottom w:val="0"/>
      <w:divBdr>
        <w:top w:val="none" w:sz="0" w:space="0" w:color="auto"/>
        <w:left w:val="none" w:sz="0" w:space="0" w:color="auto"/>
        <w:bottom w:val="none" w:sz="0" w:space="0" w:color="auto"/>
        <w:right w:val="none" w:sz="0" w:space="0" w:color="auto"/>
      </w:divBdr>
    </w:div>
    <w:div w:id="304242452">
      <w:bodyDiv w:val="1"/>
      <w:marLeft w:val="0"/>
      <w:marRight w:val="0"/>
      <w:marTop w:val="0"/>
      <w:marBottom w:val="0"/>
      <w:divBdr>
        <w:top w:val="none" w:sz="0" w:space="0" w:color="auto"/>
        <w:left w:val="none" w:sz="0" w:space="0" w:color="auto"/>
        <w:bottom w:val="none" w:sz="0" w:space="0" w:color="auto"/>
        <w:right w:val="none" w:sz="0" w:space="0" w:color="auto"/>
      </w:divBdr>
    </w:div>
    <w:div w:id="305667596">
      <w:bodyDiv w:val="1"/>
      <w:marLeft w:val="0"/>
      <w:marRight w:val="0"/>
      <w:marTop w:val="0"/>
      <w:marBottom w:val="0"/>
      <w:divBdr>
        <w:top w:val="none" w:sz="0" w:space="0" w:color="auto"/>
        <w:left w:val="none" w:sz="0" w:space="0" w:color="auto"/>
        <w:bottom w:val="none" w:sz="0" w:space="0" w:color="auto"/>
        <w:right w:val="none" w:sz="0" w:space="0" w:color="auto"/>
      </w:divBdr>
    </w:div>
    <w:div w:id="308825747">
      <w:bodyDiv w:val="1"/>
      <w:marLeft w:val="0"/>
      <w:marRight w:val="0"/>
      <w:marTop w:val="0"/>
      <w:marBottom w:val="0"/>
      <w:divBdr>
        <w:top w:val="none" w:sz="0" w:space="0" w:color="auto"/>
        <w:left w:val="none" w:sz="0" w:space="0" w:color="auto"/>
        <w:bottom w:val="none" w:sz="0" w:space="0" w:color="auto"/>
        <w:right w:val="none" w:sz="0" w:space="0" w:color="auto"/>
      </w:divBdr>
    </w:div>
    <w:div w:id="312678486">
      <w:bodyDiv w:val="1"/>
      <w:marLeft w:val="0"/>
      <w:marRight w:val="0"/>
      <w:marTop w:val="0"/>
      <w:marBottom w:val="0"/>
      <w:divBdr>
        <w:top w:val="none" w:sz="0" w:space="0" w:color="auto"/>
        <w:left w:val="none" w:sz="0" w:space="0" w:color="auto"/>
        <w:bottom w:val="none" w:sz="0" w:space="0" w:color="auto"/>
        <w:right w:val="none" w:sz="0" w:space="0" w:color="auto"/>
      </w:divBdr>
    </w:div>
    <w:div w:id="313678848">
      <w:bodyDiv w:val="1"/>
      <w:marLeft w:val="0"/>
      <w:marRight w:val="0"/>
      <w:marTop w:val="0"/>
      <w:marBottom w:val="0"/>
      <w:divBdr>
        <w:top w:val="none" w:sz="0" w:space="0" w:color="auto"/>
        <w:left w:val="none" w:sz="0" w:space="0" w:color="auto"/>
        <w:bottom w:val="none" w:sz="0" w:space="0" w:color="auto"/>
        <w:right w:val="none" w:sz="0" w:space="0" w:color="auto"/>
      </w:divBdr>
    </w:div>
    <w:div w:id="313727332">
      <w:bodyDiv w:val="1"/>
      <w:marLeft w:val="0"/>
      <w:marRight w:val="0"/>
      <w:marTop w:val="0"/>
      <w:marBottom w:val="0"/>
      <w:divBdr>
        <w:top w:val="none" w:sz="0" w:space="0" w:color="auto"/>
        <w:left w:val="none" w:sz="0" w:space="0" w:color="auto"/>
        <w:bottom w:val="none" w:sz="0" w:space="0" w:color="auto"/>
        <w:right w:val="none" w:sz="0" w:space="0" w:color="auto"/>
      </w:divBdr>
    </w:div>
    <w:div w:id="314770925">
      <w:bodyDiv w:val="1"/>
      <w:marLeft w:val="0"/>
      <w:marRight w:val="0"/>
      <w:marTop w:val="0"/>
      <w:marBottom w:val="0"/>
      <w:divBdr>
        <w:top w:val="none" w:sz="0" w:space="0" w:color="auto"/>
        <w:left w:val="none" w:sz="0" w:space="0" w:color="auto"/>
        <w:bottom w:val="none" w:sz="0" w:space="0" w:color="auto"/>
        <w:right w:val="none" w:sz="0" w:space="0" w:color="auto"/>
      </w:divBdr>
    </w:div>
    <w:div w:id="315231721">
      <w:bodyDiv w:val="1"/>
      <w:marLeft w:val="0"/>
      <w:marRight w:val="0"/>
      <w:marTop w:val="0"/>
      <w:marBottom w:val="0"/>
      <w:divBdr>
        <w:top w:val="none" w:sz="0" w:space="0" w:color="auto"/>
        <w:left w:val="none" w:sz="0" w:space="0" w:color="auto"/>
        <w:bottom w:val="none" w:sz="0" w:space="0" w:color="auto"/>
        <w:right w:val="none" w:sz="0" w:space="0" w:color="auto"/>
      </w:divBdr>
    </w:div>
    <w:div w:id="315378450">
      <w:bodyDiv w:val="1"/>
      <w:marLeft w:val="0"/>
      <w:marRight w:val="0"/>
      <w:marTop w:val="0"/>
      <w:marBottom w:val="0"/>
      <w:divBdr>
        <w:top w:val="none" w:sz="0" w:space="0" w:color="auto"/>
        <w:left w:val="none" w:sz="0" w:space="0" w:color="auto"/>
        <w:bottom w:val="none" w:sz="0" w:space="0" w:color="auto"/>
        <w:right w:val="none" w:sz="0" w:space="0" w:color="auto"/>
      </w:divBdr>
    </w:div>
    <w:div w:id="315574867">
      <w:bodyDiv w:val="1"/>
      <w:marLeft w:val="0"/>
      <w:marRight w:val="0"/>
      <w:marTop w:val="0"/>
      <w:marBottom w:val="0"/>
      <w:divBdr>
        <w:top w:val="none" w:sz="0" w:space="0" w:color="auto"/>
        <w:left w:val="none" w:sz="0" w:space="0" w:color="auto"/>
        <w:bottom w:val="none" w:sz="0" w:space="0" w:color="auto"/>
        <w:right w:val="none" w:sz="0" w:space="0" w:color="auto"/>
      </w:divBdr>
    </w:div>
    <w:div w:id="316157622">
      <w:bodyDiv w:val="1"/>
      <w:marLeft w:val="0"/>
      <w:marRight w:val="0"/>
      <w:marTop w:val="0"/>
      <w:marBottom w:val="0"/>
      <w:divBdr>
        <w:top w:val="none" w:sz="0" w:space="0" w:color="auto"/>
        <w:left w:val="none" w:sz="0" w:space="0" w:color="auto"/>
        <w:bottom w:val="none" w:sz="0" w:space="0" w:color="auto"/>
        <w:right w:val="none" w:sz="0" w:space="0" w:color="auto"/>
      </w:divBdr>
    </w:div>
    <w:div w:id="316348630">
      <w:bodyDiv w:val="1"/>
      <w:marLeft w:val="0"/>
      <w:marRight w:val="0"/>
      <w:marTop w:val="0"/>
      <w:marBottom w:val="0"/>
      <w:divBdr>
        <w:top w:val="none" w:sz="0" w:space="0" w:color="auto"/>
        <w:left w:val="none" w:sz="0" w:space="0" w:color="auto"/>
        <w:bottom w:val="none" w:sz="0" w:space="0" w:color="auto"/>
        <w:right w:val="none" w:sz="0" w:space="0" w:color="auto"/>
      </w:divBdr>
    </w:div>
    <w:div w:id="317420027">
      <w:bodyDiv w:val="1"/>
      <w:marLeft w:val="0"/>
      <w:marRight w:val="0"/>
      <w:marTop w:val="0"/>
      <w:marBottom w:val="0"/>
      <w:divBdr>
        <w:top w:val="none" w:sz="0" w:space="0" w:color="auto"/>
        <w:left w:val="none" w:sz="0" w:space="0" w:color="auto"/>
        <w:bottom w:val="none" w:sz="0" w:space="0" w:color="auto"/>
        <w:right w:val="none" w:sz="0" w:space="0" w:color="auto"/>
      </w:divBdr>
    </w:div>
    <w:div w:id="317540778">
      <w:bodyDiv w:val="1"/>
      <w:marLeft w:val="0"/>
      <w:marRight w:val="0"/>
      <w:marTop w:val="0"/>
      <w:marBottom w:val="0"/>
      <w:divBdr>
        <w:top w:val="none" w:sz="0" w:space="0" w:color="auto"/>
        <w:left w:val="none" w:sz="0" w:space="0" w:color="auto"/>
        <w:bottom w:val="none" w:sz="0" w:space="0" w:color="auto"/>
        <w:right w:val="none" w:sz="0" w:space="0" w:color="auto"/>
      </w:divBdr>
    </w:div>
    <w:div w:id="318047090">
      <w:bodyDiv w:val="1"/>
      <w:marLeft w:val="0"/>
      <w:marRight w:val="0"/>
      <w:marTop w:val="0"/>
      <w:marBottom w:val="0"/>
      <w:divBdr>
        <w:top w:val="none" w:sz="0" w:space="0" w:color="auto"/>
        <w:left w:val="none" w:sz="0" w:space="0" w:color="auto"/>
        <w:bottom w:val="none" w:sz="0" w:space="0" w:color="auto"/>
        <w:right w:val="none" w:sz="0" w:space="0" w:color="auto"/>
      </w:divBdr>
    </w:div>
    <w:div w:id="318996164">
      <w:bodyDiv w:val="1"/>
      <w:marLeft w:val="0"/>
      <w:marRight w:val="0"/>
      <w:marTop w:val="0"/>
      <w:marBottom w:val="0"/>
      <w:divBdr>
        <w:top w:val="none" w:sz="0" w:space="0" w:color="auto"/>
        <w:left w:val="none" w:sz="0" w:space="0" w:color="auto"/>
        <w:bottom w:val="none" w:sz="0" w:space="0" w:color="auto"/>
        <w:right w:val="none" w:sz="0" w:space="0" w:color="auto"/>
      </w:divBdr>
    </w:div>
    <w:div w:id="320429456">
      <w:bodyDiv w:val="1"/>
      <w:marLeft w:val="0"/>
      <w:marRight w:val="0"/>
      <w:marTop w:val="0"/>
      <w:marBottom w:val="0"/>
      <w:divBdr>
        <w:top w:val="none" w:sz="0" w:space="0" w:color="auto"/>
        <w:left w:val="none" w:sz="0" w:space="0" w:color="auto"/>
        <w:bottom w:val="none" w:sz="0" w:space="0" w:color="auto"/>
        <w:right w:val="none" w:sz="0" w:space="0" w:color="auto"/>
      </w:divBdr>
    </w:div>
    <w:div w:id="325208533">
      <w:bodyDiv w:val="1"/>
      <w:marLeft w:val="0"/>
      <w:marRight w:val="0"/>
      <w:marTop w:val="0"/>
      <w:marBottom w:val="0"/>
      <w:divBdr>
        <w:top w:val="none" w:sz="0" w:space="0" w:color="auto"/>
        <w:left w:val="none" w:sz="0" w:space="0" w:color="auto"/>
        <w:bottom w:val="none" w:sz="0" w:space="0" w:color="auto"/>
        <w:right w:val="none" w:sz="0" w:space="0" w:color="auto"/>
      </w:divBdr>
    </w:div>
    <w:div w:id="327440227">
      <w:bodyDiv w:val="1"/>
      <w:marLeft w:val="0"/>
      <w:marRight w:val="0"/>
      <w:marTop w:val="0"/>
      <w:marBottom w:val="0"/>
      <w:divBdr>
        <w:top w:val="none" w:sz="0" w:space="0" w:color="auto"/>
        <w:left w:val="none" w:sz="0" w:space="0" w:color="auto"/>
        <w:bottom w:val="none" w:sz="0" w:space="0" w:color="auto"/>
        <w:right w:val="none" w:sz="0" w:space="0" w:color="auto"/>
      </w:divBdr>
    </w:div>
    <w:div w:id="328292821">
      <w:bodyDiv w:val="1"/>
      <w:marLeft w:val="0"/>
      <w:marRight w:val="0"/>
      <w:marTop w:val="0"/>
      <w:marBottom w:val="0"/>
      <w:divBdr>
        <w:top w:val="none" w:sz="0" w:space="0" w:color="auto"/>
        <w:left w:val="none" w:sz="0" w:space="0" w:color="auto"/>
        <w:bottom w:val="none" w:sz="0" w:space="0" w:color="auto"/>
        <w:right w:val="none" w:sz="0" w:space="0" w:color="auto"/>
      </w:divBdr>
    </w:div>
    <w:div w:id="328405941">
      <w:bodyDiv w:val="1"/>
      <w:marLeft w:val="0"/>
      <w:marRight w:val="0"/>
      <w:marTop w:val="0"/>
      <w:marBottom w:val="0"/>
      <w:divBdr>
        <w:top w:val="none" w:sz="0" w:space="0" w:color="auto"/>
        <w:left w:val="none" w:sz="0" w:space="0" w:color="auto"/>
        <w:bottom w:val="none" w:sz="0" w:space="0" w:color="auto"/>
        <w:right w:val="none" w:sz="0" w:space="0" w:color="auto"/>
      </w:divBdr>
    </w:div>
    <w:div w:id="332949272">
      <w:bodyDiv w:val="1"/>
      <w:marLeft w:val="0"/>
      <w:marRight w:val="0"/>
      <w:marTop w:val="0"/>
      <w:marBottom w:val="0"/>
      <w:divBdr>
        <w:top w:val="none" w:sz="0" w:space="0" w:color="auto"/>
        <w:left w:val="none" w:sz="0" w:space="0" w:color="auto"/>
        <w:bottom w:val="none" w:sz="0" w:space="0" w:color="auto"/>
        <w:right w:val="none" w:sz="0" w:space="0" w:color="auto"/>
      </w:divBdr>
    </w:div>
    <w:div w:id="333074206">
      <w:bodyDiv w:val="1"/>
      <w:marLeft w:val="0"/>
      <w:marRight w:val="0"/>
      <w:marTop w:val="0"/>
      <w:marBottom w:val="0"/>
      <w:divBdr>
        <w:top w:val="none" w:sz="0" w:space="0" w:color="auto"/>
        <w:left w:val="none" w:sz="0" w:space="0" w:color="auto"/>
        <w:bottom w:val="none" w:sz="0" w:space="0" w:color="auto"/>
        <w:right w:val="none" w:sz="0" w:space="0" w:color="auto"/>
      </w:divBdr>
    </w:div>
    <w:div w:id="333453730">
      <w:bodyDiv w:val="1"/>
      <w:marLeft w:val="0"/>
      <w:marRight w:val="0"/>
      <w:marTop w:val="0"/>
      <w:marBottom w:val="0"/>
      <w:divBdr>
        <w:top w:val="none" w:sz="0" w:space="0" w:color="auto"/>
        <w:left w:val="none" w:sz="0" w:space="0" w:color="auto"/>
        <w:bottom w:val="none" w:sz="0" w:space="0" w:color="auto"/>
        <w:right w:val="none" w:sz="0" w:space="0" w:color="auto"/>
      </w:divBdr>
    </w:div>
    <w:div w:id="334577473">
      <w:bodyDiv w:val="1"/>
      <w:marLeft w:val="0"/>
      <w:marRight w:val="0"/>
      <w:marTop w:val="0"/>
      <w:marBottom w:val="0"/>
      <w:divBdr>
        <w:top w:val="none" w:sz="0" w:space="0" w:color="auto"/>
        <w:left w:val="none" w:sz="0" w:space="0" w:color="auto"/>
        <w:bottom w:val="none" w:sz="0" w:space="0" w:color="auto"/>
        <w:right w:val="none" w:sz="0" w:space="0" w:color="auto"/>
      </w:divBdr>
    </w:div>
    <w:div w:id="336536992">
      <w:bodyDiv w:val="1"/>
      <w:marLeft w:val="0"/>
      <w:marRight w:val="0"/>
      <w:marTop w:val="0"/>
      <w:marBottom w:val="0"/>
      <w:divBdr>
        <w:top w:val="none" w:sz="0" w:space="0" w:color="auto"/>
        <w:left w:val="none" w:sz="0" w:space="0" w:color="auto"/>
        <w:bottom w:val="none" w:sz="0" w:space="0" w:color="auto"/>
        <w:right w:val="none" w:sz="0" w:space="0" w:color="auto"/>
      </w:divBdr>
    </w:div>
    <w:div w:id="337387619">
      <w:bodyDiv w:val="1"/>
      <w:marLeft w:val="0"/>
      <w:marRight w:val="0"/>
      <w:marTop w:val="0"/>
      <w:marBottom w:val="0"/>
      <w:divBdr>
        <w:top w:val="none" w:sz="0" w:space="0" w:color="auto"/>
        <w:left w:val="none" w:sz="0" w:space="0" w:color="auto"/>
        <w:bottom w:val="none" w:sz="0" w:space="0" w:color="auto"/>
        <w:right w:val="none" w:sz="0" w:space="0" w:color="auto"/>
      </w:divBdr>
    </w:div>
    <w:div w:id="337925051">
      <w:bodyDiv w:val="1"/>
      <w:marLeft w:val="0"/>
      <w:marRight w:val="0"/>
      <w:marTop w:val="0"/>
      <w:marBottom w:val="0"/>
      <w:divBdr>
        <w:top w:val="none" w:sz="0" w:space="0" w:color="auto"/>
        <w:left w:val="none" w:sz="0" w:space="0" w:color="auto"/>
        <w:bottom w:val="none" w:sz="0" w:space="0" w:color="auto"/>
        <w:right w:val="none" w:sz="0" w:space="0" w:color="auto"/>
      </w:divBdr>
    </w:div>
    <w:div w:id="338628130">
      <w:bodyDiv w:val="1"/>
      <w:marLeft w:val="0"/>
      <w:marRight w:val="0"/>
      <w:marTop w:val="0"/>
      <w:marBottom w:val="0"/>
      <w:divBdr>
        <w:top w:val="none" w:sz="0" w:space="0" w:color="auto"/>
        <w:left w:val="none" w:sz="0" w:space="0" w:color="auto"/>
        <w:bottom w:val="none" w:sz="0" w:space="0" w:color="auto"/>
        <w:right w:val="none" w:sz="0" w:space="0" w:color="auto"/>
      </w:divBdr>
    </w:div>
    <w:div w:id="341250210">
      <w:bodyDiv w:val="1"/>
      <w:marLeft w:val="0"/>
      <w:marRight w:val="0"/>
      <w:marTop w:val="0"/>
      <w:marBottom w:val="0"/>
      <w:divBdr>
        <w:top w:val="none" w:sz="0" w:space="0" w:color="auto"/>
        <w:left w:val="none" w:sz="0" w:space="0" w:color="auto"/>
        <w:bottom w:val="none" w:sz="0" w:space="0" w:color="auto"/>
        <w:right w:val="none" w:sz="0" w:space="0" w:color="auto"/>
      </w:divBdr>
    </w:div>
    <w:div w:id="343479266">
      <w:bodyDiv w:val="1"/>
      <w:marLeft w:val="0"/>
      <w:marRight w:val="0"/>
      <w:marTop w:val="0"/>
      <w:marBottom w:val="0"/>
      <w:divBdr>
        <w:top w:val="none" w:sz="0" w:space="0" w:color="auto"/>
        <w:left w:val="none" w:sz="0" w:space="0" w:color="auto"/>
        <w:bottom w:val="none" w:sz="0" w:space="0" w:color="auto"/>
        <w:right w:val="none" w:sz="0" w:space="0" w:color="auto"/>
      </w:divBdr>
    </w:div>
    <w:div w:id="344523885">
      <w:bodyDiv w:val="1"/>
      <w:marLeft w:val="0"/>
      <w:marRight w:val="0"/>
      <w:marTop w:val="0"/>
      <w:marBottom w:val="0"/>
      <w:divBdr>
        <w:top w:val="none" w:sz="0" w:space="0" w:color="auto"/>
        <w:left w:val="none" w:sz="0" w:space="0" w:color="auto"/>
        <w:bottom w:val="none" w:sz="0" w:space="0" w:color="auto"/>
        <w:right w:val="none" w:sz="0" w:space="0" w:color="auto"/>
      </w:divBdr>
    </w:div>
    <w:div w:id="346520774">
      <w:bodyDiv w:val="1"/>
      <w:marLeft w:val="0"/>
      <w:marRight w:val="0"/>
      <w:marTop w:val="0"/>
      <w:marBottom w:val="0"/>
      <w:divBdr>
        <w:top w:val="none" w:sz="0" w:space="0" w:color="auto"/>
        <w:left w:val="none" w:sz="0" w:space="0" w:color="auto"/>
        <w:bottom w:val="none" w:sz="0" w:space="0" w:color="auto"/>
        <w:right w:val="none" w:sz="0" w:space="0" w:color="auto"/>
      </w:divBdr>
    </w:div>
    <w:div w:id="351416243">
      <w:bodyDiv w:val="1"/>
      <w:marLeft w:val="0"/>
      <w:marRight w:val="0"/>
      <w:marTop w:val="0"/>
      <w:marBottom w:val="0"/>
      <w:divBdr>
        <w:top w:val="none" w:sz="0" w:space="0" w:color="auto"/>
        <w:left w:val="none" w:sz="0" w:space="0" w:color="auto"/>
        <w:bottom w:val="none" w:sz="0" w:space="0" w:color="auto"/>
        <w:right w:val="none" w:sz="0" w:space="0" w:color="auto"/>
      </w:divBdr>
    </w:div>
    <w:div w:id="353464092">
      <w:bodyDiv w:val="1"/>
      <w:marLeft w:val="0"/>
      <w:marRight w:val="0"/>
      <w:marTop w:val="0"/>
      <w:marBottom w:val="0"/>
      <w:divBdr>
        <w:top w:val="none" w:sz="0" w:space="0" w:color="auto"/>
        <w:left w:val="none" w:sz="0" w:space="0" w:color="auto"/>
        <w:bottom w:val="none" w:sz="0" w:space="0" w:color="auto"/>
        <w:right w:val="none" w:sz="0" w:space="0" w:color="auto"/>
      </w:divBdr>
    </w:div>
    <w:div w:id="358505247">
      <w:bodyDiv w:val="1"/>
      <w:marLeft w:val="0"/>
      <w:marRight w:val="0"/>
      <w:marTop w:val="0"/>
      <w:marBottom w:val="0"/>
      <w:divBdr>
        <w:top w:val="none" w:sz="0" w:space="0" w:color="auto"/>
        <w:left w:val="none" w:sz="0" w:space="0" w:color="auto"/>
        <w:bottom w:val="none" w:sz="0" w:space="0" w:color="auto"/>
        <w:right w:val="none" w:sz="0" w:space="0" w:color="auto"/>
      </w:divBdr>
    </w:div>
    <w:div w:id="358552557">
      <w:bodyDiv w:val="1"/>
      <w:marLeft w:val="0"/>
      <w:marRight w:val="0"/>
      <w:marTop w:val="0"/>
      <w:marBottom w:val="0"/>
      <w:divBdr>
        <w:top w:val="none" w:sz="0" w:space="0" w:color="auto"/>
        <w:left w:val="none" w:sz="0" w:space="0" w:color="auto"/>
        <w:bottom w:val="none" w:sz="0" w:space="0" w:color="auto"/>
        <w:right w:val="none" w:sz="0" w:space="0" w:color="auto"/>
      </w:divBdr>
    </w:div>
    <w:div w:id="358630321">
      <w:bodyDiv w:val="1"/>
      <w:marLeft w:val="0"/>
      <w:marRight w:val="0"/>
      <w:marTop w:val="0"/>
      <w:marBottom w:val="0"/>
      <w:divBdr>
        <w:top w:val="none" w:sz="0" w:space="0" w:color="auto"/>
        <w:left w:val="none" w:sz="0" w:space="0" w:color="auto"/>
        <w:bottom w:val="none" w:sz="0" w:space="0" w:color="auto"/>
        <w:right w:val="none" w:sz="0" w:space="0" w:color="auto"/>
      </w:divBdr>
    </w:div>
    <w:div w:id="361715015">
      <w:bodyDiv w:val="1"/>
      <w:marLeft w:val="0"/>
      <w:marRight w:val="0"/>
      <w:marTop w:val="0"/>
      <w:marBottom w:val="0"/>
      <w:divBdr>
        <w:top w:val="none" w:sz="0" w:space="0" w:color="auto"/>
        <w:left w:val="none" w:sz="0" w:space="0" w:color="auto"/>
        <w:bottom w:val="none" w:sz="0" w:space="0" w:color="auto"/>
        <w:right w:val="none" w:sz="0" w:space="0" w:color="auto"/>
      </w:divBdr>
    </w:div>
    <w:div w:id="362291039">
      <w:bodyDiv w:val="1"/>
      <w:marLeft w:val="0"/>
      <w:marRight w:val="0"/>
      <w:marTop w:val="0"/>
      <w:marBottom w:val="0"/>
      <w:divBdr>
        <w:top w:val="none" w:sz="0" w:space="0" w:color="auto"/>
        <w:left w:val="none" w:sz="0" w:space="0" w:color="auto"/>
        <w:bottom w:val="none" w:sz="0" w:space="0" w:color="auto"/>
        <w:right w:val="none" w:sz="0" w:space="0" w:color="auto"/>
      </w:divBdr>
    </w:div>
    <w:div w:id="362900278">
      <w:bodyDiv w:val="1"/>
      <w:marLeft w:val="0"/>
      <w:marRight w:val="0"/>
      <w:marTop w:val="0"/>
      <w:marBottom w:val="0"/>
      <w:divBdr>
        <w:top w:val="none" w:sz="0" w:space="0" w:color="auto"/>
        <w:left w:val="none" w:sz="0" w:space="0" w:color="auto"/>
        <w:bottom w:val="none" w:sz="0" w:space="0" w:color="auto"/>
        <w:right w:val="none" w:sz="0" w:space="0" w:color="auto"/>
      </w:divBdr>
    </w:div>
    <w:div w:id="366374012">
      <w:bodyDiv w:val="1"/>
      <w:marLeft w:val="0"/>
      <w:marRight w:val="0"/>
      <w:marTop w:val="0"/>
      <w:marBottom w:val="0"/>
      <w:divBdr>
        <w:top w:val="none" w:sz="0" w:space="0" w:color="auto"/>
        <w:left w:val="none" w:sz="0" w:space="0" w:color="auto"/>
        <w:bottom w:val="none" w:sz="0" w:space="0" w:color="auto"/>
        <w:right w:val="none" w:sz="0" w:space="0" w:color="auto"/>
      </w:divBdr>
    </w:div>
    <w:div w:id="366686145">
      <w:bodyDiv w:val="1"/>
      <w:marLeft w:val="0"/>
      <w:marRight w:val="0"/>
      <w:marTop w:val="0"/>
      <w:marBottom w:val="0"/>
      <w:divBdr>
        <w:top w:val="none" w:sz="0" w:space="0" w:color="auto"/>
        <w:left w:val="none" w:sz="0" w:space="0" w:color="auto"/>
        <w:bottom w:val="none" w:sz="0" w:space="0" w:color="auto"/>
        <w:right w:val="none" w:sz="0" w:space="0" w:color="auto"/>
      </w:divBdr>
    </w:div>
    <w:div w:id="368914666">
      <w:bodyDiv w:val="1"/>
      <w:marLeft w:val="0"/>
      <w:marRight w:val="0"/>
      <w:marTop w:val="0"/>
      <w:marBottom w:val="0"/>
      <w:divBdr>
        <w:top w:val="none" w:sz="0" w:space="0" w:color="auto"/>
        <w:left w:val="none" w:sz="0" w:space="0" w:color="auto"/>
        <w:bottom w:val="none" w:sz="0" w:space="0" w:color="auto"/>
        <w:right w:val="none" w:sz="0" w:space="0" w:color="auto"/>
      </w:divBdr>
    </w:div>
    <w:div w:id="370767679">
      <w:bodyDiv w:val="1"/>
      <w:marLeft w:val="0"/>
      <w:marRight w:val="0"/>
      <w:marTop w:val="0"/>
      <w:marBottom w:val="0"/>
      <w:divBdr>
        <w:top w:val="none" w:sz="0" w:space="0" w:color="auto"/>
        <w:left w:val="none" w:sz="0" w:space="0" w:color="auto"/>
        <w:bottom w:val="none" w:sz="0" w:space="0" w:color="auto"/>
        <w:right w:val="none" w:sz="0" w:space="0" w:color="auto"/>
      </w:divBdr>
    </w:div>
    <w:div w:id="371001417">
      <w:bodyDiv w:val="1"/>
      <w:marLeft w:val="0"/>
      <w:marRight w:val="0"/>
      <w:marTop w:val="0"/>
      <w:marBottom w:val="0"/>
      <w:divBdr>
        <w:top w:val="none" w:sz="0" w:space="0" w:color="auto"/>
        <w:left w:val="none" w:sz="0" w:space="0" w:color="auto"/>
        <w:bottom w:val="none" w:sz="0" w:space="0" w:color="auto"/>
        <w:right w:val="none" w:sz="0" w:space="0" w:color="auto"/>
      </w:divBdr>
    </w:div>
    <w:div w:id="371610094">
      <w:bodyDiv w:val="1"/>
      <w:marLeft w:val="0"/>
      <w:marRight w:val="0"/>
      <w:marTop w:val="0"/>
      <w:marBottom w:val="0"/>
      <w:divBdr>
        <w:top w:val="none" w:sz="0" w:space="0" w:color="auto"/>
        <w:left w:val="none" w:sz="0" w:space="0" w:color="auto"/>
        <w:bottom w:val="none" w:sz="0" w:space="0" w:color="auto"/>
        <w:right w:val="none" w:sz="0" w:space="0" w:color="auto"/>
      </w:divBdr>
    </w:div>
    <w:div w:id="373774113">
      <w:bodyDiv w:val="1"/>
      <w:marLeft w:val="0"/>
      <w:marRight w:val="0"/>
      <w:marTop w:val="0"/>
      <w:marBottom w:val="0"/>
      <w:divBdr>
        <w:top w:val="none" w:sz="0" w:space="0" w:color="auto"/>
        <w:left w:val="none" w:sz="0" w:space="0" w:color="auto"/>
        <w:bottom w:val="none" w:sz="0" w:space="0" w:color="auto"/>
        <w:right w:val="none" w:sz="0" w:space="0" w:color="auto"/>
      </w:divBdr>
    </w:div>
    <w:div w:id="374622547">
      <w:bodyDiv w:val="1"/>
      <w:marLeft w:val="0"/>
      <w:marRight w:val="0"/>
      <w:marTop w:val="0"/>
      <w:marBottom w:val="0"/>
      <w:divBdr>
        <w:top w:val="none" w:sz="0" w:space="0" w:color="auto"/>
        <w:left w:val="none" w:sz="0" w:space="0" w:color="auto"/>
        <w:bottom w:val="none" w:sz="0" w:space="0" w:color="auto"/>
        <w:right w:val="none" w:sz="0" w:space="0" w:color="auto"/>
      </w:divBdr>
    </w:div>
    <w:div w:id="374694932">
      <w:bodyDiv w:val="1"/>
      <w:marLeft w:val="0"/>
      <w:marRight w:val="0"/>
      <w:marTop w:val="0"/>
      <w:marBottom w:val="0"/>
      <w:divBdr>
        <w:top w:val="none" w:sz="0" w:space="0" w:color="auto"/>
        <w:left w:val="none" w:sz="0" w:space="0" w:color="auto"/>
        <w:bottom w:val="none" w:sz="0" w:space="0" w:color="auto"/>
        <w:right w:val="none" w:sz="0" w:space="0" w:color="auto"/>
      </w:divBdr>
    </w:div>
    <w:div w:id="376202076">
      <w:bodyDiv w:val="1"/>
      <w:marLeft w:val="0"/>
      <w:marRight w:val="0"/>
      <w:marTop w:val="0"/>
      <w:marBottom w:val="0"/>
      <w:divBdr>
        <w:top w:val="none" w:sz="0" w:space="0" w:color="auto"/>
        <w:left w:val="none" w:sz="0" w:space="0" w:color="auto"/>
        <w:bottom w:val="none" w:sz="0" w:space="0" w:color="auto"/>
        <w:right w:val="none" w:sz="0" w:space="0" w:color="auto"/>
      </w:divBdr>
    </w:div>
    <w:div w:id="376587261">
      <w:bodyDiv w:val="1"/>
      <w:marLeft w:val="0"/>
      <w:marRight w:val="0"/>
      <w:marTop w:val="0"/>
      <w:marBottom w:val="0"/>
      <w:divBdr>
        <w:top w:val="none" w:sz="0" w:space="0" w:color="auto"/>
        <w:left w:val="none" w:sz="0" w:space="0" w:color="auto"/>
        <w:bottom w:val="none" w:sz="0" w:space="0" w:color="auto"/>
        <w:right w:val="none" w:sz="0" w:space="0" w:color="auto"/>
      </w:divBdr>
    </w:div>
    <w:div w:id="379327815">
      <w:bodyDiv w:val="1"/>
      <w:marLeft w:val="0"/>
      <w:marRight w:val="0"/>
      <w:marTop w:val="0"/>
      <w:marBottom w:val="0"/>
      <w:divBdr>
        <w:top w:val="none" w:sz="0" w:space="0" w:color="auto"/>
        <w:left w:val="none" w:sz="0" w:space="0" w:color="auto"/>
        <w:bottom w:val="none" w:sz="0" w:space="0" w:color="auto"/>
        <w:right w:val="none" w:sz="0" w:space="0" w:color="auto"/>
      </w:divBdr>
    </w:div>
    <w:div w:id="379785335">
      <w:bodyDiv w:val="1"/>
      <w:marLeft w:val="0"/>
      <w:marRight w:val="0"/>
      <w:marTop w:val="0"/>
      <w:marBottom w:val="0"/>
      <w:divBdr>
        <w:top w:val="none" w:sz="0" w:space="0" w:color="auto"/>
        <w:left w:val="none" w:sz="0" w:space="0" w:color="auto"/>
        <w:bottom w:val="none" w:sz="0" w:space="0" w:color="auto"/>
        <w:right w:val="none" w:sz="0" w:space="0" w:color="auto"/>
      </w:divBdr>
    </w:div>
    <w:div w:id="379787575">
      <w:bodyDiv w:val="1"/>
      <w:marLeft w:val="0"/>
      <w:marRight w:val="0"/>
      <w:marTop w:val="0"/>
      <w:marBottom w:val="0"/>
      <w:divBdr>
        <w:top w:val="none" w:sz="0" w:space="0" w:color="auto"/>
        <w:left w:val="none" w:sz="0" w:space="0" w:color="auto"/>
        <w:bottom w:val="none" w:sz="0" w:space="0" w:color="auto"/>
        <w:right w:val="none" w:sz="0" w:space="0" w:color="auto"/>
      </w:divBdr>
    </w:div>
    <w:div w:id="379862381">
      <w:bodyDiv w:val="1"/>
      <w:marLeft w:val="0"/>
      <w:marRight w:val="0"/>
      <w:marTop w:val="0"/>
      <w:marBottom w:val="0"/>
      <w:divBdr>
        <w:top w:val="none" w:sz="0" w:space="0" w:color="auto"/>
        <w:left w:val="none" w:sz="0" w:space="0" w:color="auto"/>
        <w:bottom w:val="none" w:sz="0" w:space="0" w:color="auto"/>
        <w:right w:val="none" w:sz="0" w:space="0" w:color="auto"/>
      </w:divBdr>
    </w:div>
    <w:div w:id="381948723">
      <w:bodyDiv w:val="1"/>
      <w:marLeft w:val="0"/>
      <w:marRight w:val="0"/>
      <w:marTop w:val="0"/>
      <w:marBottom w:val="0"/>
      <w:divBdr>
        <w:top w:val="none" w:sz="0" w:space="0" w:color="auto"/>
        <w:left w:val="none" w:sz="0" w:space="0" w:color="auto"/>
        <w:bottom w:val="none" w:sz="0" w:space="0" w:color="auto"/>
        <w:right w:val="none" w:sz="0" w:space="0" w:color="auto"/>
      </w:divBdr>
    </w:div>
    <w:div w:id="382140435">
      <w:bodyDiv w:val="1"/>
      <w:marLeft w:val="0"/>
      <w:marRight w:val="0"/>
      <w:marTop w:val="0"/>
      <w:marBottom w:val="0"/>
      <w:divBdr>
        <w:top w:val="none" w:sz="0" w:space="0" w:color="auto"/>
        <w:left w:val="none" w:sz="0" w:space="0" w:color="auto"/>
        <w:bottom w:val="none" w:sz="0" w:space="0" w:color="auto"/>
        <w:right w:val="none" w:sz="0" w:space="0" w:color="auto"/>
      </w:divBdr>
    </w:div>
    <w:div w:id="383067860">
      <w:bodyDiv w:val="1"/>
      <w:marLeft w:val="0"/>
      <w:marRight w:val="0"/>
      <w:marTop w:val="0"/>
      <w:marBottom w:val="0"/>
      <w:divBdr>
        <w:top w:val="none" w:sz="0" w:space="0" w:color="auto"/>
        <w:left w:val="none" w:sz="0" w:space="0" w:color="auto"/>
        <w:bottom w:val="none" w:sz="0" w:space="0" w:color="auto"/>
        <w:right w:val="none" w:sz="0" w:space="0" w:color="auto"/>
      </w:divBdr>
    </w:div>
    <w:div w:id="384108281">
      <w:bodyDiv w:val="1"/>
      <w:marLeft w:val="0"/>
      <w:marRight w:val="0"/>
      <w:marTop w:val="0"/>
      <w:marBottom w:val="0"/>
      <w:divBdr>
        <w:top w:val="none" w:sz="0" w:space="0" w:color="auto"/>
        <w:left w:val="none" w:sz="0" w:space="0" w:color="auto"/>
        <w:bottom w:val="none" w:sz="0" w:space="0" w:color="auto"/>
        <w:right w:val="none" w:sz="0" w:space="0" w:color="auto"/>
      </w:divBdr>
    </w:div>
    <w:div w:id="384258521">
      <w:bodyDiv w:val="1"/>
      <w:marLeft w:val="0"/>
      <w:marRight w:val="0"/>
      <w:marTop w:val="0"/>
      <w:marBottom w:val="0"/>
      <w:divBdr>
        <w:top w:val="none" w:sz="0" w:space="0" w:color="auto"/>
        <w:left w:val="none" w:sz="0" w:space="0" w:color="auto"/>
        <w:bottom w:val="none" w:sz="0" w:space="0" w:color="auto"/>
        <w:right w:val="none" w:sz="0" w:space="0" w:color="auto"/>
      </w:divBdr>
    </w:div>
    <w:div w:id="384380551">
      <w:bodyDiv w:val="1"/>
      <w:marLeft w:val="0"/>
      <w:marRight w:val="0"/>
      <w:marTop w:val="0"/>
      <w:marBottom w:val="0"/>
      <w:divBdr>
        <w:top w:val="none" w:sz="0" w:space="0" w:color="auto"/>
        <w:left w:val="none" w:sz="0" w:space="0" w:color="auto"/>
        <w:bottom w:val="none" w:sz="0" w:space="0" w:color="auto"/>
        <w:right w:val="none" w:sz="0" w:space="0" w:color="auto"/>
      </w:divBdr>
    </w:div>
    <w:div w:id="384794566">
      <w:bodyDiv w:val="1"/>
      <w:marLeft w:val="0"/>
      <w:marRight w:val="0"/>
      <w:marTop w:val="0"/>
      <w:marBottom w:val="0"/>
      <w:divBdr>
        <w:top w:val="none" w:sz="0" w:space="0" w:color="auto"/>
        <w:left w:val="none" w:sz="0" w:space="0" w:color="auto"/>
        <w:bottom w:val="none" w:sz="0" w:space="0" w:color="auto"/>
        <w:right w:val="none" w:sz="0" w:space="0" w:color="auto"/>
      </w:divBdr>
    </w:div>
    <w:div w:id="385956704">
      <w:bodyDiv w:val="1"/>
      <w:marLeft w:val="0"/>
      <w:marRight w:val="0"/>
      <w:marTop w:val="0"/>
      <w:marBottom w:val="0"/>
      <w:divBdr>
        <w:top w:val="none" w:sz="0" w:space="0" w:color="auto"/>
        <w:left w:val="none" w:sz="0" w:space="0" w:color="auto"/>
        <w:bottom w:val="none" w:sz="0" w:space="0" w:color="auto"/>
        <w:right w:val="none" w:sz="0" w:space="0" w:color="auto"/>
      </w:divBdr>
    </w:div>
    <w:div w:id="386686792">
      <w:bodyDiv w:val="1"/>
      <w:marLeft w:val="0"/>
      <w:marRight w:val="0"/>
      <w:marTop w:val="0"/>
      <w:marBottom w:val="0"/>
      <w:divBdr>
        <w:top w:val="none" w:sz="0" w:space="0" w:color="auto"/>
        <w:left w:val="none" w:sz="0" w:space="0" w:color="auto"/>
        <w:bottom w:val="none" w:sz="0" w:space="0" w:color="auto"/>
        <w:right w:val="none" w:sz="0" w:space="0" w:color="auto"/>
      </w:divBdr>
    </w:div>
    <w:div w:id="388648803">
      <w:bodyDiv w:val="1"/>
      <w:marLeft w:val="0"/>
      <w:marRight w:val="0"/>
      <w:marTop w:val="0"/>
      <w:marBottom w:val="0"/>
      <w:divBdr>
        <w:top w:val="none" w:sz="0" w:space="0" w:color="auto"/>
        <w:left w:val="none" w:sz="0" w:space="0" w:color="auto"/>
        <w:bottom w:val="none" w:sz="0" w:space="0" w:color="auto"/>
        <w:right w:val="none" w:sz="0" w:space="0" w:color="auto"/>
      </w:divBdr>
    </w:div>
    <w:div w:id="390157461">
      <w:bodyDiv w:val="1"/>
      <w:marLeft w:val="0"/>
      <w:marRight w:val="0"/>
      <w:marTop w:val="0"/>
      <w:marBottom w:val="0"/>
      <w:divBdr>
        <w:top w:val="none" w:sz="0" w:space="0" w:color="auto"/>
        <w:left w:val="none" w:sz="0" w:space="0" w:color="auto"/>
        <w:bottom w:val="none" w:sz="0" w:space="0" w:color="auto"/>
        <w:right w:val="none" w:sz="0" w:space="0" w:color="auto"/>
      </w:divBdr>
    </w:div>
    <w:div w:id="390345980">
      <w:bodyDiv w:val="1"/>
      <w:marLeft w:val="0"/>
      <w:marRight w:val="0"/>
      <w:marTop w:val="0"/>
      <w:marBottom w:val="0"/>
      <w:divBdr>
        <w:top w:val="none" w:sz="0" w:space="0" w:color="auto"/>
        <w:left w:val="none" w:sz="0" w:space="0" w:color="auto"/>
        <w:bottom w:val="none" w:sz="0" w:space="0" w:color="auto"/>
        <w:right w:val="none" w:sz="0" w:space="0" w:color="auto"/>
      </w:divBdr>
    </w:div>
    <w:div w:id="390732908">
      <w:bodyDiv w:val="1"/>
      <w:marLeft w:val="0"/>
      <w:marRight w:val="0"/>
      <w:marTop w:val="0"/>
      <w:marBottom w:val="0"/>
      <w:divBdr>
        <w:top w:val="none" w:sz="0" w:space="0" w:color="auto"/>
        <w:left w:val="none" w:sz="0" w:space="0" w:color="auto"/>
        <w:bottom w:val="none" w:sz="0" w:space="0" w:color="auto"/>
        <w:right w:val="none" w:sz="0" w:space="0" w:color="auto"/>
      </w:divBdr>
    </w:div>
    <w:div w:id="390806560">
      <w:bodyDiv w:val="1"/>
      <w:marLeft w:val="0"/>
      <w:marRight w:val="0"/>
      <w:marTop w:val="0"/>
      <w:marBottom w:val="0"/>
      <w:divBdr>
        <w:top w:val="none" w:sz="0" w:space="0" w:color="auto"/>
        <w:left w:val="none" w:sz="0" w:space="0" w:color="auto"/>
        <w:bottom w:val="none" w:sz="0" w:space="0" w:color="auto"/>
        <w:right w:val="none" w:sz="0" w:space="0" w:color="auto"/>
      </w:divBdr>
    </w:div>
    <w:div w:id="391395308">
      <w:bodyDiv w:val="1"/>
      <w:marLeft w:val="0"/>
      <w:marRight w:val="0"/>
      <w:marTop w:val="0"/>
      <w:marBottom w:val="0"/>
      <w:divBdr>
        <w:top w:val="none" w:sz="0" w:space="0" w:color="auto"/>
        <w:left w:val="none" w:sz="0" w:space="0" w:color="auto"/>
        <w:bottom w:val="none" w:sz="0" w:space="0" w:color="auto"/>
        <w:right w:val="none" w:sz="0" w:space="0" w:color="auto"/>
      </w:divBdr>
    </w:div>
    <w:div w:id="392120792">
      <w:bodyDiv w:val="1"/>
      <w:marLeft w:val="0"/>
      <w:marRight w:val="0"/>
      <w:marTop w:val="0"/>
      <w:marBottom w:val="0"/>
      <w:divBdr>
        <w:top w:val="none" w:sz="0" w:space="0" w:color="auto"/>
        <w:left w:val="none" w:sz="0" w:space="0" w:color="auto"/>
        <w:bottom w:val="none" w:sz="0" w:space="0" w:color="auto"/>
        <w:right w:val="none" w:sz="0" w:space="0" w:color="auto"/>
      </w:divBdr>
    </w:div>
    <w:div w:id="392243315">
      <w:bodyDiv w:val="1"/>
      <w:marLeft w:val="0"/>
      <w:marRight w:val="0"/>
      <w:marTop w:val="0"/>
      <w:marBottom w:val="0"/>
      <w:divBdr>
        <w:top w:val="none" w:sz="0" w:space="0" w:color="auto"/>
        <w:left w:val="none" w:sz="0" w:space="0" w:color="auto"/>
        <w:bottom w:val="none" w:sz="0" w:space="0" w:color="auto"/>
        <w:right w:val="none" w:sz="0" w:space="0" w:color="auto"/>
      </w:divBdr>
    </w:div>
    <w:div w:id="394012258">
      <w:bodyDiv w:val="1"/>
      <w:marLeft w:val="0"/>
      <w:marRight w:val="0"/>
      <w:marTop w:val="0"/>
      <w:marBottom w:val="0"/>
      <w:divBdr>
        <w:top w:val="none" w:sz="0" w:space="0" w:color="auto"/>
        <w:left w:val="none" w:sz="0" w:space="0" w:color="auto"/>
        <w:bottom w:val="none" w:sz="0" w:space="0" w:color="auto"/>
        <w:right w:val="none" w:sz="0" w:space="0" w:color="auto"/>
      </w:divBdr>
    </w:div>
    <w:div w:id="394091190">
      <w:bodyDiv w:val="1"/>
      <w:marLeft w:val="0"/>
      <w:marRight w:val="0"/>
      <w:marTop w:val="0"/>
      <w:marBottom w:val="0"/>
      <w:divBdr>
        <w:top w:val="none" w:sz="0" w:space="0" w:color="auto"/>
        <w:left w:val="none" w:sz="0" w:space="0" w:color="auto"/>
        <w:bottom w:val="none" w:sz="0" w:space="0" w:color="auto"/>
        <w:right w:val="none" w:sz="0" w:space="0" w:color="auto"/>
      </w:divBdr>
    </w:div>
    <w:div w:id="395738410">
      <w:bodyDiv w:val="1"/>
      <w:marLeft w:val="0"/>
      <w:marRight w:val="0"/>
      <w:marTop w:val="0"/>
      <w:marBottom w:val="0"/>
      <w:divBdr>
        <w:top w:val="none" w:sz="0" w:space="0" w:color="auto"/>
        <w:left w:val="none" w:sz="0" w:space="0" w:color="auto"/>
        <w:bottom w:val="none" w:sz="0" w:space="0" w:color="auto"/>
        <w:right w:val="none" w:sz="0" w:space="0" w:color="auto"/>
      </w:divBdr>
    </w:div>
    <w:div w:id="396167082">
      <w:bodyDiv w:val="1"/>
      <w:marLeft w:val="0"/>
      <w:marRight w:val="0"/>
      <w:marTop w:val="0"/>
      <w:marBottom w:val="0"/>
      <w:divBdr>
        <w:top w:val="none" w:sz="0" w:space="0" w:color="auto"/>
        <w:left w:val="none" w:sz="0" w:space="0" w:color="auto"/>
        <w:bottom w:val="none" w:sz="0" w:space="0" w:color="auto"/>
        <w:right w:val="none" w:sz="0" w:space="0" w:color="auto"/>
      </w:divBdr>
    </w:div>
    <w:div w:id="397170941">
      <w:bodyDiv w:val="1"/>
      <w:marLeft w:val="0"/>
      <w:marRight w:val="0"/>
      <w:marTop w:val="0"/>
      <w:marBottom w:val="0"/>
      <w:divBdr>
        <w:top w:val="none" w:sz="0" w:space="0" w:color="auto"/>
        <w:left w:val="none" w:sz="0" w:space="0" w:color="auto"/>
        <w:bottom w:val="none" w:sz="0" w:space="0" w:color="auto"/>
        <w:right w:val="none" w:sz="0" w:space="0" w:color="auto"/>
      </w:divBdr>
    </w:div>
    <w:div w:id="404573295">
      <w:bodyDiv w:val="1"/>
      <w:marLeft w:val="0"/>
      <w:marRight w:val="0"/>
      <w:marTop w:val="0"/>
      <w:marBottom w:val="0"/>
      <w:divBdr>
        <w:top w:val="none" w:sz="0" w:space="0" w:color="auto"/>
        <w:left w:val="none" w:sz="0" w:space="0" w:color="auto"/>
        <w:bottom w:val="none" w:sz="0" w:space="0" w:color="auto"/>
        <w:right w:val="none" w:sz="0" w:space="0" w:color="auto"/>
      </w:divBdr>
    </w:div>
    <w:div w:id="406341692">
      <w:bodyDiv w:val="1"/>
      <w:marLeft w:val="0"/>
      <w:marRight w:val="0"/>
      <w:marTop w:val="0"/>
      <w:marBottom w:val="0"/>
      <w:divBdr>
        <w:top w:val="none" w:sz="0" w:space="0" w:color="auto"/>
        <w:left w:val="none" w:sz="0" w:space="0" w:color="auto"/>
        <w:bottom w:val="none" w:sz="0" w:space="0" w:color="auto"/>
        <w:right w:val="none" w:sz="0" w:space="0" w:color="auto"/>
      </w:divBdr>
    </w:div>
    <w:div w:id="406535113">
      <w:bodyDiv w:val="1"/>
      <w:marLeft w:val="0"/>
      <w:marRight w:val="0"/>
      <w:marTop w:val="0"/>
      <w:marBottom w:val="0"/>
      <w:divBdr>
        <w:top w:val="none" w:sz="0" w:space="0" w:color="auto"/>
        <w:left w:val="none" w:sz="0" w:space="0" w:color="auto"/>
        <w:bottom w:val="none" w:sz="0" w:space="0" w:color="auto"/>
        <w:right w:val="none" w:sz="0" w:space="0" w:color="auto"/>
      </w:divBdr>
    </w:div>
    <w:div w:id="407776844">
      <w:bodyDiv w:val="1"/>
      <w:marLeft w:val="0"/>
      <w:marRight w:val="0"/>
      <w:marTop w:val="0"/>
      <w:marBottom w:val="0"/>
      <w:divBdr>
        <w:top w:val="none" w:sz="0" w:space="0" w:color="auto"/>
        <w:left w:val="none" w:sz="0" w:space="0" w:color="auto"/>
        <w:bottom w:val="none" w:sz="0" w:space="0" w:color="auto"/>
        <w:right w:val="none" w:sz="0" w:space="0" w:color="auto"/>
      </w:divBdr>
    </w:div>
    <w:div w:id="408118491">
      <w:bodyDiv w:val="1"/>
      <w:marLeft w:val="0"/>
      <w:marRight w:val="0"/>
      <w:marTop w:val="0"/>
      <w:marBottom w:val="0"/>
      <w:divBdr>
        <w:top w:val="none" w:sz="0" w:space="0" w:color="auto"/>
        <w:left w:val="none" w:sz="0" w:space="0" w:color="auto"/>
        <w:bottom w:val="none" w:sz="0" w:space="0" w:color="auto"/>
        <w:right w:val="none" w:sz="0" w:space="0" w:color="auto"/>
      </w:divBdr>
    </w:div>
    <w:div w:id="408500968">
      <w:bodyDiv w:val="1"/>
      <w:marLeft w:val="0"/>
      <w:marRight w:val="0"/>
      <w:marTop w:val="0"/>
      <w:marBottom w:val="0"/>
      <w:divBdr>
        <w:top w:val="none" w:sz="0" w:space="0" w:color="auto"/>
        <w:left w:val="none" w:sz="0" w:space="0" w:color="auto"/>
        <w:bottom w:val="none" w:sz="0" w:space="0" w:color="auto"/>
        <w:right w:val="none" w:sz="0" w:space="0" w:color="auto"/>
      </w:divBdr>
    </w:div>
    <w:div w:id="411900344">
      <w:bodyDiv w:val="1"/>
      <w:marLeft w:val="0"/>
      <w:marRight w:val="0"/>
      <w:marTop w:val="0"/>
      <w:marBottom w:val="0"/>
      <w:divBdr>
        <w:top w:val="none" w:sz="0" w:space="0" w:color="auto"/>
        <w:left w:val="none" w:sz="0" w:space="0" w:color="auto"/>
        <w:bottom w:val="none" w:sz="0" w:space="0" w:color="auto"/>
        <w:right w:val="none" w:sz="0" w:space="0" w:color="auto"/>
      </w:divBdr>
    </w:div>
    <w:div w:id="414516318">
      <w:bodyDiv w:val="1"/>
      <w:marLeft w:val="0"/>
      <w:marRight w:val="0"/>
      <w:marTop w:val="0"/>
      <w:marBottom w:val="0"/>
      <w:divBdr>
        <w:top w:val="none" w:sz="0" w:space="0" w:color="auto"/>
        <w:left w:val="none" w:sz="0" w:space="0" w:color="auto"/>
        <w:bottom w:val="none" w:sz="0" w:space="0" w:color="auto"/>
        <w:right w:val="none" w:sz="0" w:space="0" w:color="auto"/>
      </w:divBdr>
    </w:div>
    <w:div w:id="415445189">
      <w:bodyDiv w:val="1"/>
      <w:marLeft w:val="0"/>
      <w:marRight w:val="0"/>
      <w:marTop w:val="0"/>
      <w:marBottom w:val="0"/>
      <w:divBdr>
        <w:top w:val="none" w:sz="0" w:space="0" w:color="auto"/>
        <w:left w:val="none" w:sz="0" w:space="0" w:color="auto"/>
        <w:bottom w:val="none" w:sz="0" w:space="0" w:color="auto"/>
        <w:right w:val="none" w:sz="0" w:space="0" w:color="auto"/>
      </w:divBdr>
    </w:div>
    <w:div w:id="415588979">
      <w:bodyDiv w:val="1"/>
      <w:marLeft w:val="0"/>
      <w:marRight w:val="0"/>
      <w:marTop w:val="0"/>
      <w:marBottom w:val="0"/>
      <w:divBdr>
        <w:top w:val="none" w:sz="0" w:space="0" w:color="auto"/>
        <w:left w:val="none" w:sz="0" w:space="0" w:color="auto"/>
        <w:bottom w:val="none" w:sz="0" w:space="0" w:color="auto"/>
        <w:right w:val="none" w:sz="0" w:space="0" w:color="auto"/>
      </w:divBdr>
    </w:div>
    <w:div w:id="418793211">
      <w:bodyDiv w:val="1"/>
      <w:marLeft w:val="0"/>
      <w:marRight w:val="0"/>
      <w:marTop w:val="0"/>
      <w:marBottom w:val="0"/>
      <w:divBdr>
        <w:top w:val="none" w:sz="0" w:space="0" w:color="auto"/>
        <w:left w:val="none" w:sz="0" w:space="0" w:color="auto"/>
        <w:bottom w:val="none" w:sz="0" w:space="0" w:color="auto"/>
        <w:right w:val="none" w:sz="0" w:space="0" w:color="auto"/>
      </w:divBdr>
    </w:div>
    <w:div w:id="419373827">
      <w:bodyDiv w:val="1"/>
      <w:marLeft w:val="0"/>
      <w:marRight w:val="0"/>
      <w:marTop w:val="0"/>
      <w:marBottom w:val="0"/>
      <w:divBdr>
        <w:top w:val="none" w:sz="0" w:space="0" w:color="auto"/>
        <w:left w:val="none" w:sz="0" w:space="0" w:color="auto"/>
        <w:bottom w:val="none" w:sz="0" w:space="0" w:color="auto"/>
        <w:right w:val="none" w:sz="0" w:space="0" w:color="auto"/>
      </w:divBdr>
    </w:div>
    <w:div w:id="422803245">
      <w:bodyDiv w:val="1"/>
      <w:marLeft w:val="0"/>
      <w:marRight w:val="0"/>
      <w:marTop w:val="0"/>
      <w:marBottom w:val="0"/>
      <w:divBdr>
        <w:top w:val="none" w:sz="0" w:space="0" w:color="auto"/>
        <w:left w:val="none" w:sz="0" w:space="0" w:color="auto"/>
        <w:bottom w:val="none" w:sz="0" w:space="0" w:color="auto"/>
        <w:right w:val="none" w:sz="0" w:space="0" w:color="auto"/>
      </w:divBdr>
    </w:div>
    <w:div w:id="423376576">
      <w:bodyDiv w:val="1"/>
      <w:marLeft w:val="0"/>
      <w:marRight w:val="0"/>
      <w:marTop w:val="0"/>
      <w:marBottom w:val="0"/>
      <w:divBdr>
        <w:top w:val="none" w:sz="0" w:space="0" w:color="auto"/>
        <w:left w:val="none" w:sz="0" w:space="0" w:color="auto"/>
        <w:bottom w:val="none" w:sz="0" w:space="0" w:color="auto"/>
        <w:right w:val="none" w:sz="0" w:space="0" w:color="auto"/>
      </w:divBdr>
    </w:div>
    <w:div w:id="423569937">
      <w:bodyDiv w:val="1"/>
      <w:marLeft w:val="0"/>
      <w:marRight w:val="0"/>
      <w:marTop w:val="0"/>
      <w:marBottom w:val="0"/>
      <w:divBdr>
        <w:top w:val="none" w:sz="0" w:space="0" w:color="auto"/>
        <w:left w:val="none" w:sz="0" w:space="0" w:color="auto"/>
        <w:bottom w:val="none" w:sz="0" w:space="0" w:color="auto"/>
        <w:right w:val="none" w:sz="0" w:space="0" w:color="auto"/>
      </w:divBdr>
    </w:div>
    <w:div w:id="424351568">
      <w:bodyDiv w:val="1"/>
      <w:marLeft w:val="0"/>
      <w:marRight w:val="0"/>
      <w:marTop w:val="0"/>
      <w:marBottom w:val="0"/>
      <w:divBdr>
        <w:top w:val="none" w:sz="0" w:space="0" w:color="auto"/>
        <w:left w:val="none" w:sz="0" w:space="0" w:color="auto"/>
        <w:bottom w:val="none" w:sz="0" w:space="0" w:color="auto"/>
        <w:right w:val="none" w:sz="0" w:space="0" w:color="auto"/>
      </w:divBdr>
    </w:div>
    <w:div w:id="425151404">
      <w:bodyDiv w:val="1"/>
      <w:marLeft w:val="0"/>
      <w:marRight w:val="0"/>
      <w:marTop w:val="0"/>
      <w:marBottom w:val="0"/>
      <w:divBdr>
        <w:top w:val="none" w:sz="0" w:space="0" w:color="auto"/>
        <w:left w:val="none" w:sz="0" w:space="0" w:color="auto"/>
        <w:bottom w:val="none" w:sz="0" w:space="0" w:color="auto"/>
        <w:right w:val="none" w:sz="0" w:space="0" w:color="auto"/>
      </w:divBdr>
    </w:div>
    <w:div w:id="426194861">
      <w:bodyDiv w:val="1"/>
      <w:marLeft w:val="0"/>
      <w:marRight w:val="0"/>
      <w:marTop w:val="0"/>
      <w:marBottom w:val="0"/>
      <w:divBdr>
        <w:top w:val="none" w:sz="0" w:space="0" w:color="auto"/>
        <w:left w:val="none" w:sz="0" w:space="0" w:color="auto"/>
        <w:bottom w:val="none" w:sz="0" w:space="0" w:color="auto"/>
        <w:right w:val="none" w:sz="0" w:space="0" w:color="auto"/>
      </w:divBdr>
    </w:div>
    <w:div w:id="426510804">
      <w:bodyDiv w:val="1"/>
      <w:marLeft w:val="0"/>
      <w:marRight w:val="0"/>
      <w:marTop w:val="0"/>
      <w:marBottom w:val="0"/>
      <w:divBdr>
        <w:top w:val="none" w:sz="0" w:space="0" w:color="auto"/>
        <w:left w:val="none" w:sz="0" w:space="0" w:color="auto"/>
        <w:bottom w:val="none" w:sz="0" w:space="0" w:color="auto"/>
        <w:right w:val="none" w:sz="0" w:space="0" w:color="auto"/>
      </w:divBdr>
    </w:div>
    <w:div w:id="427502909">
      <w:bodyDiv w:val="1"/>
      <w:marLeft w:val="0"/>
      <w:marRight w:val="0"/>
      <w:marTop w:val="0"/>
      <w:marBottom w:val="0"/>
      <w:divBdr>
        <w:top w:val="none" w:sz="0" w:space="0" w:color="auto"/>
        <w:left w:val="none" w:sz="0" w:space="0" w:color="auto"/>
        <w:bottom w:val="none" w:sz="0" w:space="0" w:color="auto"/>
        <w:right w:val="none" w:sz="0" w:space="0" w:color="auto"/>
      </w:divBdr>
    </w:div>
    <w:div w:id="427510401">
      <w:bodyDiv w:val="1"/>
      <w:marLeft w:val="0"/>
      <w:marRight w:val="0"/>
      <w:marTop w:val="0"/>
      <w:marBottom w:val="0"/>
      <w:divBdr>
        <w:top w:val="none" w:sz="0" w:space="0" w:color="auto"/>
        <w:left w:val="none" w:sz="0" w:space="0" w:color="auto"/>
        <w:bottom w:val="none" w:sz="0" w:space="0" w:color="auto"/>
        <w:right w:val="none" w:sz="0" w:space="0" w:color="auto"/>
      </w:divBdr>
    </w:div>
    <w:div w:id="428817353">
      <w:bodyDiv w:val="1"/>
      <w:marLeft w:val="0"/>
      <w:marRight w:val="0"/>
      <w:marTop w:val="0"/>
      <w:marBottom w:val="0"/>
      <w:divBdr>
        <w:top w:val="none" w:sz="0" w:space="0" w:color="auto"/>
        <w:left w:val="none" w:sz="0" w:space="0" w:color="auto"/>
        <w:bottom w:val="none" w:sz="0" w:space="0" w:color="auto"/>
        <w:right w:val="none" w:sz="0" w:space="0" w:color="auto"/>
      </w:divBdr>
    </w:div>
    <w:div w:id="431122612">
      <w:bodyDiv w:val="1"/>
      <w:marLeft w:val="0"/>
      <w:marRight w:val="0"/>
      <w:marTop w:val="0"/>
      <w:marBottom w:val="0"/>
      <w:divBdr>
        <w:top w:val="none" w:sz="0" w:space="0" w:color="auto"/>
        <w:left w:val="none" w:sz="0" w:space="0" w:color="auto"/>
        <w:bottom w:val="none" w:sz="0" w:space="0" w:color="auto"/>
        <w:right w:val="none" w:sz="0" w:space="0" w:color="auto"/>
      </w:divBdr>
    </w:div>
    <w:div w:id="431979563">
      <w:bodyDiv w:val="1"/>
      <w:marLeft w:val="0"/>
      <w:marRight w:val="0"/>
      <w:marTop w:val="0"/>
      <w:marBottom w:val="0"/>
      <w:divBdr>
        <w:top w:val="none" w:sz="0" w:space="0" w:color="auto"/>
        <w:left w:val="none" w:sz="0" w:space="0" w:color="auto"/>
        <w:bottom w:val="none" w:sz="0" w:space="0" w:color="auto"/>
        <w:right w:val="none" w:sz="0" w:space="0" w:color="auto"/>
      </w:divBdr>
    </w:div>
    <w:div w:id="432241468">
      <w:bodyDiv w:val="1"/>
      <w:marLeft w:val="0"/>
      <w:marRight w:val="0"/>
      <w:marTop w:val="0"/>
      <w:marBottom w:val="0"/>
      <w:divBdr>
        <w:top w:val="none" w:sz="0" w:space="0" w:color="auto"/>
        <w:left w:val="none" w:sz="0" w:space="0" w:color="auto"/>
        <w:bottom w:val="none" w:sz="0" w:space="0" w:color="auto"/>
        <w:right w:val="none" w:sz="0" w:space="0" w:color="auto"/>
      </w:divBdr>
    </w:div>
    <w:div w:id="436144878">
      <w:bodyDiv w:val="1"/>
      <w:marLeft w:val="0"/>
      <w:marRight w:val="0"/>
      <w:marTop w:val="0"/>
      <w:marBottom w:val="0"/>
      <w:divBdr>
        <w:top w:val="none" w:sz="0" w:space="0" w:color="auto"/>
        <w:left w:val="none" w:sz="0" w:space="0" w:color="auto"/>
        <w:bottom w:val="none" w:sz="0" w:space="0" w:color="auto"/>
        <w:right w:val="none" w:sz="0" w:space="0" w:color="auto"/>
      </w:divBdr>
    </w:div>
    <w:div w:id="436410156">
      <w:bodyDiv w:val="1"/>
      <w:marLeft w:val="0"/>
      <w:marRight w:val="0"/>
      <w:marTop w:val="0"/>
      <w:marBottom w:val="0"/>
      <w:divBdr>
        <w:top w:val="none" w:sz="0" w:space="0" w:color="auto"/>
        <w:left w:val="none" w:sz="0" w:space="0" w:color="auto"/>
        <w:bottom w:val="none" w:sz="0" w:space="0" w:color="auto"/>
        <w:right w:val="none" w:sz="0" w:space="0" w:color="auto"/>
      </w:divBdr>
    </w:div>
    <w:div w:id="437019306">
      <w:bodyDiv w:val="1"/>
      <w:marLeft w:val="0"/>
      <w:marRight w:val="0"/>
      <w:marTop w:val="0"/>
      <w:marBottom w:val="0"/>
      <w:divBdr>
        <w:top w:val="none" w:sz="0" w:space="0" w:color="auto"/>
        <w:left w:val="none" w:sz="0" w:space="0" w:color="auto"/>
        <w:bottom w:val="none" w:sz="0" w:space="0" w:color="auto"/>
        <w:right w:val="none" w:sz="0" w:space="0" w:color="auto"/>
      </w:divBdr>
    </w:div>
    <w:div w:id="437332944">
      <w:bodyDiv w:val="1"/>
      <w:marLeft w:val="0"/>
      <w:marRight w:val="0"/>
      <w:marTop w:val="0"/>
      <w:marBottom w:val="0"/>
      <w:divBdr>
        <w:top w:val="none" w:sz="0" w:space="0" w:color="auto"/>
        <w:left w:val="none" w:sz="0" w:space="0" w:color="auto"/>
        <w:bottom w:val="none" w:sz="0" w:space="0" w:color="auto"/>
        <w:right w:val="none" w:sz="0" w:space="0" w:color="auto"/>
      </w:divBdr>
    </w:div>
    <w:div w:id="441346088">
      <w:bodyDiv w:val="1"/>
      <w:marLeft w:val="0"/>
      <w:marRight w:val="0"/>
      <w:marTop w:val="0"/>
      <w:marBottom w:val="0"/>
      <w:divBdr>
        <w:top w:val="none" w:sz="0" w:space="0" w:color="auto"/>
        <w:left w:val="none" w:sz="0" w:space="0" w:color="auto"/>
        <w:bottom w:val="none" w:sz="0" w:space="0" w:color="auto"/>
        <w:right w:val="none" w:sz="0" w:space="0" w:color="auto"/>
      </w:divBdr>
    </w:div>
    <w:div w:id="441845588">
      <w:bodyDiv w:val="1"/>
      <w:marLeft w:val="0"/>
      <w:marRight w:val="0"/>
      <w:marTop w:val="0"/>
      <w:marBottom w:val="0"/>
      <w:divBdr>
        <w:top w:val="none" w:sz="0" w:space="0" w:color="auto"/>
        <w:left w:val="none" w:sz="0" w:space="0" w:color="auto"/>
        <w:bottom w:val="none" w:sz="0" w:space="0" w:color="auto"/>
        <w:right w:val="none" w:sz="0" w:space="0" w:color="auto"/>
      </w:divBdr>
    </w:div>
    <w:div w:id="444269536">
      <w:bodyDiv w:val="1"/>
      <w:marLeft w:val="0"/>
      <w:marRight w:val="0"/>
      <w:marTop w:val="0"/>
      <w:marBottom w:val="0"/>
      <w:divBdr>
        <w:top w:val="none" w:sz="0" w:space="0" w:color="auto"/>
        <w:left w:val="none" w:sz="0" w:space="0" w:color="auto"/>
        <w:bottom w:val="none" w:sz="0" w:space="0" w:color="auto"/>
        <w:right w:val="none" w:sz="0" w:space="0" w:color="auto"/>
      </w:divBdr>
    </w:div>
    <w:div w:id="445735885">
      <w:bodyDiv w:val="1"/>
      <w:marLeft w:val="0"/>
      <w:marRight w:val="0"/>
      <w:marTop w:val="0"/>
      <w:marBottom w:val="0"/>
      <w:divBdr>
        <w:top w:val="none" w:sz="0" w:space="0" w:color="auto"/>
        <w:left w:val="none" w:sz="0" w:space="0" w:color="auto"/>
        <w:bottom w:val="none" w:sz="0" w:space="0" w:color="auto"/>
        <w:right w:val="none" w:sz="0" w:space="0" w:color="auto"/>
      </w:divBdr>
    </w:div>
    <w:div w:id="449326573">
      <w:bodyDiv w:val="1"/>
      <w:marLeft w:val="0"/>
      <w:marRight w:val="0"/>
      <w:marTop w:val="0"/>
      <w:marBottom w:val="0"/>
      <w:divBdr>
        <w:top w:val="none" w:sz="0" w:space="0" w:color="auto"/>
        <w:left w:val="none" w:sz="0" w:space="0" w:color="auto"/>
        <w:bottom w:val="none" w:sz="0" w:space="0" w:color="auto"/>
        <w:right w:val="none" w:sz="0" w:space="0" w:color="auto"/>
      </w:divBdr>
    </w:div>
    <w:div w:id="450705619">
      <w:bodyDiv w:val="1"/>
      <w:marLeft w:val="0"/>
      <w:marRight w:val="0"/>
      <w:marTop w:val="0"/>
      <w:marBottom w:val="0"/>
      <w:divBdr>
        <w:top w:val="none" w:sz="0" w:space="0" w:color="auto"/>
        <w:left w:val="none" w:sz="0" w:space="0" w:color="auto"/>
        <w:bottom w:val="none" w:sz="0" w:space="0" w:color="auto"/>
        <w:right w:val="none" w:sz="0" w:space="0" w:color="auto"/>
      </w:divBdr>
    </w:div>
    <w:div w:id="453400719">
      <w:bodyDiv w:val="1"/>
      <w:marLeft w:val="0"/>
      <w:marRight w:val="0"/>
      <w:marTop w:val="0"/>
      <w:marBottom w:val="0"/>
      <w:divBdr>
        <w:top w:val="none" w:sz="0" w:space="0" w:color="auto"/>
        <w:left w:val="none" w:sz="0" w:space="0" w:color="auto"/>
        <w:bottom w:val="none" w:sz="0" w:space="0" w:color="auto"/>
        <w:right w:val="none" w:sz="0" w:space="0" w:color="auto"/>
      </w:divBdr>
    </w:div>
    <w:div w:id="453452800">
      <w:bodyDiv w:val="1"/>
      <w:marLeft w:val="0"/>
      <w:marRight w:val="0"/>
      <w:marTop w:val="0"/>
      <w:marBottom w:val="0"/>
      <w:divBdr>
        <w:top w:val="none" w:sz="0" w:space="0" w:color="auto"/>
        <w:left w:val="none" w:sz="0" w:space="0" w:color="auto"/>
        <w:bottom w:val="none" w:sz="0" w:space="0" w:color="auto"/>
        <w:right w:val="none" w:sz="0" w:space="0" w:color="auto"/>
      </w:divBdr>
    </w:div>
    <w:div w:id="453644723">
      <w:bodyDiv w:val="1"/>
      <w:marLeft w:val="0"/>
      <w:marRight w:val="0"/>
      <w:marTop w:val="0"/>
      <w:marBottom w:val="0"/>
      <w:divBdr>
        <w:top w:val="none" w:sz="0" w:space="0" w:color="auto"/>
        <w:left w:val="none" w:sz="0" w:space="0" w:color="auto"/>
        <w:bottom w:val="none" w:sz="0" w:space="0" w:color="auto"/>
        <w:right w:val="none" w:sz="0" w:space="0" w:color="auto"/>
      </w:divBdr>
    </w:div>
    <w:div w:id="454250918">
      <w:bodyDiv w:val="1"/>
      <w:marLeft w:val="0"/>
      <w:marRight w:val="0"/>
      <w:marTop w:val="0"/>
      <w:marBottom w:val="0"/>
      <w:divBdr>
        <w:top w:val="none" w:sz="0" w:space="0" w:color="auto"/>
        <w:left w:val="none" w:sz="0" w:space="0" w:color="auto"/>
        <w:bottom w:val="none" w:sz="0" w:space="0" w:color="auto"/>
        <w:right w:val="none" w:sz="0" w:space="0" w:color="auto"/>
      </w:divBdr>
    </w:div>
    <w:div w:id="455948144">
      <w:bodyDiv w:val="1"/>
      <w:marLeft w:val="0"/>
      <w:marRight w:val="0"/>
      <w:marTop w:val="0"/>
      <w:marBottom w:val="0"/>
      <w:divBdr>
        <w:top w:val="none" w:sz="0" w:space="0" w:color="auto"/>
        <w:left w:val="none" w:sz="0" w:space="0" w:color="auto"/>
        <w:bottom w:val="none" w:sz="0" w:space="0" w:color="auto"/>
        <w:right w:val="none" w:sz="0" w:space="0" w:color="auto"/>
      </w:divBdr>
    </w:div>
    <w:div w:id="457376850">
      <w:bodyDiv w:val="1"/>
      <w:marLeft w:val="0"/>
      <w:marRight w:val="0"/>
      <w:marTop w:val="0"/>
      <w:marBottom w:val="0"/>
      <w:divBdr>
        <w:top w:val="none" w:sz="0" w:space="0" w:color="auto"/>
        <w:left w:val="none" w:sz="0" w:space="0" w:color="auto"/>
        <w:bottom w:val="none" w:sz="0" w:space="0" w:color="auto"/>
        <w:right w:val="none" w:sz="0" w:space="0" w:color="auto"/>
      </w:divBdr>
    </w:div>
    <w:div w:id="460075849">
      <w:bodyDiv w:val="1"/>
      <w:marLeft w:val="0"/>
      <w:marRight w:val="0"/>
      <w:marTop w:val="0"/>
      <w:marBottom w:val="0"/>
      <w:divBdr>
        <w:top w:val="none" w:sz="0" w:space="0" w:color="auto"/>
        <w:left w:val="none" w:sz="0" w:space="0" w:color="auto"/>
        <w:bottom w:val="none" w:sz="0" w:space="0" w:color="auto"/>
        <w:right w:val="none" w:sz="0" w:space="0" w:color="auto"/>
      </w:divBdr>
    </w:div>
    <w:div w:id="461577385">
      <w:bodyDiv w:val="1"/>
      <w:marLeft w:val="0"/>
      <w:marRight w:val="0"/>
      <w:marTop w:val="0"/>
      <w:marBottom w:val="0"/>
      <w:divBdr>
        <w:top w:val="none" w:sz="0" w:space="0" w:color="auto"/>
        <w:left w:val="none" w:sz="0" w:space="0" w:color="auto"/>
        <w:bottom w:val="none" w:sz="0" w:space="0" w:color="auto"/>
        <w:right w:val="none" w:sz="0" w:space="0" w:color="auto"/>
      </w:divBdr>
    </w:div>
    <w:div w:id="462817801">
      <w:bodyDiv w:val="1"/>
      <w:marLeft w:val="0"/>
      <w:marRight w:val="0"/>
      <w:marTop w:val="0"/>
      <w:marBottom w:val="0"/>
      <w:divBdr>
        <w:top w:val="none" w:sz="0" w:space="0" w:color="auto"/>
        <w:left w:val="none" w:sz="0" w:space="0" w:color="auto"/>
        <w:bottom w:val="none" w:sz="0" w:space="0" w:color="auto"/>
        <w:right w:val="none" w:sz="0" w:space="0" w:color="auto"/>
      </w:divBdr>
    </w:div>
    <w:div w:id="463351788">
      <w:bodyDiv w:val="1"/>
      <w:marLeft w:val="0"/>
      <w:marRight w:val="0"/>
      <w:marTop w:val="0"/>
      <w:marBottom w:val="0"/>
      <w:divBdr>
        <w:top w:val="none" w:sz="0" w:space="0" w:color="auto"/>
        <w:left w:val="none" w:sz="0" w:space="0" w:color="auto"/>
        <w:bottom w:val="none" w:sz="0" w:space="0" w:color="auto"/>
        <w:right w:val="none" w:sz="0" w:space="0" w:color="auto"/>
      </w:divBdr>
    </w:div>
    <w:div w:id="463888464">
      <w:bodyDiv w:val="1"/>
      <w:marLeft w:val="0"/>
      <w:marRight w:val="0"/>
      <w:marTop w:val="0"/>
      <w:marBottom w:val="0"/>
      <w:divBdr>
        <w:top w:val="none" w:sz="0" w:space="0" w:color="auto"/>
        <w:left w:val="none" w:sz="0" w:space="0" w:color="auto"/>
        <w:bottom w:val="none" w:sz="0" w:space="0" w:color="auto"/>
        <w:right w:val="none" w:sz="0" w:space="0" w:color="auto"/>
      </w:divBdr>
    </w:div>
    <w:div w:id="465516487">
      <w:bodyDiv w:val="1"/>
      <w:marLeft w:val="0"/>
      <w:marRight w:val="0"/>
      <w:marTop w:val="0"/>
      <w:marBottom w:val="0"/>
      <w:divBdr>
        <w:top w:val="none" w:sz="0" w:space="0" w:color="auto"/>
        <w:left w:val="none" w:sz="0" w:space="0" w:color="auto"/>
        <w:bottom w:val="none" w:sz="0" w:space="0" w:color="auto"/>
        <w:right w:val="none" w:sz="0" w:space="0" w:color="auto"/>
      </w:divBdr>
    </w:div>
    <w:div w:id="466625983">
      <w:bodyDiv w:val="1"/>
      <w:marLeft w:val="0"/>
      <w:marRight w:val="0"/>
      <w:marTop w:val="0"/>
      <w:marBottom w:val="0"/>
      <w:divBdr>
        <w:top w:val="none" w:sz="0" w:space="0" w:color="auto"/>
        <w:left w:val="none" w:sz="0" w:space="0" w:color="auto"/>
        <w:bottom w:val="none" w:sz="0" w:space="0" w:color="auto"/>
        <w:right w:val="none" w:sz="0" w:space="0" w:color="auto"/>
      </w:divBdr>
    </w:div>
    <w:div w:id="467628385">
      <w:bodyDiv w:val="1"/>
      <w:marLeft w:val="0"/>
      <w:marRight w:val="0"/>
      <w:marTop w:val="0"/>
      <w:marBottom w:val="0"/>
      <w:divBdr>
        <w:top w:val="none" w:sz="0" w:space="0" w:color="auto"/>
        <w:left w:val="none" w:sz="0" w:space="0" w:color="auto"/>
        <w:bottom w:val="none" w:sz="0" w:space="0" w:color="auto"/>
        <w:right w:val="none" w:sz="0" w:space="0" w:color="auto"/>
      </w:divBdr>
    </w:div>
    <w:div w:id="468087795">
      <w:bodyDiv w:val="1"/>
      <w:marLeft w:val="0"/>
      <w:marRight w:val="0"/>
      <w:marTop w:val="0"/>
      <w:marBottom w:val="0"/>
      <w:divBdr>
        <w:top w:val="none" w:sz="0" w:space="0" w:color="auto"/>
        <w:left w:val="none" w:sz="0" w:space="0" w:color="auto"/>
        <w:bottom w:val="none" w:sz="0" w:space="0" w:color="auto"/>
        <w:right w:val="none" w:sz="0" w:space="0" w:color="auto"/>
      </w:divBdr>
    </w:div>
    <w:div w:id="468713629">
      <w:bodyDiv w:val="1"/>
      <w:marLeft w:val="0"/>
      <w:marRight w:val="0"/>
      <w:marTop w:val="0"/>
      <w:marBottom w:val="0"/>
      <w:divBdr>
        <w:top w:val="none" w:sz="0" w:space="0" w:color="auto"/>
        <w:left w:val="none" w:sz="0" w:space="0" w:color="auto"/>
        <w:bottom w:val="none" w:sz="0" w:space="0" w:color="auto"/>
        <w:right w:val="none" w:sz="0" w:space="0" w:color="auto"/>
      </w:divBdr>
    </w:div>
    <w:div w:id="469128999">
      <w:bodyDiv w:val="1"/>
      <w:marLeft w:val="0"/>
      <w:marRight w:val="0"/>
      <w:marTop w:val="0"/>
      <w:marBottom w:val="0"/>
      <w:divBdr>
        <w:top w:val="none" w:sz="0" w:space="0" w:color="auto"/>
        <w:left w:val="none" w:sz="0" w:space="0" w:color="auto"/>
        <w:bottom w:val="none" w:sz="0" w:space="0" w:color="auto"/>
        <w:right w:val="none" w:sz="0" w:space="0" w:color="auto"/>
      </w:divBdr>
    </w:div>
    <w:div w:id="469784753">
      <w:bodyDiv w:val="1"/>
      <w:marLeft w:val="0"/>
      <w:marRight w:val="0"/>
      <w:marTop w:val="0"/>
      <w:marBottom w:val="0"/>
      <w:divBdr>
        <w:top w:val="none" w:sz="0" w:space="0" w:color="auto"/>
        <w:left w:val="none" w:sz="0" w:space="0" w:color="auto"/>
        <w:bottom w:val="none" w:sz="0" w:space="0" w:color="auto"/>
        <w:right w:val="none" w:sz="0" w:space="0" w:color="auto"/>
      </w:divBdr>
    </w:div>
    <w:div w:id="473445630">
      <w:bodyDiv w:val="1"/>
      <w:marLeft w:val="0"/>
      <w:marRight w:val="0"/>
      <w:marTop w:val="0"/>
      <w:marBottom w:val="0"/>
      <w:divBdr>
        <w:top w:val="none" w:sz="0" w:space="0" w:color="auto"/>
        <w:left w:val="none" w:sz="0" w:space="0" w:color="auto"/>
        <w:bottom w:val="none" w:sz="0" w:space="0" w:color="auto"/>
        <w:right w:val="none" w:sz="0" w:space="0" w:color="auto"/>
      </w:divBdr>
    </w:div>
    <w:div w:id="475100164">
      <w:bodyDiv w:val="1"/>
      <w:marLeft w:val="0"/>
      <w:marRight w:val="0"/>
      <w:marTop w:val="0"/>
      <w:marBottom w:val="0"/>
      <w:divBdr>
        <w:top w:val="none" w:sz="0" w:space="0" w:color="auto"/>
        <w:left w:val="none" w:sz="0" w:space="0" w:color="auto"/>
        <w:bottom w:val="none" w:sz="0" w:space="0" w:color="auto"/>
        <w:right w:val="none" w:sz="0" w:space="0" w:color="auto"/>
      </w:divBdr>
    </w:div>
    <w:div w:id="475494644">
      <w:bodyDiv w:val="1"/>
      <w:marLeft w:val="0"/>
      <w:marRight w:val="0"/>
      <w:marTop w:val="0"/>
      <w:marBottom w:val="0"/>
      <w:divBdr>
        <w:top w:val="none" w:sz="0" w:space="0" w:color="auto"/>
        <w:left w:val="none" w:sz="0" w:space="0" w:color="auto"/>
        <w:bottom w:val="none" w:sz="0" w:space="0" w:color="auto"/>
        <w:right w:val="none" w:sz="0" w:space="0" w:color="auto"/>
      </w:divBdr>
    </w:div>
    <w:div w:id="476534792">
      <w:bodyDiv w:val="1"/>
      <w:marLeft w:val="0"/>
      <w:marRight w:val="0"/>
      <w:marTop w:val="0"/>
      <w:marBottom w:val="0"/>
      <w:divBdr>
        <w:top w:val="none" w:sz="0" w:space="0" w:color="auto"/>
        <w:left w:val="none" w:sz="0" w:space="0" w:color="auto"/>
        <w:bottom w:val="none" w:sz="0" w:space="0" w:color="auto"/>
        <w:right w:val="none" w:sz="0" w:space="0" w:color="auto"/>
      </w:divBdr>
    </w:div>
    <w:div w:id="477963183">
      <w:bodyDiv w:val="1"/>
      <w:marLeft w:val="0"/>
      <w:marRight w:val="0"/>
      <w:marTop w:val="0"/>
      <w:marBottom w:val="0"/>
      <w:divBdr>
        <w:top w:val="none" w:sz="0" w:space="0" w:color="auto"/>
        <w:left w:val="none" w:sz="0" w:space="0" w:color="auto"/>
        <w:bottom w:val="none" w:sz="0" w:space="0" w:color="auto"/>
        <w:right w:val="none" w:sz="0" w:space="0" w:color="auto"/>
      </w:divBdr>
    </w:div>
    <w:div w:id="478108900">
      <w:bodyDiv w:val="1"/>
      <w:marLeft w:val="0"/>
      <w:marRight w:val="0"/>
      <w:marTop w:val="0"/>
      <w:marBottom w:val="0"/>
      <w:divBdr>
        <w:top w:val="none" w:sz="0" w:space="0" w:color="auto"/>
        <w:left w:val="none" w:sz="0" w:space="0" w:color="auto"/>
        <w:bottom w:val="none" w:sz="0" w:space="0" w:color="auto"/>
        <w:right w:val="none" w:sz="0" w:space="0" w:color="auto"/>
      </w:divBdr>
    </w:div>
    <w:div w:id="480198789">
      <w:bodyDiv w:val="1"/>
      <w:marLeft w:val="0"/>
      <w:marRight w:val="0"/>
      <w:marTop w:val="0"/>
      <w:marBottom w:val="0"/>
      <w:divBdr>
        <w:top w:val="none" w:sz="0" w:space="0" w:color="auto"/>
        <w:left w:val="none" w:sz="0" w:space="0" w:color="auto"/>
        <w:bottom w:val="none" w:sz="0" w:space="0" w:color="auto"/>
        <w:right w:val="none" w:sz="0" w:space="0" w:color="auto"/>
      </w:divBdr>
    </w:div>
    <w:div w:id="480270140">
      <w:bodyDiv w:val="1"/>
      <w:marLeft w:val="0"/>
      <w:marRight w:val="0"/>
      <w:marTop w:val="0"/>
      <w:marBottom w:val="0"/>
      <w:divBdr>
        <w:top w:val="none" w:sz="0" w:space="0" w:color="auto"/>
        <w:left w:val="none" w:sz="0" w:space="0" w:color="auto"/>
        <w:bottom w:val="none" w:sz="0" w:space="0" w:color="auto"/>
        <w:right w:val="none" w:sz="0" w:space="0" w:color="auto"/>
      </w:divBdr>
    </w:div>
    <w:div w:id="484393902">
      <w:bodyDiv w:val="1"/>
      <w:marLeft w:val="0"/>
      <w:marRight w:val="0"/>
      <w:marTop w:val="0"/>
      <w:marBottom w:val="0"/>
      <w:divBdr>
        <w:top w:val="none" w:sz="0" w:space="0" w:color="auto"/>
        <w:left w:val="none" w:sz="0" w:space="0" w:color="auto"/>
        <w:bottom w:val="none" w:sz="0" w:space="0" w:color="auto"/>
        <w:right w:val="none" w:sz="0" w:space="0" w:color="auto"/>
      </w:divBdr>
    </w:div>
    <w:div w:id="487598872">
      <w:bodyDiv w:val="1"/>
      <w:marLeft w:val="0"/>
      <w:marRight w:val="0"/>
      <w:marTop w:val="0"/>
      <w:marBottom w:val="0"/>
      <w:divBdr>
        <w:top w:val="none" w:sz="0" w:space="0" w:color="auto"/>
        <w:left w:val="none" w:sz="0" w:space="0" w:color="auto"/>
        <w:bottom w:val="none" w:sz="0" w:space="0" w:color="auto"/>
        <w:right w:val="none" w:sz="0" w:space="0" w:color="auto"/>
      </w:divBdr>
    </w:div>
    <w:div w:id="487939111">
      <w:bodyDiv w:val="1"/>
      <w:marLeft w:val="0"/>
      <w:marRight w:val="0"/>
      <w:marTop w:val="0"/>
      <w:marBottom w:val="0"/>
      <w:divBdr>
        <w:top w:val="none" w:sz="0" w:space="0" w:color="auto"/>
        <w:left w:val="none" w:sz="0" w:space="0" w:color="auto"/>
        <w:bottom w:val="none" w:sz="0" w:space="0" w:color="auto"/>
        <w:right w:val="none" w:sz="0" w:space="0" w:color="auto"/>
      </w:divBdr>
    </w:div>
    <w:div w:id="495921606">
      <w:bodyDiv w:val="1"/>
      <w:marLeft w:val="0"/>
      <w:marRight w:val="0"/>
      <w:marTop w:val="0"/>
      <w:marBottom w:val="0"/>
      <w:divBdr>
        <w:top w:val="none" w:sz="0" w:space="0" w:color="auto"/>
        <w:left w:val="none" w:sz="0" w:space="0" w:color="auto"/>
        <w:bottom w:val="none" w:sz="0" w:space="0" w:color="auto"/>
        <w:right w:val="none" w:sz="0" w:space="0" w:color="auto"/>
      </w:divBdr>
    </w:div>
    <w:div w:id="499390295">
      <w:bodyDiv w:val="1"/>
      <w:marLeft w:val="0"/>
      <w:marRight w:val="0"/>
      <w:marTop w:val="0"/>
      <w:marBottom w:val="0"/>
      <w:divBdr>
        <w:top w:val="none" w:sz="0" w:space="0" w:color="auto"/>
        <w:left w:val="none" w:sz="0" w:space="0" w:color="auto"/>
        <w:bottom w:val="none" w:sz="0" w:space="0" w:color="auto"/>
        <w:right w:val="none" w:sz="0" w:space="0" w:color="auto"/>
      </w:divBdr>
    </w:div>
    <w:div w:id="499661482">
      <w:bodyDiv w:val="1"/>
      <w:marLeft w:val="0"/>
      <w:marRight w:val="0"/>
      <w:marTop w:val="0"/>
      <w:marBottom w:val="0"/>
      <w:divBdr>
        <w:top w:val="none" w:sz="0" w:space="0" w:color="auto"/>
        <w:left w:val="none" w:sz="0" w:space="0" w:color="auto"/>
        <w:bottom w:val="none" w:sz="0" w:space="0" w:color="auto"/>
        <w:right w:val="none" w:sz="0" w:space="0" w:color="auto"/>
      </w:divBdr>
    </w:div>
    <w:div w:id="499661849">
      <w:bodyDiv w:val="1"/>
      <w:marLeft w:val="0"/>
      <w:marRight w:val="0"/>
      <w:marTop w:val="0"/>
      <w:marBottom w:val="0"/>
      <w:divBdr>
        <w:top w:val="none" w:sz="0" w:space="0" w:color="auto"/>
        <w:left w:val="none" w:sz="0" w:space="0" w:color="auto"/>
        <w:bottom w:val="none" w:sz="0" w:space="0" w:color="auto"/>
        <w:right w:val="none" w:sz="0" w:space="0" w:color="auto"/>
      </w:divBdr>
    </w:div>
    <w:div w:id="500775749">
      <w:bodyDiv w:val="1"/>
      <w:marLeft w:val="0"/>
      <w:marRight w:val="0"/>
      <w:marTop w:val="0"/>
      <w:marBottom w:val="0"/>
      <w:divBdr>
        <w:top w:val="none" w:sz="0" w:space="0" w:color="auto"/>
        <w:left w:val="none" w:sz="0" w:space="0" w:color="auto"/>
        <w:bottom w:val="none" w:sz="0" w:space="0" w:color="auto"/>
        <w:right w:val="none" w:sz="0" w:space="0" w:color="auto"/>
      </w:divBdr>
    </w:div>
    <w:div w:id="501627839">
      <w:bodyDiv w:val="1"/>
      <w:marLeft w:val="0"/>
      <w:marRight w:val="0"/>
      <w:marTop w:val="0"/>
      <w:marBottom w:val="0"/>
      <w:divBdr>
        <w:top w:val="none" w:sz="0" w:space="0" w:color="auto"/>
        <w:left w:val="none" w:sz="0" w:space="0" w:color="auto"/>
        <w:bottom w:val="none" w:sz="0" w:space="0" w:color="auto"/>
        <w:right w:val="none" w:sz="0" w:space="0" w:color="auto"/>
      </w:divBdr>
    </w:div>
    <w:div w:id="502357634">
      <w:bodyDiv w:val="1"/>
      <w:marLeft w:val="0"/>
      <w:marRight w:val="0"/>
      <w:marTop w:val="0"/>
      <w:marBottom w:val="0"/>
      <w:divBdr>
        <w:top w:val="none" w:sz="0" w:space="0" w:color="auto"/>
        <w:left w:val="none" w:sz="0" w:space="0" w:color="auto"/>
        <w:bottom w:val="none" w:sz="0" w:space="0" w:color="auto"/>
        <w:right w:val="none" w:sz="0" w:space="0" w:color="auto"/>
      </w:divBdr>
    </w:div>
    <w:div w:id="503321612">
      <w:bodyDiv w:val="1"/>
      <w:marLeft w:val="0"/>
      <w:marRight w:val="0"/>
      <w:marTop w:val="0"/>
      <w:marBottom w:val="0"/>
      <w:divBdr>
        <w:top w:val="none" w:sz="0" w:space="0" w:color="auto"/>
        <w:left w:val="none" w:sz="0" w:space="0" w:color="auto"/>
        <w:bottom w:val="none" w:sz="0" w:space="0" w:color="auto"/>
        <w:right w:val="none" w:sz="0" w:space="0" w:color="auto"/>
      </w:divBdr>
    </w:div>
    <w:div w:id="503711768">
      <w:bodyDiv w:val="1"/>
      <w:marLeft w:val="0"/>
      <w:marRight w:val="0"/>
      <w:marTop w:val="0"/>
      <w:marBottom w:val="0"/>
      <w:divBdr>
        <w:top w:val="none" w:sz="0" w:space="0" w:color="auto"/>
        <w:left w:val="none" w:sz="0" w:space="0" w:color="auto"/>
        <w:bottom w:val="none" w:sz="0" w:space="0" w:color="auto"/>
        <w:right w:val="none" w:sz="0" w:space="0" w:color="auto"/>
      </w:divBdr>
    </w:div>
    <w:div w:id="507915093">
      <w:bodyDiv w:val="1"/>
      <w:marLeft w:val="0"/>
      <w:marRight w:val="0"/>
      <w:marTop w:val="0"/>
      <w:marBottom w:val="0"/>
      <w:divBdr>
        <w:top w:val="none" w:sz="0" w:space="0" w:color="auto"/>
        <w:left w:val="none" w:sz="0" w:space="0" w:color="auto"/>
        <w:bottom w:val="none" w:sz="0" w:space="0" w:color="auto"/>
        <w:right w:val="none" w:sz="0" w:space="0" w:color="auto"/>
      </w:divBdr>
    </w:div>
    <w:div w:id="508716304">
      <w:bodyDiv w:val="1"/>
      <w:marLeft w:val="0"/>
      <w:marRight w:val="0"/>
      <w:marTop w:val="0"/>
      <w:marBottom w:val="0"/>
      <w:divBdr>
        <w:top w:val="none" w:sz="0" w:space="0" w:color="auto"/>
        <w:left w:val="none" w:sz="0" w:space="0" w:color="auto"/>
        <w:bottom w:val="none" w:sz="0" w:space="0" w:color="auto"/>
        <w:right w:val="none" w:sz="0" w:space="0" w:color="auto"/>
      </w:divBdr>
    </w:div>
    <w:div w:id="509637830">
      <w:bodyDiv w:val="1"/>
      <w:marLeft w:val="0"/>
      <w:marRight w:val="0"/>
      <w:marTop w:val="0"/>
      <w:marBottom w:val="0"/>
      <w:divBdr>
        <w:top w:val="none" w:sz="0" w:space="0" w:color="auto"/>
        <w:left w:val="none" w:sz="0" w:space="0" w:color="auto"/>
        <w:bottom w:val="none" w:sz="0" w:space="0" w:color="auto"/>
        <w:right w:val="none" w:sz="0" w:space="0" w:color="auto"/>
      </w:divBdr>
    </w:div>
    <w:div w:id="510337538">
      <w:bodyDiv w:val="1"/>
      <w:marLeft w:val="0"/>
      <w:marRight w:val="0"/>
      <w:marTop w:val="0"/>
      <w:marBottom w:val="0"/>
      <w:divBdr>
        <w:top w:val="none" w:sz="0" w:space="0" w:color="auto"/>
        <w:left w:val="none" w:sz="0" w:space="0" w:color="auto"/>
        <w:bottom w:val="none" w:sz="0" w:space="0" w:color="auto"/>
        <w:right w:val="none" w:sz="0" w:space="0" w:color="auto"/>
      </w:divBdr>
    </w:div>
    <w:div w:id="511647135">
      <w:bodyDiv w:val="1"/>
      <w:marLeft w:val="0"/>
      <w:marRight w:val="0"/>
      <w:marTop w:val="0"/>
      <w:marBottom w:val="0"/>
      <w:divBdr>
        <w:top w:val="none" w:sz="0" w:space="0" w:color="auto"/>
        <w:left w:val="none" w:sz="0" w:space="0" w:color="auto"/>
        <w:bottom w:val="none" w:sz="0" w:space="0" w:color="auto"/>
        <w:right w:val="none" w:sz="0" w:space="0" w:color="auto"/>
      </w:divBdr>
    </w:div>
    <w:div w:id="512719847">
      <w:bodyDiv w:val="1"/>
      <w:marLeft w:val="0"/>
      <w:marRight w:val="0"/>
      <w:marTop w:val="0"/>
      <w:marBottom w:val="0"/>
      <w:divBdr>
        <w:top w:val="none" w:sz="0" w:space="0" w:color="auto"/>
        <w:left w:val="none" w:sz="0" w:space="0" w:color="auto"/>
        <w:bottom w:val="none" w:sz="0" w:space="0" w:color="auto"/>
        <w:right w:val="none" w:sz="0" w:space="0" w:color="auto"/>
      </w:divBdr>
    </w:div>
    <w:div w:id="513954643">
      <w:bodyDiv w:val="1"/>
      <w:marLeft w:val="0"/>
      <w:marRight w:val="0"/>
      <w:marTop w:val="0"/>
      <w:marBottom w:val="0"/>
      <w:divBdr>
        <w:top w:val="none" w:sz="0" w:space="0" w:color="auto"/>
        <w:left w:val="none" w:sz="0" w:space="0" w:color="auto"/>
        <w:bottom w:val="none" w:sz="0" w:space="0" w:color="auto"/>
        <w:right w:val="none" w:sz="0" w:space="0" w:color="auto"/>
      </w:divBdr>
    </w:div>
    <w:div w:id="514270133">
      <w:bodyDiv w:val="1"/>
      <w:marLeft w:val="0"/>
      <w:marRight w:val="0"/>
      <w:marTop w:val="0"/>
      <w:marBottom w:val="0"/>
      <w:divBdr>
        <w:top w:val="none" w:sz="0" w:space="0" w:color="auto"/>
        <w:left w:val="none" w:sz="0" w:space="0" w:color="auto"/>
        <w:bottom w:val="none" w:sz="0" w:space="0" w:color="auto"/>
        <w:right w:val="none" w:sz="0" w:space="0" w:color="auto"/>
      </w:divBdr>
    </w:div>
    <w:div w:id="514459591">
      <w:bodyDiv w:val="1"/>
      <w:marLeft w:val="0"/>
      <w:marRight w:val="0"/>
      <w:marTop w:val="0"/>
      <w:marBottom w:val="0"/>
      <w:divBdr>
        <w:top w:val="none" w:sz="0" w:space="0" w:color="auto"/>
        <w:left w:val="none" w:sz="0" w:space="0" w:color="auto"/>
        <w:bottom w:val="none" w:sz="0" w:space="0" w:color="auto"/>
        <w:right w:val="none" w:sz="0" w:space="0" w:color="auto"/>
      </w:divBdr>
    </w:div>
    <w:div w:id="514609492">
      <w:bodyDiv w:val="1"/>
      <w:marLeft w:val="0"/>
      <w:marRight w:val="0"/>
      <w:marTop w:val="0"/>
      <w:marBottom w:val="0"/>
      <w:divBdr>
        <w:top w:val="none" w:sz="0" w:space="0" w:color="auto"/>
        <w:left w:val="none" w:sz="0" w:space="0" w:color="auto"/>
        <w:bottom w:val="none" w:sz="0" w:space="0" w:color="auto"/>
        <w:right w:val="none" w:sz="0" w:space="0" w:color="auto"/>
      </w:divBdr>
    </w:div>
    <w:div w:id="515390683">
      <w:bodyDiv w:val="1"/>
      <w:marLeft w:val="0"/>
      <w:marRight w:val="0"/>
      <w:marTop w:val="0"/>
      <w:marBottom w:val="0"/>
      <w:divBdr>
        <w:top w:val="none" w:sz="0" w:space="0" w:color="auto"/>
        <w:left w:val="none" w:sz="0" w:space="0" w:color="auto"/>
        <w:bottom w:val="none" w:sz="0" w:space="0" w:color="auto"/>
        <w:right w:val="none" w:sz="0" w:space="0" w:color="auto"/>
      </w:divBdr>
    </w:div>
    <w:div w:id="516235721">
      <w:bodyDiv w:val="1"/>
      <w:marLeft w:val="0"/>
      <w:marRight w:val="0"/>
      <w:marTop w:val="0"/>
      <w:marBottom w:val="0"/>
      <w:divBdr>
        <w:top w:val="none" w:sz="0" w:space="0" w:color="auto"/>
        <w:left w:val="none" w:sz="0" w:space="0" w:color="auto"/>
        <w:bottom w:val="none" w:sz="0" w:space="0" w:color="auto"/>
        <w:right w:val="none" w:sz="0" w:space="0" w:color="auto"/>
      </w:divBdr>
    </w:div>
    <w:div w:id="518348061">
      <w:bodyDiv w:val="1"/>
      <w:marLeft w:val="0"/>
      <w:marRight w:val="0"/>
      <w:marTop w:val="0"/>
      <w:marBottom w:val="0"/>
      <w:divBdr>
        <w:top w:val="none" w:sz="0" w:space="0" w:color="auto"/>
        <w:left w:val="none" w:sz="0" w:space="0" w:color="auto"/>
        <w:bottom w:val="none" w:sz="0" w:space="0" w:color="auto"/>
        <w:right w:val="none" w:sz="0" w:space="0" w:color="auto"/>
      </w:divBdr>
    </w:div>
    <w:div w:id="520316251">
      <w:bodyDiv w:val="1"/>
      <w:marLeft w:val="0"/>
      <w:marRight w:val="0"/>
      <w:marTop w:val="0"/>
      <w:marBottom w:val="0"/>
      <w:divBdr>
        <w:top w:val="none" w:sz="0" w:space="0" w:color="auto"/>
        <w:left w:val="none" w:sz="0" w:space="0" w:color="auto"/>
        <w:bottom w:val="none" w:sz="0" w:space="0" w:color="auto"/>
        <w:right w:val="none" w:sz="0" w:space="0" w:color="auto"/>
      </w:divBdr>
    </w:div>
    <w:div w:id="521555889">
      <w:bodyDiv w:val="1"/>
      <w:marLeft w:val="0"/>
      <w:marRight w:val="0"/>
      <w:marTop w:val="0"/>
      <w:marBottom w:val="0"/>
      <w:divBdr>
        <w:top w:val="none" w:sz="0" w:space="0" w:color="auto"/>
        <w:left w:val="none" w:sz="0" w:space="0" w:color="auto"/>
        <w:bottom w:val="none" w:sz="0" w:space="0" w:color="auto"/>
        <w:right w:val="none" w:sz="0" w:space="0" w:color="auto"/>
      </w:divBdr>
    </w:div>
    <w:div w:id="524445638">
      <w:bodyDiv w:val="1"/>
      <w:marLeft w:val="0"/>
      <w:marRight w:val="0"/>
      <w:marTop w:val="0"/>
      <w:marBottom w:val="0"/>
      <w:divBdr>
        <w:top w:val="none" w:sz="0" w:space="0" w:color="auto"/>
        <w:left w:val="none" w:sz="0" w:space="0" w:color="auto"/>
        <w:bottom w:val="none" w:sz="0" w:space="0" w:color="auto"/>
        <w:right w:val="none" w:sz="0" w:space="0" w:color="auto"/>
      </w:divBdr>
    </w:div>
    <w:div w:id="525103147">
      <w:bodyDiv w:val="1"/>
      <w:marLeft w:val="0"/>
      <w:marRight w:val="0"/>
      <w:marTop w:val="0"/>
      <w:marBottom w:val="0"/>
      <w:divBdr>
        <w:top w:val="none" w:sz="0" w:space="0" w:color="auto"/>
        <w:left w:val="none" w:sz="0" w:space="0" w:color="auto"/>
        <w:bottom w:val="none" w:sz="0" w:space="0" w:color="auto"/>
        <w:right w:val="none" w:sz="0" w:space="0" w:color="auto"/>
      </w:divBdr>
    </w:div>
    <w:div w:id="525601241">
      <w:bodyDiv w:val="1"/>
      <w:marLeft w:val="0"/>
      <w:marRight w:val="0"/>
      <w:marTop w:val="0"/>
      <w:marBottom w:val="0"/>
      <w:divBdr>
        <w:top w:val="none" w:sz="0" w:space="0" w:color="auto"/>
        <w:left w:val="none" w:sz="0" w:space="0" w:color="auto"/>
        <w:bottom w:val="none" w:sz="0" w:space="0" w:color="auto"/>
        <w:right w:val="none" w:sz="0" w:space="0" w:color="auto"/>
      </w:divBdr>
    </w:div>
    <w:div w:id="526213670">
      <w:bodyDiv w:val="1"/>
      <w:marLeft w:val="0"/>
      <w:marRight w:val="0"/>
      <w:marTop w:val="0"/>
      <w:marBottom w:val="0"/>
      <w:divBdr>
        <w:top w:val="none" w:sz="0" w:space="0" w:color="auto"/>
        <w:left w:val="none" w:sz="0" w:space="0" w:color="auto"/>
        <w:bottom w:val="none" w:sz="0" w:space="0" w:color="auto"/>
        <w:right w:val="none" w:sz="0" w:space="0" w:color="auto"/>
      </w:divBdr>
    </w:div>
    <w:div w:id="526528500">
      <w:bodyDiv w:val="1"/>
      <w:marLeft w:val="0"/>
      <w:marRight w:val="0"/>
      <w:marTop w:val="0"/>
      <w:marBottom w:val="0"/>
      <w:divBdr>
        <w:top w:val="none" w:sz="0" w:space="0" w:color="auto"/>
        <w:left w:val="none" w:sz="0" w:space="0" w:color="auto"/>
        <w:bottom w:val="none" w:sz="0" w:space="0" w:color="auto"/>
        <w:right w:val="none" w:sz="0" w:space="0" w:color="auto"/>
      </w:divBdr>
    </w:div>
    <w:div w:id="529730884">
      <w:bodyDiv w:val="1"/>
      <w:marLeft w:val="0"/>
      <w:marRight w:val="0"/>
      <w:marTop w:val="0"/>
      <w:marBottom w:val="0"/>
      <w:divBdr>
        <w:top w:val="none" w:sz="0" w:space="0" w:color="auto"/>
        <w:left w:val="none" w:sz="0" w:space="0" w:color="auto"/>
        <w:bottom w:val="none" w:sz="0" w:space="0" w:color="auto"/>
        <w:right w:val="none" w:sz="0" w:space="0" w:color="auto"/>
      </w:divBdr>
    </w:div>
    <w:div w:id="530649245">
      <w:bodyDiv w:val="1"/>
      <w:marLeft w:val="0"/>
      <w:marRight w:val="0"/>
      <w:marTop w:val="0"/>
      <w:marBottom w:val="0"/>
      <w:divBdr>
        <w:top w:val="none" w:sz="0" w:space="0" w:color="auto"/>
        <w:left w:val="none" w:sz="0" w:space="0" w:color="auto"/>
        <w:bottom w:val="none" w:sz="0" w:space="0" w:color="auto"/>
        <w:right w:val="none" w:sz="0" w:space="0" w:color="auto"/>
      </w:divBdr>
    </w:div>
    <w:div w:id="530847376">
      <w:bodyDiv w:val="1"/>
      <w:marLeft w:val="0"/>
      <w:marRight w:val="0"/>
      <w:marTop w:val="0"/>
      <w:marBottom w:val="0"/>
      <w:divBdr>
        <w:top w:val="none" w:sz="0" w:space="0" w:color="auto"/>
        <w:left w:val="none" w:sz="0" w:space="0" w:color="auto"/>
        <w:bottom w:val="none" w:sz="0" w:space="0" w:color="auto"/>
        <w:right w:val="none" w:sz="0" w:space="0" w:color="auto"/>
      </w:divBdr>
    </w:div>
    <w:div w:id="532230169">
      <w:bodyDiv w:val="1"/>
      <w:marLeft w:val="0"/>
      <w:marRight w:val="0"/>
      <w:marTop w:val="0"/>
      <w:marBottom w:val="0"/>
      <w:divBdr>
        <w:top w:val="none" w:sz="0" w:space="0" w:color="auto"/>
        <w:left w:val="none" w:sz="0" w:space="0" w:color="auto"/>
        <w:bottom w:val="none" w:sz="0" w:space="0" w:color="auto"/>
        <w:right w:val="none" w:sz="0" w:space="0" w:color="auto"/>
      </w:divBdr>
    </w:div>
    <w:div w:id="532888325">
      <w:bodyDiv w:val="1"/>
      <w:marLeft w:val="0"/>
      <w:marRight w:val="0"/>
      <w:marTop w:val="0"/>
      <w:marBottom w:val="0"/>
      <w:divBdr>
        <w:top w:val="none" w:sz="0" w:space="0" w:color="auto"/>
        <w:left w:val="none" w:sz="0" w:space="0" w:color="auto"/>
        <w:bottom w:val="none" w:sz="0" w:space="0" w:color="auto"/>
        <w:right w:val="none" w:sz="0" w:space="0" w:color="auto"/>
      </w:divBdr>
    </w:div>
    <w:div w:id="533731756">
      <w:bodyDiv w:val="1"/>
      <w:marLeft w:val="0"/>
      <w:marRight w:val="0"/>
      <w:marTop w:val="0"/>
      <w:marBottom w:val="0"/>
      <w:divBdr>
        <w:top w:val="none" w:sz="0" w:space="0" w:color="auto"/>
        <w:left w:val="none" w:sz="0" w:space="0" w:color="auto"/>
        <w:bottom w:val="none" w:sz="0" w:space="0" w:color="auto"/>
        <w:right w:val="none" w:sz="0" w:space="0" w:color="auto"/>
      </w:divBdr>
    </w:div>
    <w:div w:id="535854820">
      <w:bodyDiv w:val="1"/>
      <w:marLeft w:val="0"/>
      <w:marRight w:val="0"/>
      <w:marTop w:val="0"/>
      <w:marBottom w:val="0"/>
      <w:divBdr>
        <w:top w:val="none" w:sz="0" w:space="0" w:color="auto"/>
        <w:left w:val="none" w:sz="0" w:space="0" w:color="auto"/>
        <w:bottom w:val="none" w:sz="0" w:space="0" w:color="auto"/>
        <w:right w:val="none" w:sz="0" w:space="0" w:color="auto"/>
      </w:divBdr>
    </w:div>
    <w:div w:id="536086443">
      <w:bodyDiv w:val="1"/>
      <w:marLeft w:val="0"/>
      <w:marRight w:val="0"/>
      <w:marTop w:val="0"/>
      <w:marBottom w:val="0"/>
      <w:divBdr>
        <w:top w:val="none" w:sz="0" w:space="0" w:color="auto"/>
        <w:left w:val="none" w:sz="0" w:space="0" w:color="auto"/>
        <w:bottom w:val="none" w:sz="0" w:space="0" w:color="auto"/>
        <w:right w:val="none" w:sz="0" w:space="0" w:color="auto"/>
      </w:divBdr>
    </w:div>
    <w:div w:id="536355961">
      <w:bodyDiv w:val="1"/>
      <w:marLeft w:val="0"/>
      <w:marRight w:val="0"/>
      <w:marTop w:val="0"/>
      <w:marBottom w:val="0"/>
      <w:divBdr>
        <w:top w:val="none" w:sz="0" w:space="0" w:color="auto"/>
        <w:left w:val="none" w:sz="0" w:space="0" w:color="auto"/>
        <w:bottom w:val="none" w:sz="0" w:space="0" w:color="auto"/>
        <w:right w:val="none" w:sz="0" w:space="0" w:color="auto"/>
      </w:divBdr>
    </w:div>
    <w:div w:id="536360472">
      <w:bodyDiv w:val="1"/>
      <w:marLeft w:val="0"/>
      <w:marRight w:val="0"/>
      <w:marTop w:val="0"/>
      <w:marBottom w:val="0"/>
      <w:divBdr>
        <w:top w:val="none" w:sz="0" w:space="0" w:color="auto"/>
        <w:left w:val="none" w:sz="0" w:space="0" w:color="auto"/>
        <w:bottom w:val="none" w:sz="0" w:space="0" w:color="auto"/>
        <w:right w:val="none" w:sz="0" w:space="0" w:color="auto"/>
      </w:divBdr>
    </w:div>
    <w:div w:id="537207204">
      <w:bodyDiv w:val="1"/>
      <w:marLeft w:val="0"/>
      <w:marRight w:val="0"/>
      <w:marTop w:val="0"/>
      <w:marBottom w:val="0"/>
      <w:divBdr>
        <w:top w:val="none" w:sz="0" w:space="0" w:color="auto"/>
        <w:left w:val="none" w:sz="0" w:space="0" w:color="auto"/>
        <w:bottom w:val="none" w:sz="0" w:space="0" w:color="auto"/>
        <w:right w:val="none" w:sz="0" w:space="0" w:color="auto"/>
      </w:divBdr>
    </w:div>
    <w:div w:id="540478218">
      <w:bodyDiv w:val="1"/>
      <w:marLeft w:val="0"/>
      <w:marRight w:val="0"/>
      <w:marTop w:val="0"/>
      <w:marBottom w:val="0"/>
      <w:divBdr>
        <w:top w:val="none" w:sz="0" w:space="0" w:color="auto"/>
        <w:left w:val="none" w:sz="0" w:space="0" w:color="auto"/>
        <w:bottom w:val="none" w:sz="0" w:space="0" w:color="auto"/>
        <w:right w:val="none" w:sz="0" w:space="0" w:color="auto"/>
      </w:divBdr>
    </w:div>
    <w:div w:id="540554530">
      <w:bodyDiv w:val="1"/>
      <w:marLeft w:val="0"/>
      <w:marRight w:val="0"/>
      <w:marTop w:val="0"/>
      <w:marBottom w:val="0"/>
      <w:divBdr>
        <w:top w:val="none" w:sz="0" w:space="0" w:color="auto"/>
        <w:left w:val="none" w:sz="0" w:space="0" w:color="auto"/>
        <w:bottom w:val="none" w:sz="0" w:space="0" w:color="auto"/>
        <w:right w:val="none" w:sz="0" w:space="0" w:color="auto"/>
      </w:divBdr>
    </w:div>
    <w:div w:id="540895545">
      <w:bodyDiv w:val="1"/>
      <w:marLeft w:val="0"/>
      <w:marRight w:val="0"/>
      <w:marTop w:val="0"/>
      <w:marBottom w:val="0"/>
      <w:divBdr>
        <w:top w:val="none" w:sz="0" w:space="0" w:color="auto"/>
        <w:left w:val="none" w:sz="0" w:space="0" w:color="auto"/>
        <w:bottom w:val="none" w:sz="0" w:space="0" w:color="auto"/>
        <w:right w:val="none" w:sz="0" w:space="0" w:color="auto"/>
      </w:divBdr>
    </w:div>
    <w:div w:id="545800982">
      <w:bodyDiv w:val="1"/>
      <w:marLeft w:val="0"/>
      <w:marRight w:val="0"/>
      <w:marTop w:val="0"/>
      <w:marBottom w:val="0"/>
      <w:divBdr>
        <w:top w:val="none" w:sz="0" w:space="0" w:color="auto"/>
        <w:left w:val="none" w:sz="0" w:space="0" w:color="auto"/>
        <w:bottom w:val="none" w:sz="0" w:space="0" w:color="auto"/>
        <w:right w:val="none" w:sz="0" w:space="0" w:color="auto"/>
      </w:divBdr>
    </w:div>
    <w:div w:id="546184372">
      <w:bodyDiv w:val="1"/>
      <w:marLeft w:val="0"/>
      <w:marRight w:val="0"/>
      <w:marTop w:val="0"/>
      <w:marBottom w:val="0"/>
      <w:divBdr>
        <w:top w:val="none" w:sz="0" w:space="0" w:color="auto"/>
        <w:left w:val="none" w:sz="0" w:space="0" w:color="auto"/>
        <w:bottom w:val="none" w:sz="0" w:space="0" w:color="auto"/>
        <w:right w:val="none" w:sz="0" w:space="0" w:color="auto"/>
      </w:divBdr>
    </w:div>
    <w:div w:id="547647552">
      <w:bodyDiv w:val="1"/>
      <w:marLeft w:val="0"/>
      <w:marRight w:val="0"/>
      <w:marTop w:val="0"/>
      <w:marBottom w:val="0"/>
      <w:divBdr>
        <w:top w:val="none" w:sz="0" w:space="0" w:color="auto"/>
        <w:left w:val="none" w:sz="0" w:space="0" w:color="auto"/>
        <w:bottom w:val="none" w:sz="0" w:space="0" w:color="auto"/>
        <w:right w:val="none" w:sz="0" w:space="0" w:color="auto"/>
      </w:divBdr>
    </w:div>
    <w:div w:id="549461551">
      <w:bodyDiv w:val="1"/>
      <w:marLeft w:val="0"/>
      <w:marRight w:val="0"/>
      <w:marTop w:val="0"/>
      <w:marBottom w:val="0"/>
      <w:divBdr>
        <w:top w:val="none" w:sz="0" w:space="0" w:color="auto"/>
        <w:left w:val="none" w:sz="0" w:space="0" w:color="auto"/>
        <w:bottom w:val="none" w:sz="0" w:space="0" w:color="auto"/>
        <w:right w:val="none" w:sz="0" w:space="0" w:color="auto"/>
      </w:divBdr>
    </w:div>
    <w:div w:id="549652944">
      <w:bodyDiv w:val="1"/>
      <w:marLeft w:val="0"/>
      <w:marRight w:val="0"/>
      <w:marTop w:val="0"/>
      <w:marBottom w:val="0"/>
      <w:divBdr>
        <w:top w:val="none" w:sz="0" w:space="0" w:color="auto"/>
        <w:left w:val="none" w:sz="0" w:space="0" w:color="auto"/>
        <w:bottom w:val="none" w:sz="0" w:space="0" w:color="auto"/>
        <w:right w:val="none" w:sz="0" w:space="0" w:color="auto"/>
      </w:divBdr>
    </w:div>
    <w:div w:id="551575944">
      <w:bodyDiv w:val="1"/>
      <w:marLeft w:val="0"/>
      <w:marRight w:val="0"/>
      <w:marTop w:val="0"/>
      <w:marBottom w:val="0"/>
      <w:divBdr>
        <w:top w:val="none" w:sz="0" w:space="0" w:color="auto"/>
        <w:left w:val="none" w:sz="0" w:space="0" w:color="auto"/>
        <w:bottom w:val="none" w:sz="0" w:space="0" w:color="auto"/>
        <w:right w:val="none" w:sz="0" w:space="0" w:color="auto"/>
      </w:divBdr>
    </w:div>
    <w:div w:id="554319825">
      <w:bodyDiv w:val="1"/>
      <w:marLeft w:val="0"/>
      <w:marRight w:val="0"/>
      <w:marTop w:val="0"/>
      <w:marBottom w:val="0"/>
      <w:divBdr>
        <w:top w:val="none" w:sz="0" w:space="0" w:color="auto"/>
        <w:left w:val="none" w:sz="0" w:space="0" w:color="auto"/>
        <w:bottom w:val="none" w:sz="0" w:space="0" w:color="auto"/>
        <w:right w:val="none" w:sz="0" w:space="0" w:color="auto"/>
      </w:divBdr>
    </w:div>
    <w:div w:id="554387834">
      <w:bodyDiv w:val="1"/>
      <w:marLeft w:val="0"/>
      <w:marRight w:val="0"/>
      <w:marTop w:val="0"/>
      <w:marBottom w:val="0"/>
      <w:divBdr>
        <w:top w:val="none" w:sz="0" w:space="0" w:color="auto"/>
        <w:left w:val="none" w:sz="0" w:space="0" w:color="auto"/>
        <w:bottom w:val="none" w:sz="0" w:space="0" w:color="auto"/>
        <w:right w:val="none" w:sz="0" w:space="0" w:color="auto"/>
      </w:divBdr>
    </w:div>
    <w:div w:id="556404487">
      <w:bodyDiv w:val="1"/>
      <w:marLeft w:val="0"/>
      <w:marRight w:val="0"/>
      <w:marTop w:val="0"/>
      <w:marBottom w:val="0"/>
      <w:divBdr>
        <w:top w:val="none" w:sz="0" w:space="0" w:color="auto"/>
        <w:left w:val="none" w:sz="0" w:space="0" w:color="auto"/>
        <w:bottom w:val="none" w:sz="0" w:space="0" w:color="auto"/>
        <w:right w:val="none" w:sz="0" w:space="0" w:color="auto"/>
      </w:divBdr>
    </w:div>
    <w:div w:id="557015758">
      <w:bodyDiv w:val="1"/>
      <w:marLeft w:val="0"/>
      <w:marRight w:val="0"/>
      <w:marTop w:val="0"/>
      <w:marBottom w:val="0"/>
      <w:divBdr>
        <w:top w:val="none" w:sz="0" w:space="0" w:color="auto"/>
        <w:left w:val="none" w:sz="0" w:space="0" w:color="auto"/>
        <w:bottom w:val="none" w:sz="0" w:space="0" w:color="auto"/>
        <w:right w:val="none" w:sz="0" w:space="0" w:color="auto"/>
      </w:divBdr>
    </w:div>
    <w:div w:id="557326593">
      <w:bodyDiv w:val="1"/>
      <w:marLeft w:val="0"/>
      <w:marRight w:val="0"/>
      <w:marTop w:val="0"/>
      <w:marBottom w:val="0"/>
      <w:divBdr>
        <w:top w:val="none" w:sz="0" w:space="0" w:color="auto"/>
        <w:left w:val="none" w:sz="0" w:space="0" w:color="auto"/>
        <w:bottom w:val="none" w:sz="0" w:space="0" w:color="auto"/>
        <w:right w:val="none" w:sz="0" w:space="0" w:color="auto"/>
      </w:divBdr>
    </w:div>
    <w:div w:id="557591017">
      <w:bodyDiv w:val="1"/>
      <w:marLeft w:val="0"/>
      <w:marRight w:val="0"/>
      <w:marTop w:val="0"/>
      <w:marBottom w:val="0"/>
      <w:divBdr>
        <w:top w:val="none" w:sz="0" w:space="0" w:color="auto"/>
        <w:left w:val="none" w:sz="0" w:space="0" w:color="auto"/>
        <w:bottom w:val="none" w:sz="0" w:space="0" w:color="auto"/>
        <w:right w:val="none" w:sz="0" w:space="0" w:color="auto"/>
      </w:divBdr>
    </w:div>
    <w:div w:id="557667247">
      <w:bodyDiv w:val="1"/>
      <w:marLeft w:val="0"/>
      <w:marRight w:val="0"/>
      <w:marTop w:val="0"/>
      <w:marBottom w:val="0"/>
      <w:divBdr>
        <w:top w:val="none" w:sz="0" w:space="0" w:color="auto"/>
        <w:left w:val="none" w:sz="0" w:space="0" w:color="auto"/>
        <w:bottom w:val="none" w:sz="0" w:space="0" w:color="auto"/>
        <w:right w:val="none" w:sz="0" w:space="0" w:color="auto"/>
      </w:divBdr>
    </w:div>
    <w:div w:id="559631367">
      <w:bodyDiv w:val="1"/>
      <w:marLeft w:val="0"/>
      <w:marRight w:val="0"/>
      <w:marTop w:val="0"/>
      <w:marBottom w:val="0"/>
      <w:divBdr>
        <w:top w:val="none" w:sz="0" w:space="0" w:color="auto"/>
        <w:left w:val="none" w:sz="0" w:space="0" w:color="auto"/>
        <w:bottom w:val="none" w:sz="0" w:space="0" w:color="auto"/>
        <w:right w:val="none" w:sz="0" w:space="0" w:color="auto"/>
      </w:divBdr>
    </w:div>
    <w:div w:id="559942291">
      <w:bodyDiv w:val="1"/>
      <w:marLeft w:val="0"/>
      <w:marRight w:val="0"/>
      <w:marTop w:val="0"/>
      <w:marBottom w:val="0"/>
      <w:divBdr>
        <w:top w:val="none" w:sz="0" w:space="0" w:color="auto"/>
        <w:left w:val="none" w:sz="0" w:space="0" w:color="auto"/>
        <w:bottom w:val="none" w:sz="0" w:space="0" w:color="auto"/>
        <w:right w:val="none" w:sz="0" w:space="0" w:color="auto"/>
      </w:divBdr>
    </w:div>
    <w:div w:id="562568620">
      <w:bodyDiv w:val="1"/>
      <w:marLeft w:val="0"/>
      <w:marRight w:val="0"/>
      <w:marTop w:val="0"/>
      <w:marBottom w:val="0"/>
      <w:divBdr>
        <w:top w:val="none" w:sz="0" w:space="0" w:color="auto"/>
        <w:left w:val="none" w:sz="0" w:space="0" w:color="auto"/>
        <w:bottom w:val="none" w:sz="0" w:space="0" w:color="auto"/>
        <w:right w:val="none" w:sz="0" w:space="0" w:color="auto"/>
      </w:divBdr>
    </w:div>
    <w:div w:id="563175973">
      <w:bodyDiv w:val="1"/>
      <w:marLeft w:val="0"/>
      <w:marRight w:val="0"/>
      <w:marTop w:val="0"/>
      <w:marBottom w:val="0"/>
      <w:divBdr>
        <w:top w:val="none" w:sz="0" w:space="0" w:color="auto"/>
        <w:left w:val="none" w:sz="0" w:space="0" w:color="auto"/>
        <w:bottom w:val="none" w:sz="0" w:space="0" w:color="auto"/>
        <w:right w:val="none" w:sz="0" w:space="0" w:color="auto"/>
      </w:divBdr>
    </w:div>
    <w:div w:id="563301709">
      <w:bodyDiv w:val="1"/>
      <w:marLeft w:val="0"/>
      <w:marRight w:val="0"/>
      <w:marTop w:val="0"/>
      <w:marBottom w:val="0"/>
      <w:divBdr>
        <w:top w:val="none" w:sz="0" w:space="0" w:color="auto"/>
        <w:left w:val="none" w:sz="0" w:space="0" w:color="auto"/>
        <w:bottom w:val="none" w:sz="0" w:space="0" w:color="auto"/>
        <w:right w:val="none" w:sz="0" w:space="0" w:color="auto"/>
      </w:divBdr>
    </w:div>
    <w:div w:id="564679953">
      <w:bodyDiv w:val="1"/>
      <w:marLeft w:val="0"/>
      <w:marRight w:val="0"/>
      <w:marTop w:val="0"/>
      <w:marBottom w:val="0"/>
      <w:divBdr>
        <w:top w:val="none" w:sz="0" w:space="0" w:color="auto"/>
        <w:left w:val="none" w:sz="0" w:space="0" w:color="auto"/>
        <w:bottom w:val="none" w:sz="0" w:space="0" w:color="auto"/>
        <w:right w:val="none" w:sz="0" w:space="0" w:color="auto"/>
      </w:divBdr>
    </w:div>
    <w:div w:id="564688063">
      <w:bodyDiv w:val="1"/>
      <w:marLeft w:val="0"/>
      <w:marRight w:val="0"/>
      <w:marTop w:val="0"/>
      <w:marBottom w:val="0"/>
      <w:divBdr>
        <w:top w:val="none" w:sz="0" w:space="0" w:color="auto"/>
        <w:left w:val="none" w:sz="0" w:space="0" w:color="auto"/>
        <w:bottom w:val="none" w:sz="0" w:space="0" w:color="auto"/>
        <w:right w:val="none" w:sz="0" w:space="0" w:color="auto"/>
      </w:divBdr>
    </w:div>
    <w:div w:id="567502417">
      <w:bodyDiv w:val="1"/>
      <w:marLeft w:val="0"/>
      <w:marRight w:val="0"/>
      <w:marTop w:val="0"/>
      <w:marBottom w:val="0"/>
      <w:divBdr>
        <w:top w:val="none" w:sz="0" w:space="0" w:color="auto"/>
        <w:left w:val="none" w:sz="0" w:space="0" w:color="auto"/>
        <w:bottom w:val="none" w:sz="0" w:space="0" w:color="auto"/>
        <w:right w:val="none" w:sz="0" w:space="0" w:color="auto"/>
      </w:divBdr>
    </w:div>
    <w:div w:id="568540163">
      <w:bodyDiv w:val="1"/>
      <w:marLeft w:val="0"/>
      <w:marRight w:val="0"/>
      <w:marTop w:val="0"/>
      <w:marBottom w:val="0"/>
      <w:divBdr>
        <w:top w:val="none" w:sz="0" w:space="0" w:color="auto"/>
        <w:left w:val="none" w:sz="0" w:space="0" w:color="auto"/>
        <w:bottom w:val="none" w:sz="0" w:space="0" w:color="auto"/>
        <w:right w:val="none" w:sz="0" w:space="0" w:color="auto"/>
      </w:divBdr>
    </w:div>
    <w:div w:id="569118944">
      <w:bodyDiv w:val="1"/>
      <w:marLeft w:val="0"/>
      <w:marRight w:val="0"/>
      <w:marTop w:val="0"/>
      <w:marBottom w:val="0"/>
      <w:divBdr>
        <w:top w:val="none" w:sz="0" w:space="0" w:color="auto"/>
        <w:left w:val="none" w:sz="0" w:space="0" w:color="auto"/>
        <w:bottom w:val="none" w:sz="0" w:space="0" w:color="auto"/>
        <w:right w:val="none" w:sz="0" w:space="0" w:color="auto"/>
      </w:divBdr>
    </w:div>
    <w:div w:id="573244986">
      <w:bodyDiv w:val="1"/>
      <w:marLeft w:val="0"/>
      <w:marRight w:val="0"/>
      <w:marTop w:val="0"/>
      <w:marBottom w:val="0"/>
      <w:divBdr>
        <w:top w:val="none" w:sz="0" w:space="0" w:color="auto"/>
        <w:left w:val="none" w:sz="0" w:space="0" w:color="auto"/>
        <w:bottom w:val="none" w:sz="0" w:space="0" w:color="auto"/>
        <w:right w:val="none" w:sz="0" w:space="0" w:color="auto"/>
      </w:divBdr>
    </w:div>
    <w:div w:id="573317269">
      <w:bodyDiv w:val="1"/>
      <w:marLeft w:val="0"/>
      <w:marRight w:val="0"/>
      <w:marTop w:val="0"/>
      <w:marBottom w:val="0"/>
      <w:divBdr>
        <w:top w:val="none" w:sz="0" w:space="0" w:color="auto"/>
        <w:left w:val="none" w:sz="0" w:space="0" w:color="auto"/>
        <w:bottom w:val="none" w:sz="0" w:space="0" w:color="auto"/>
        <w:right w:val="none" w:sz="0" w:space="0" w:color="auto"/>
      </w:divBdr>
    </w:div>
    <w:div w:id="574046418">
      <w:bodyDiv w:val="1"/>
      <w:marLeft w:val="0"/>
      <w:marRight w:val="0"/>
      <w:marTop w:val="0"/>
      <w:marBottom w:val="0"/>
      <w:divBdr>
        <w:top w:val="none" w:sz="0" w:space="0" w:color="auto"/>
        <w:left w:val="none" w:sz="0" w:space="0" w:color="auto"/>
        <w:bottom w:val="none" w:sz="0" w:space="0" w:color="auto"/>
        <w:right w:val="none" w:sz="0" w:space="0" w:color="auto"/>
      </w:divBdr>
    </w:div>
    <w:div w:id="575627588">
      <w:bodyDiv w:val="1"/>
      <w:marLeft w:val="0"/>
      <w:marRight w:val="0"/>
      <w:marTop w:val="0"/>
      <w:marBottom w:val="0"/>
      <w:divBdr>
        <w:top w:val="none" w:sz="0" w:space="0" w:color="auto"/>
        <w:left w:val="none" w:sz="0" w:space="0" w:color="auto"/>
        <w:bottom w:val="none" w:sz="0" w:space="0" w:color="auto"/>
        <w:right w:val="none" w:sz="0" w:space="0" w:color="auto"/>
      </w:divBdr>
    </w:div>
    <w:div w:id="576863052">
      <w:bodyDiv w:val="1"/>
      <w:marLeft w:val="0"/>
      <w:marRight w:val="0"/>
      <w:marTop w:val="0"/>
      <w:marBottom w:val="0"/>
      <w:divBdr>
        <w:top w:val="none" w:sz="0" w:space="0" w:color="auto"/>
        <w:left w:val="none" w:sz="0" w:space="0" w:color="auto"/>
        <w:bottom w:val="none" w:sz="0" w:space="0" w:color="auto"/>
        <w:right w:val="none" w:sz="0" w:space="0" w:color="auto"/>
      </w:divBdr>
    </w:div>
    <w:div w:id="577520546">
      <w:bodyDiv w:val="1"/>
      <w:marLeft w:val="0"/>
      <w:marRight w:val="0"/>
      <w:marTop w:val="0"/>
      <w:marBottom w:val="0"/>
      <w:divBdr>
        <w:top w:val="none" w:sz="0" w:space="0" w:color="auto"/>
        <w:left w:val="none" w:sz="0" w:space="0" w:color="auto"/>
        <w:bottom w:val="none" w:sz="0" w:space="0" w:color="auto"/>
        <w:right w:val="none" w:sz="0" w:space="0" w:color="auto"/>
      </w:divBdr>
    </w:div>
    <w:div w:id="577594696">
      <w:bodyDiv w:val="1"/>
      <w:marLeft w:val="0"/>
      <w:marRight w:val="0"/>
      <w:marTop w:val="0"/>
      <w:marBottom w:val="0"/>
      <w:divBdr>
        <w:top w:val="none" w:sz="0" w:space="0" w:color="auto"/>
        <w:left w:val="none" w:sz="0" w:space="0" w:color="auto"/>
        <w:bottom w:val="none" w:sz="0" w:space="0" w:color="auto"/>
        <w:right w:val="none" w:sz="0" w:space="0" w:color="auto"/>
      </w:divBdr>
    </w:div>
    <w:div w:id="579489581">
      <w:bodyDiv w:val="1"/>
      <w:marLeft w:val="0"/>
      <w:marRight w:val="0"/>
      <w:marTop w:val="0"/>
      <w:marBottom w:val="0"/>
      <w:divBdr>
        <w:top w:val="none" w:sz="0" w:space="0" w:color="auto"/>
        <w:left w:val="none" w:sz="0" w:space="0" w:color="auto"/>
        <w:bottom w:val="none" w:sz="0" w:space="0" w:color="auto"/>
        <w:right w:val="none" w:sz="0" w:space="0" w:color="auto"/>
      </w:divBdr>
    </w:div>
    <w:div w:id="581988316">
      <w:bodyDiv w:val="1"/>
      <w:marLeft w:val="0"/>
      <w:marRight w:val="0"/>
      <w:marTop w:val="0"/>
      <w:marBottom w:val="0"/>
      <w:divBdr>
        <w:top w:val="none" w:sz="0" w:space="0" w:color="auto"/>
        <w:left w:val="none" w:sz="0" w:space="0" w:color="auto"/>
        <w:bottom w:val="none" w:sz="0" w:space="0" w:color="auto"/>
        <w:right w:val="none" w:sz="0" w:space="0" w:color="auto"/>
      </w:divBdr>
    </w:div>
    <w:div w:id="583533484">
      <w:bodyDiv w:val="1"/>
      <w:marLeft w:val="0"/>
      <w:marRight w:val="0"/>
      <w:marTop w:val="0"/>
      <w:marBottom w:val="0"/>
      <w:divBdr>
        <w:top w:val="none" w:sz="0" w:space="0" w:color="auto"/>
        <w:left w:val="none" w:sz="0" w:space="0" w:color="auto"/>
        <w:bottom w:val="none" w:sz="0" w:space="0" w:color="auto"/>
        <w:right w:val="none" w:sz="0" w:space="0" w:color="auto"/>
      </w:divBdr>
    </w:div>
    <w:div w:id="584848177">
      <w:bodyDiv w:val="1"/>
      <w:marLeft w:val="0"/>
      <w:marRight w:val="0"/>
      <w:marTop w:val="0"/>
      <w:marBottom w:val="0"/>
      <w:divBdr>
        <w:top w:val="none" w:sz="0" w:space="0" w:color="auto"/>
        <w:left w:val="none" w:sz="0" w:space="0" w:color="auto"/>
        <w:bottom w:val="none" w:sz="0" w:space="0" w:color="auto"/>
        <w:right w:val="none" w:sz="0" w:space="0" w:color="auto"/>
      </w:divBdr>
    </w:div>
    <w:div w:id="585264151">
      <w:bodyDiv w:val="1"/>
      <w:marLeft w:val="0"/>
      <w:marRight w:val="0"/>
      <w:marTop w:val="0"/>
      <w:marBottom w:val="0"/>
      <w:divBdr>
        <w:top w:val="none" w:sz="0" w:space="0" w:color="auto"/>
        <w:left w:val="none" w:sz="0" w:space="0" w:color="auto"/>
        <w:bottom w:val="none" w:sz="0" w:space="0" w:color="auto"/>
        <w:right w:val="none" w:sz="0" w:space="0" w:color="auto"/>
      </w:divBdr>
    </w:div>
    <w:div w:id="586036093">
      <w:bodyDiv w:val="1"/>
      <w:marLeft w:val="0"/>
      <w:marRight w:val="0"/>
      <w:marTop w:val="0"/>
      <w:marBottom w:val="0"/>
      <w:divBdr>
        <w:top w:val="none" w:sz="0" w:space="0" w:color="auto"/>
        <w:left w:val="none" w:sz="0" w:space="0" w:color="auto"/>
        <w:bottom w:val="none" w:sz="0" w:space="0" w:color="auto"/>
        <w:right w:val="none" w:sz="0" w:space="0" w:color="auto"/>
      </w:divBdr>
    </w:div>
    <w:div w:id="586695727">
      <w:bodyDiv w:val="1"/>
      <w:marLeft w:val="0"/>
      <w:marRight w:val="0"/>
      <w:marTop w:val="0"/>
      <w:marBottom w:val="0"/>
      <w:divBdr>
        <w:top w:val="none" w:sz="0" w:space="0" w:color="auto"/>
        <w:left w:val="none" w:sz="0" w:space="0" w:color="auto"/>
        <w:bottom w:val="none" w:sz="0" w:space="0" w:color="auto"/>
        <w:right w:val="none" w:sz="0" w:space="0" w:color="auto"/>
      </w:divBdr>
    </w:div>
    <w:div w:id="588075634">
      <w:bodyDiv w:val="1"/>
      <w:marLeft w:val="0"/>
      <w:marRight w:val="0"/>
      <w:marTop w:val="0"/>
      <w:marBottom w:val="0"/>
      <w:divBdr>
        <w:top w:val="none" w:sz="0" w:space="0" w:color="auto"/>
        <w:left w:val="none" w:sz="0" w:space="0" w:color="auto"/>
        <w:bottom w:val="none" w:sz="0" w:space="0" w:color="auto"/>
        <w:right w:val="none" w:sz="0" w:space="0" w:color="auto"/>
      </w:divBdr>
    </w:div>
    <w:div w:id="588657329">
      <w:bodyDiv w:val="1"/>
      <w:marLeft w:val="0"/>
      <w:marRight w:val="0"/>
      <w:marTop w:val="0"/>
      <w:marBottom w:val="0"/>
      <w:divBdr>
        <w:top w:val="none" w:sz="0" w:space="0" w:color="auto"/>
        <w:left w:val="none" w:sz="0" w:space="0" w:color="auto"/>
        <w:bottom w:val="none" w:sz="0" w:space="0" w:color="auto"/>
        <w:right w:val="none" w:sz="0" w:space="0" w:color="auto"/>
      </w:divBdr>
    </w:div>
    <w:div w:id="589628606">
      <w:bodyDiv w:val="1"/>
      <w:marLeft w:val="0"/>
      <w:marRight w:val="0"/>
      <w:marTop w:val="0"/>
      <w:marBottom w:val="0"/>
      <w:divBdr>
        <w:top w:val="none" w:sz="0" w:space="0" w:color="auto"/>
        <w:left w:val="none" w:sz="0" w:space="0" w:color="auto"/>
        <w:bottom w:val="none" w:sz="0" w:space="0" w:color="auto"/>
        <w:right w:val="none" w:sz="0" w:space="0" w:color="auto"/>
      </w:divBdr>
    </w:div>
    <w:div w:id="591934924">
      <w:bodyDiv w:val="1"/>
      <w:marLeft w:val="0"/>
      <w:marRight w:val="0"/>
      <w:marTop w:val="0"/>
      <w:marBottom w:val="0"/>
      <w:divBdr>
        <w:top w:val="none" w:sz="0" w:space="0" w:color="auto"/>
        <w:left w:val="none" w:sz="0" w:space="0" w:color="auto"/>
        <w:bottom w:val="none" w:sz="0" w:space="0" w:color="auto"/>
        <w:right w:val="none" w:sz="0" w:space="0" w:color="auto"/>
      </w:divBdr>
    </w:div>
    <w:div w:id="593711367">
      <w:bodyDiv w:val="1"/>
      <w:marLeft w:val="0"/>
      <w:marRight w:val="0"/>
      <w:marTop w:val="0"/>
      <w:marBottom w:val="0"/>
      <w:divBdr>
        <w:top w:val="none" w:sz="0" w:space="0" w:color="auto"/>
        <w:left w:val="none" w:sz="0" w:space="0" w:color="auto"/>
        <w:bottom w:val="none" w:sz="0" w:space="0" w:color="auto"/>
        <w:right w:val="none" w:sz="0" w:space="0" w:color="auto"/>
      </w:divBdr>
    </w:div>
    <w:div w:id="595598663">
      <w:bodyDiv w:val="1"/>
      <w:marLeft w:val="0"/>
      <w:marRight w:val="0"/>
      <w:marTop w:val="0"/>
      <w:marBottom w:val="0"/>
      <w:divBdr>
        <w:top w:val="none" w:sz="0" w:space="0" w:color="auto"/>
        <w:left w:val="none" w:sz="0" w:space="0" w:color="auto"/>
        <w:bottom w:val="none" w:sz="0" w:space="0" w:color="auto"/>
        <w:right w:val="none" w:sz="0" w:space="0" w:color="auto"/>
      </w:divBdr>
    </w:div>
    <w:div w:id="597258276">
      <w:bodyDiv w:val="1"/>
      <w:marLeft w:val="0"/>
      <w:marRight w:val="0"/>
      <w:marTop w:val="0"/>
      <w:marBottom w:val="0"/>
      <w:divBdr>
        <w:top w:val="none" w:sz="0" w:space="0" w:color="auto"/>
        <w:left w:val="none" w:sz="0" w:space="0" w:color="auto"/>
        <w:bottom w:val="none" w:sz="0" w:space="0" w:color="auto"/>
        <w:right w:val="none" w:sz="0" w:space="0" w:color="auto"/>
      </w:divBdr>
    </w:div>
    <w:div w:id="598415684">
      <w:bodyDiv w:val="1"/>
      <w:marLeft w:val="0"/>
      <w:marRight w:val="0"/>
      <w:marTop w:val="0"/>
      <w:marBottom w:val="0"/>
      <w:divBdr>
        <w:top w:val="none" w:sz="0" w:space="0" w:color="F7F7F7"/>
        <w:left w:val="none" w:sz="0" w:space="0" w:color="F7F7F7"/>
        <w:bottom w:val="none" w:sz="0" w:space="0" w:color="F7F7F7"/>
        <w:right w:val="none" w:sz="0" w:space="0" w:color="F7F7F7"/>
      </w:divBdr>
      <w:divsChild>
        <w:div w:id="1031956551">
          <w:marLeft w:val="0"/>
          <w:marRight w:val="0"/>
          <w:marTop w:val="0"/>
          <w:marBottom w:val="0"/>
          <w:divBdr>
            <w:top w:val="single" w:sz="6" w:space="0" w:color="4A677F"/>
            <w:left w:val="single" w:sz="6" w:space="0" w:color="4A677F"/>
            <w:bottom w:val="threeDEngrave" w:sz="6" w:space="0" w:color="4A677F"/>
            <w:right w:val="single" w:sz="6" w:space="0" w:color="4A677F"/>
          </w:divBdr>
          <w:divsChild>
            <w:div w:id="1148013975">
              <w:marLeft w:val="0"/>
              <w:marRight w:val="0"/>
              <w:marTop w:val="0"/>
              <w:marBottom w:val="0"/>
              <w:divBdr>
                <w:top w:val="none" w:sz="0" w:space="0" w:color="auto"/>
                <w:left w:val="none" w:sz="0" w:space="0" w:color="auto"/>
                <w:bottom w:val="none" w:sz="0" w:space="0" w:color="auto"/>
                <w:right w:val="none" w:sz="0" w:space="0" w:color="auto"/>
              </w:divBdr>
              <w:divsChild>
                <w:div w:id="663775788">
                  <w:marLeft w:val="0"/>
                  <w:marRight w:val="0"/>
                  <w:marTop w:val="0"/>
                  <w:marBottom w:val="0"/>
                  <w:divBdr>
                    <w:top w:val="none" w:sz="0" w:space="0" w:color="auto"/>
                    <w:left w:val="none" w:sz="0" w:space="0" w:color="auto"/>
                    <w:bottom w:val="none" w:sz="0" w:space="0" w:color="auto"/>
                    <w:right w:val="none" w:sz="0" w:space="0" w:color="auto"/>
                  </w:divBdr>
                  <w:divsChild>
                    <w:div w:id="146946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346771">
      <w:bodyDiv w:val="1"/>
      <w:marLeft w:val="0"/>
      <w:marRight w:val="0"/>
      <w:marTop w:val="0"/>
      <w:marBottom w:val="0"/>
      <w:divBdr>
        <w:top w:val="none" w:sz="0" w:space="0" w:color="auto"/>
        <w:left w:val="none" w:sz="0" w:space="0" w:color="auto"/>
        <w:bottom w:val="none" w:sz="0" w:space="0" w:color="auto"/>
        <w:right w:val="none" w:sz="0" w:space="0" w:color="auto"/>
      </w:divBdr>
    </w:div>
    <w:div w:id="606809821">
      <w:bodyDiv w:val="1"/>
      <w:marLeft w:val="0"/>
      <w:marRight w:val="0"/>
      <w:marTop w:val="0"/>
      <w:marBottom w:val="0"/>
      <w:divBdr>
        <w:top w:val="none" w:sz="0" w:space="0" w:color="auto"/>
        <w:left w:val="none" w:sz="0" w:space="0" w:color="auto"/>
        <w:bottom w:val="none" w:sz="0" w:space="0" w:color="auto"/>
        <w:right w:val="none" w:sz="0" w:space="0" w:color="auto"/>
      </w:divBdr>
    </w:div>
    <w:div w:id="607155371">
      <w:bodyDiv w:val="1"/>
      <w:marLeft w:val="0"/>
      <w:marRight w:val="0"/>
      <w:marTop w:val="0"/>
      <w:marBottom w:val="0"/>
      <w:divBdr>
        <w:top w:val="none" w:sz="0" w:space="0" w:color="auto"/>
        <w:left w:val="none" w:sz="0" w:space="0" w:color="auto"/>
        <w:bottom w:val="none" w:sz="0" w:space="0" w:color="auto"/>
        <w:right w:val="none" w:sz="0" w:space="0" w:color="auto"/>
      </w:divBdr>
    </w:div>
    <w:div w:id="608662479">
      <w:bodyDiv w:val="1"/>
      <w:marLeft w:val="0"/>
      <w:marRight w:val="0"/>
      <w:marTop w:val="0"/>
      <w:marBottom w:val="0"/>
      <w:divBdr>
        <w:top w:val="none" w:sz="0" w:space="0" w:color="auto"/>
        <w:left w:val="none" w:sz="0" w:space="0" w:color="auto"/>
        <w:bottom w:val="none" w:sz="0" w:space="0" w:color="auto"/>
        <w:right w:val="none" w:sz="0" w:space="0" w:color="auto"/>
      </w:divBdr>
    </w:div>
    <w:div w:id="609121792">
      <w:bodyDiv w:val="1"/>
      <w:marLeft w:val="0"/>
      <w:marRight w:val="0"/>
      <w:marTop w:val="0"/>
      <w:marBottom w:val="0"/>
      <w:divBdr>
        <w:top w:val="none" w:sz="0" w:space="0" w:color="auto"/>
        <w:left w:val="none" w:sz="0" w:space="0" w:color="auto"/>
        <w:bottom w:val="none" w:sz="0" w:space="0" w:color="auto"/>
        <w:right w:val="none" w:sz="0" w:space="0" w:color="auto"/>
      </w:divBdr>
    </w:div>
    <w:div w:id="609171142">
      <w:bodyDiv w:val="1"/>
      <w:marLeft w:val="0"/>
      <w:marRight w:val="0"/>
      <w:marTop w:val="0"/>
      <w:marBottom w:val="0"/>
      <w:divBdr>
        <w:top w:val="none" w:sz="0" w:space="0" w:color="auto"/>
        <w:left w:val="none" w:sz="0" w:space="0" w:color="auto"/>
        <w:bottom w:val="none" w:sz="0" w:space="0" w:color="auto"/>
        <w:right w:val="none" w:sz="0" w:space="0" w:color="auto"/>
      </w:divBdr>
    </w:div>
    <w:div w:id="610355822">
      <w:bodyDiv w:val="1"/>
      <w:marLeft w:val="0"/>
      <w:marRight w:val="0"/>
      <w:marTop w:val="0"/>
      <w:marBottom w:val="0"/>
      <w:divBdr>
        <w:top w:val="none" w:sz="0" w:space="0" w:color="auto"/>
        <w:left w:val="none" w:sz="0" w:space="0" w:color="auto"/>
        <w:bottom w:val="none" w:sz="0" w:space="0" w:color="auto"/>
        <w:right w:val="none" w:sz="0" w:space="0" w:color="auto"/>
      </w:divBdr>
    </w:div>
    <w:div w:id="610816091">
      <w:bodyDiv w:val="1"/>
      <w:marLeft w:val="0"/>
      <w:marRight w:val="0"/>
      <w:marTop w:val="0"/>
      <w:marBottom w:val="0"/>
      <w:divBdr>
        <w:top w:val="none" w:sz="0" w:space="0" w:color="auto"/>
        <w:left w:val="none" w:sz="0" w:space="0" w:color="auto"/>
        <w:bottom w:val="none" w:sz="0" w:space="0" w:color="auto"/>
        <w:right w:val="none" w:sz="0" w:space="0" w:color="auto"/>
      </w:divBdr>
    </w:div>
    <w:div w:id="612831463">
      <w:bodyDiv w:val="1"/>
      <w:marLeft w:val="0"/>
      <w:marRight w:val="0"/>
      <w:marTop w:val="0"/>
      <w:marBottom w:val="0"/>
      <w:divBdr>
        <w:top w:val="none" w:sz="0" w:space="0" w:color="auto"/>
        <w:left w:val="none" w:sz="0" w:space="0" w:color="auto"/>
        <w:bottom w:val="none" w:sz="0" w:space="0" w:color="auto"/>
        <w:right w:val="none" w:sz="0" w:space="0" w:color="auto"/>
      </w:divBdr>
    </w:div>
    <w:div w:id="614752961">
      <w:bodyDiv w:val="1"/>
      <w:marLeft w:val="0"/>
      <w:marRight w:val="0"/>
      <w:marTop w:val="0"/>
      <w:marBottom w:val="0"/>
      <w:divBdr>
        <w:top w:val="none" w:sz="0" w:space="0" w:color="auto"/>
        <w:left w:val="none" w:sz="0" w:space="0" w:color="auto"/>
        <w:bottom w:val="none" w:sz="0" w:space="0" w:color="auto"/>
        <w:right w:val="none" w:sz="0" w:space="0" w:color="auto"/>
      </w:divBdr>
    </w:div>
    <w:div w:id="618494362">
      <w:bodyDiv w:val="1"/>
      <w:marLeft w:val="0"/>
      <w:marRight w:val="0"/>
      <w:marTop w:val="0"/>
      <w:marBottom w:val="0"/>
      <w:divBdr>
        <w:top w:val="none" w:sz="0" w:space="0" w:color="auto"/>
        <w:left w:val="none" w:sz="0" w:space="0" w:color="auto"/>
        <w:bottom w:val="none" w:sz="0" w:space="0" w:color="auto"/>
        <w:right w:val="none" w:sz="0" w:space="0" w:color="auto"/>
      </w:divBdr>
    </w:div>
    <w:div w:id="618756376">
      <w:bodyDiv w:val="1"/>
      <w:marLeft w:val="0"/>
      <w:marRight w:val="0"/>
      <w:marTop w:val="0"/>
      <w:marBottom w:val="0"/>
      <w:divBdr>
        <w:top w:val="none" w:sz="0" w:space="0" w:color="auto"/>
        <w:left w:val="none" w:sz="0" w:space="0" w:color="auto"/>
        <w:bottom w:val="none" w:sz="0" w:space="0" w:color="auto"/>
        <w:right w:val="none" w:sz="0" w:space="0" w:color="auto"/>
      </w:divBdr>
    </w:div>
    <w:div w:id="619578918">
      <w:bodyDiv w:val="1"/>
      <w:marLeft w:val="0"/>
      <w:marRight w:val="0"/>
      <w:marTop w:val="0"/>
      <w:marBottom w:val="0"/>
      <w:divBdr>
        <w:top w:val="none" w:sz="0" w:space="0" w:color="auto"/>
        <w:left w:val="none" w:sz="0" w:space="0" w:color="auto"/>
        <w:bottom w:val="none" w:sz="0" w:space="0" w:color="auto"/>
        <w:right w:val="none" w:sz="0" w:space="0" w:color="auto"/>
      </w:divBdr>
    </w:div>
    <w:div w:id="619846019">
      <w:bodyDiv w:val="1"/>
      <w:marLeft w:val="0"/>
      <w:marRight w:val="0"/>
      <w:marTop w:val="0"/>
      <w:marBottom w:val="0"/>
      <w:divBdr>
        <w:top w:val="none" w:sz="0" w:space="0" w:color="auto"/>
        <w:left w:val="none" w:sz="0" w:space="0" w:color="auto"/>
        <w:bottom w:val="none" w:sz="0" w:space="0" w:color="auto"/>
        <w:right w:val="none" w:sz="0" w:space="0" w:color="auto"/>
      </w:divBdr>
    </w:div>
    <w:div w:id="620495173">
      <w:bodyDiv w:val="1"/>
      <w:marLeft w:val="0"/>
      <w:marRight w:val="0"/>
      <w:marTop w:val="0"/>
      <w:marBottom w:val="0"/>
      <w:divBdr>
        <w:top w:val="none" w:sz="0" w:space="0" w:color="auto"/>
        <w:left w:val="none" w:sz="0" w:space="0" w:color="auto"/>
        <w:bottom w:val="none" w:sz="0" w:space="0" w:color="auto"/>
        <w:right w:val="none" w:sz="0" w:space="0" w:color="auto"/>
      </w:divBdr>
    </w:div>
    <w:div w:id="620841518">
      <w:bodyDiv w:val="1"/>
      <w:marLeft w:val="0"/>
      <w:marRight w:val="0"/>
      <w:marTop w:val="0"/>
      <w:marBottom w:val="0"/>
      <w:divBdr>
        <w:top w:val="none" w:sz="0" w:space="0" w:color="auto"/>
        <w:left w:val="none" w:sz="0" w:space="0" w:color="auto"/>
        <w:bottom w:val="none" w:sz="0" w:space="0" w:color="auto"/>
        <w:right w:val="none" w:sz="0" w:space="0" w:color="auto"/>
      </w:divBdr>
    </w:div>
    <w:div w:id="622886685">
      <w:bodyDiv w:val="1"/>
      <w:marLeft w:val="0"/>
      <w:marRight w:val="0"/>
      <w:marTop w:val="0"/>
      <w:marBottom w:val="0"/>
      <w:divBdr>
        <w:top w:val="none" w:sz="0" w:space="0" w:color="auto"/>
        <w:left w:val="none" w:sz="0" w:space="0" w:color="auto"/>
        <w:bottom w:val="none" w:sz="0" w:space="0" w:color="auto"/>
        <w:right w:val="none" w:sz="0" w:space="0" w:color="auto"/>
      </w:divBdr>
    </w:div>
    <w:div w:id="622924621">
      <w:bodyDiv w:val="1"/>
      <w:marLeft w:val="0"/>
      <w:marRight w:val="0"/>
      <w:marTop w:val="0"/>
      <w:marBottom w:val="0"/>
      <w:divBdr>
        <w:top w:val="none" w:sz="0" w:space="0" w:color="auto"/>
        <w:left w:val="none" w:sz="0" w:space="0" w:color="auto"/>
        <w:bottom w:val="none" w:sz="0" w:space="0" w:color="auto"/>
        <w:right w:val="none" w:sz="0" w:space="0" w:color="auto"/>
      </w:divBdr>
    </w:div>
    <w:div w:id="623581179">
      <w:bodyDiv w:val="1"/>
      <w:marLeft w:val="0"/>
      <w:marRight w:val="0"/>
      <w:marTop w:val="0"/>
      <w:marBottom w:val="0"/>
      <w:divBdr>
        <w:top w:val="none" w:sz="0" w:space="0" w:color="auto"/>
        <w:left w:val="none" w:sz="0" w:space="0" w:color="auto"/>
        <w:bottom w:val="none" w:sz="0" w:space="0" w:color="auto"/>
        <w:right w:val="none" w:sz="0" w:space="0" w:color="auto"/>
      </w:divBdr>
    </w:div>
    <w:div w:id="624653099">
      <w:bodyDiv w:val="1"/>
      <w:marLeft w:val="0"/>
      <w:marRight w:val="0"/>
      <w:marTop w:val="0"/>
      <w:marBottom w:val="0"/>
      <w:divBdr>
        <w:top w:val="none" w:sz="0" w:space="0" w:color="auto"/>
        <w:left w:val="none" w:sz="0" w:space="0" w:color="auto"/>
        <w:bottom w:val="none" w:sz="0" w:space="0" w:color="auto"/>
        <w:right w:val="none" w:sz="0" w:space="0" w:color="auto"/>
      </w:divBdr>
    </w:div>
    <w:div w:id="627509494">
      <w:bodyDiv w:val="1"/>
      <w:marLeft w:val="0"/>
      <w:marRight w:val="0"/>
      <w:marTop w:val="0"/>
      <w:marBottom w:val="0"/>
      <w:divBdr>
        <w:top w:val="none" w:sz="0" w:space="0" w:color="auto"/>
        <w:left w:val="none" w:sz="0" w:space="0" w:color="auto"/>
        <w:bottom w:val="none" w:sz="0" w:space="0" w:color="auto"/>
        <w:right w:val="none" w:sz="0" w:space="0" w:color="auto"/>
      </w:divBdr>
    </w:div>
    <w:div w:id="629478505">
      <w:bodyDiv w:val="1"/>
      <w:marLeft w:val="0"/>
      <w:marRight w:val="0"/>
      <w:marTop w:val="0"/>
      <w:marBottom w:val="0"/>
      <w:divBdr>
        <w:top w:val="none" w:sz="0" w:space="0" w:color="auto"/>
        <w:left w:val="none" w:sz="0" w:space="0" w:color="auto"/>
        <w:bottom w:val="none" w:sz="0" w:space="0" w:color="auto"/>
        <w:right w:val="none" w:sz="0" w:space="0" w:color="auto"/>
      </w:divBdr>
    </w:div>
    <w:div w:id="629868455">
      <w:bodyDiv w:val="1"/>
      <w:marLeft w:val="0"/>
      <w:marRight w:val="0"/>
      <w:marTop w:val="0"/>
      <w:marBottom w:val="0"/>
      <w:divBdr>
        <w:top w:val="none" w:sz="0" w:space="0" w:color="auto"/>
        <w:left w:val="none" w:sz="0" w:space="0" w:color="auto"/>
        <w:bottom w:val="none" w:sz="0" w:space="0" w:color="auto"/>
        <w:right w:val="none" w:sz="0" w:space="0" w:color="auto"/>
      </w:divBdr>
    </w:div>
    <w:div w:id="629870472">
      <w:bodyDiv w:val="1"/>
      <w:marLeft w:val="0"/>
      <w:marRight w:val="0"/>
      <w:marTop w:val="0"/>
      <w:marBottom w:val="0"/>
      <w:divBdr>
        <w:top w:val="none" w:sz="0" w:space="0" w:color="auto"/>
        <w:left w:val="none" w:sz="0" w:space="0" w:color="auto"/>
        <w:bottom w:val="none" w:sz="0" w:space="0" w:color="auto"/>
        <w:right w:val="none" w:sz="0" w:space="0" w:color="auto"/>
      </w:divBdr>
    </w:div>
    <w:div w:id="631860267">
      <w:bodyDiv w:val="1"/>
      <w:marLeft w:val="0"/>
      <w:marRight w:val="0"/>
      <w:marTop w:val="0"/>
      <w:marBottom w:val="0"/>
      <w:divBdr>
        <w:top w:val="none" w:sz="0" w:space="0" w:color="auto"/>
        <w:left w:val="none" w:sz="0" w:space="0" w:color="auto"/>
        <w:bottom w:val="none" w:sz="0" w:space="0" w:color="auto"/>
        <w:right w:val="none" w:sz="0" w:space="0" w:color="auto"/>
      </w:divBdr>
    </w:div>
    <w:div w:id="635569053">
      <w:bodyDiv w:val="1"/>
      <w:marLeft w:val="0"/>
      <w:marRight w:val="0"/>
      <w:marTop w:val="0"/>
      <w:marBottom w:val="0"/>
      <w:divBdr>
        <w:top w:val="none" w:sz="0" w:space="0" w:color="auto"/>
        <w:left w:val="none" w:sz="0" w:space="0" w:color="auto"/>
        <w:bottom w:val="none" w:sz="0" w:space="0" w:color="auto"/>
        <w:right w:val="none" w:sz="0" w:space="0" w:color="auto"/>
      </w:divBdr>
    </w:div>
    <w:div w:id="635573104">
      <w:bodyDiv w:val="1"/>
      <w:marLeft w:val="0"/>
      <w:marRight w:val="0"/>
      <w:marTop w:val="0"/>
      <w:marBottom w:val="0"/>
      <w:divBdr>
        <w:top w:val="none" w:sz="0" w:space="0" w:color="auto"/>
        <w:left w:val="none" w:sz="0" w:space="0" w:color="auto"/>
        <w:bottom w:val="none" w:sz="0" w:space="0" w:color="auto"/>
        <w:right w:val="none" w:sz="0" w:space="0" w:color="auto"/>
      </w:divBdr>
    </w:div>
    <w:div w:id="636767359">
      <w:bodyDiv w:val="1"/>
      <w:marLeft w:val="0"/>
      <w:marRight w:val="0"/>
      <w:marTop w:val="0"/>
      <w:marBottom w:val="0"/>
      <w:divBdr>
        <w:top w:val="none" w:sz="0" w:space="0" w:color="auto"/>
        <w:left w:val="none" w:sz="0" w:space="0" w:color="auto"/>
        <w:bottom w:val="none" w:sz="0" w:space="0" w:color="auto"/>
        <w:right w:val="none" w:sz="0" w:space="0" w:color="auto"/>
      </w:divBdr>
    </w:div>
    <w:div w:id="637731976">
      <w:bodyDiv w:val="1"/>
      <w:marLeft w:val="0"/>
      <w:marRight w:val="0"/>
      <w:marTop w:val="0"/>
      <w:marBottom w:val="0"/>
      <w:divBdr>
        <w:top w:val="none" w:sz="0" w:space="0" w:color="auto"/>
        <w:left w:val="none" w:sz="0" w:space="0" w:color="auto"/>
        <w:bottom w:val="none" w:sz="0" w:space="0" w:color="auto"/>
        <w:right w:val="none" w:sz="0" w:space="0" w:color="auto"/>
      </w:divBdr>
    </w:div>
    <w:div w:id="641740391">
      <w:bodyDiv w:val="1"/>
      <w:marLeft w:val="0"/>
      <w:marRight w:val="0"/>
      <w:marTop w:val="0"/>
      <w:marBottom w:val="0"/>
      <w:divBdr>
        <w:top w:val="none" w:sz="0" w:space="0" w:color="auto"/>
        <w:left w:val="none" w:sz="0" w:space="0" w:color="auto"/>
        <w:bottom w:val="none" w:sz="0" w:space="0" w:color="auto"/>
        <w:right w:val="none" w:sz="0" w:space="0" w:color="auto"/>
      </w:divBdr>
    </w:div>
    <w:div w:id="642271934">
      <w:bodyDiv w:val="1"/>
      <w:marLeft w:val="0"/>
      <w:marRight w:val="0"/>
      <w:marTop w:val="0"/>
      <w:marBottom w:val="0"/>
      <w:divBdr>
        <w:top w:val="none" w:sz="0" w:space="0" w:color="auto"/>
        <w:left w:val="none" w:sz="0" w:space="0" w:color="auto"/>
        <w:bottom w:val="none" w:sz="0" w:space="0" w:color="auto"/>
        <w:right w:val="none" w:sz="0" w:space="0" w:color="auto"/>
      </w:divBdr>
    </w:div>
    <w:div w:id="642466312">
      <w:bodyDiv w:val="1"/>
      <w:marLeft w:val="0"/>
      <w:marRight w:val="0"/>
      <w:marTop w:val="0"/>
      <w:marBottom w:val="0"/>
      <w:divBdr>
        <w:top w:val="none" w:sz="0" w:space="0" w:color="auto"/>
        <w:left w:val="none" w:sz="0" w:space="0" w:color="auto"/>
        <w:bottom w:val="none" w:sz="0" w:space="0" w:color="auto"/>
        <w:right w:val="none" w:sz="0" w:space="0" w:color="auto"/>
      </w:divBdr>
    </w:div>
    <w:div w:id="643704970">
      <w:bodyDiv w:val="1"/>
      <w:marLeft w:val="0"/>
      <w:marRight w:val="0"/>
      <w:marTop w:val="0"/>
      <w:marBottom w:val="0"/>
      <w:divBdr>
        <w:top w:val="none" w:sz="0" w:space="0" w:color="auto"/>
        <w:left w:val="none" w:sz="0" w:space="0" w:color="auto"/>
        <w:bottom w:val="none" w:sz="0" w:space="0" w:color="auto"/>
        <w:right w:val="none" w:sz="0" w:space="0" w:color="auto"/>
      </w:divBdr>
    </w:div>
    <w:div w:id="644747434">
      <w:bodyDiv w:val="1"/>
      <w:marLeft w:val="0"/>
      <w:marRight w:val="0"/>
      <w:marTop w:val="0"/>
      <w:marBottom w:val="0"/>
      <w:divBdr>
        <w:top w:val="none" w:sz="0" w:space="0" w:color="auto"/>
        <w:left w:val="none" w:sz="0" w:space="0" w:color="auto"/>
        <w:bottom w:val="none" w:sz="0" w:space="0" w:color="auto"/>
        <w:right w:val="none" w:sz="0" w:space="0" w:color="auto"/>
      </w:divBdr>
    </w:div>
    <w:div w:id="646322552">
      <w:bodyDiv w:val="1"/>
      <w:marLeft w:val="0"/>
      <w:marRight w:val="0"/>
      <w:marTop w:val="0"/>
      <w:marBottom w:val="0"/>
      <w:divBdr>
        <w:top w:val="none" w:sz="0" w:space="0" w:color="auto"/>
        <w:left w:val="none" w:sz="0" w:space="0" w:color="auto"/>
        <w:bottom w:val="none" w:sz="0" w:space="0" w:color="auto"/>
        <w:right w:val="none" w:sz="0" w:space="0" w:color="auto"/>
      </w:divBdr>
    </w:div>
    <w:div w:id="647518049">
      <w:bodyDiv w:val="1"/>
      <w:marLeft w:val="0"/>
      <w:marRight w:val="0"/>
      <w:marTop w:val="0"/>
      <w:marBottom w:val="0"/>
      <w:divBdr>
        <w:top w:val="none" w:sz="0" w:space="0" w:color="auto"/>
        <w:left w:val="none" w:sz="0" w:space="0" w:color="auto"/>
        <w:bottom w:val="none" w:sz="0" w:space="0" w:color="auto"/>
        <w:right w:val="none" w:sz="0" w:space="0" w:color="auto"/>
      </w:divBdr>
    </w:div>
    <w:div w:id="649405165">
      <w:bodyDiv w:val="1"/>
      <w:marLeft w:val="0"/>
      <w:marRight w:val="0"/>
      <w:marTop w:val="0"/>
      <w:marBottom w:val="0"/>
      <w:divBdr>
        <w:top w:val="none" w:sz="0" w:space="0" w:color="auto"/>
        <w:left w:val="none" w:sz="0" w:space="0" w:color="auto"/>
        <w:bottom w:val="none" w:sz="0" w:space="0" w:color="auto"/>
        <w:right w:val="none" w:sz="0" w:space="0" w:color="auto"/>
      </w:divBdr>
    </w:div>
    <w:div w:id="649797207">
      <w:bodyDiv w:val="1"/>
      <w:marLeft w:val="0"/>
      <w:marRight w:val="0"/>
      <w:marTop w:val="0"/>
      <w:marBottom w:val="0"/>
      <w:divBdr>
        <w:top w:val="none" w:sz="0" w:space="0" w:color="auto"/>
        <w:left w:val="none" w:sz="0" w:space="0" w:color="auto"/>
        <w:bottom w:val="none" w:sz="0" w:space="0" w:color="auto"/>
        <w:right w:val="none" w:sz="0" w:space="0" w:color="auto"/>
      </w:divBdr>
    </w:div>
    <w:div w:id="649945290">
      <w:bodyDiv w:val="1"/>
      <w:marLeft w:val="0"/>
      <w:marRight w:val="0"/>
      <w:marTop w:val="0"/>
      <w:marBottom w:val="0"/>
      <w:divBdr>
        <w:top w:val="none" w:sz="0" w:space="0" w:color="auto"/>
        <w:left w:val="none" w:sz="0" w:space="0" w:color="auto"/>
        <w:bottom w:val="none" w:sz="0" w:space="0" w:color="auto"/>
        <w:right w:val="none" w:sz="0" w:space="0" w:color="auto"/>
      </w:divBdr>
    </w:div>
    <w:div w:id="650600754">
      <w:bodyDiv w:val="1"/>
      <w:marLeft w:val="0"/>
      <w:marRight w:val="0"/>
      <w:marTop w:val="0"/>
      <w:marBottom w:val="0"/>
      <w:divBdr>
        <w:top w:val="none" w:sz="0" w:space="0" w:color="auto"/>
        <w:left w:val="none" w:sz="0" w:space="0" w:color="auto"/>
        <w:bottom w:val="none" w:sz="0" w:space="0" w:color="auto"/>
        <w:right w:val="none" w:sz="0" w:space="0" w:color="auto"/>
      </w:divBdr>
    </w:div>
    <w:div w:id="651525053">
      <w:bodyDiv w:val="1"/>
      <w:marLeft w:val="0"/>
      <w:marRight w:val="0"/>
      <w:marTop w:val="0"/>
      <w:marBottom w:val="0"/>
      <w:divBdr>
        <w:top w:val="none" w:sz="0" w:space="0" w:color="auto"/>
        <w:left w:val="none" w:sz="0" w:space="0" w:color="auto"/>
        <w:bottom w:val="none" w:sz="0" w:space="0" w:color="auto"/>
        <w:right w:val="none" w:sz="0" w:space="0" w:color="auto"/>
      </w:divBdr>
    </w:div>
    <w:div w:id="652609442">
      <w:bodyDiv w:val="1"/>
      <w:marLeft w:val="0"/>
      <w:marRight w:val="0"/>
      <w:marTop w:val="0"/>
      <w:marBottom w:val="0"/>
      <w:divBdr>
        <w:top w:val="none" w:sz="0" w:space="0" w:color="auto"/>
        <w:left w:val="none" w:sz="0" w:space="0" w:color="auto"/>
        <w:bottom w:val="none" w:sz="0" w:space="0" w:color="auto"/>
        <w:right w:val="none" w:sz="0" w:space="0" w:color="auto"/>
      </w:divBdr>
    </w:div>
    <w:div w:id="653221362">
      <w:bodyDiv w:val="1"/>
      <w:marLeft w:val="0"/>
      <w:marRight w:val="0"/>
      <w:marTop w:val="0"/>
      <w:marBottom w:val="0"/>
      <w:divBdr>
        <w:top w:val="none" w:sz="0" w:space="0" w:color="auto"/>
        <w:left w:val="none" w:sz="0" w:space="0" w:color="auto"/>
        <w:bottom w:val="none" w:sz="0" w:space="0" w:color="auto"/>
        <w:right w:val="none" w:sz="0" w:space="0" w:color="auto"/>
      </w:divBdr>
    </w:div>
    <w:div w:id="656498056">
      <w:bodyDiv w:val="1"/>
      <w:marLeft w:val="0"/>
      <w:marRight w:val="0"/>
      <w:marTop w:val="0"/>
      <w:marBottom w:val="0"/>
      <w:divBdr>
        <w:top w:val="none" w:sz="0" w:space="0" w:color="auto"/>
        <w:left w:val="none" w:sz="0" w:space="0" w:color="auto"/>
        <w:bottom w:val="none" w:sz="0" w:space="0" w:color="auto"/>
        <w:right w:val="none" w:sz="0" w:space="0" w:color="auto"/>
      </w:divBdr>
    </w:div>
    <w:div w:id="656761302">
      <w:bodyDiv w:val="1"/>
      <w:marLeft w:val="0"/>
      <w:marRight w:val="0"/>
      <w:marTop w:val="0"/>
      <w:marBottom w:val="0"/>
      <w:divBdr>
        <w:top w:val="none" w:sz="0" w:space="0" w:color="auto"/>
        <w:left w:val="none" w:sz="0" w:space="0" w:color="auto"/>
        <w:bottom w:val="none" w:sz="0" w:space="0" w:color="auto"/>
        <w:right w:val="none" w:sz="0" w:space="0" w:color="auto"/>
      </w:divBdr>
    </w:div>
    <w:div w:id="658726389">
      <w:bodyDiv w:val="1"/>
      <w:marLeft w:val="0"/>
      <w:marRight w:val="0"/>
      <w:marTop w:val="0"/>
      <w:marBottom w:val="0"/>
      <w:divBdr>
        <w:top w:val="none" w:sz="0" w:space="0" w:color="auto"/>
        <w:left w:val="none" w:sz="0" w:space="0" w:color="auto"/>
        <w:bottom w:val="none" w:sz="0" w:space="0" w:color="auto"/>
        <w:right w:val="none" w:sz="0" w:space="0" w:color="auto"/>
      </w:divBdr>
    </w:div>
    <w:div w:id="658851195">
      <w:bodyDiv w:val="1"/>
      <w:marLeft w:val="0"/>
      <w:marRight w:val="0"/>
      <w:marTop w:val="0"/>
      <w:marBottom w:val="0"/>
      <w:divBdr>
        <w:top w:val="none" w:sz="0" w:space="0" w:color="auto"/>
        <w:left w:val="none" w:sz="0" w:space="0" w:color="auto"/>
        <w:bottom w:val="none" w:sz="0" w:space="0" w:color="auto"/>
        <w:right w:val="none" w:sz="0" w:space="0" w:color="auto"/>
      </w:divBdr>
    </w:div>
    <w:div w:id="660698881">
      <w:bodyDiv w:val="1"/>
      <w:marLeft w:val="0"/>
      <w:marRight w:val="0"/>
      <w:marTop w:val="0"/>
      <w:marBottom w:val="0"/>
      <w:divBdr>
        <w:top w:val="none" w:sz="0" w:space="0" w:color="auto"/>
        <w:left w:val="none" w:sz="0" w:space="0" w:color="auto"/>
        <w:bottom w:val="none" w:sz="0" w:space="0" w:color="auto"/>
        <w:right w:val="none" w:sz="0" w:space="0" w:color="auto"/>
      </w:divBdr>
    </w:div>
    <w:div w:id="660735363">
      <w:bodyDiv w:val="1"/>
      <w:marLeft w:val="0"/>
      <w:marRight w:val="0"/>
      <w:marTop w:val="0"/>
      <w:marBottom w:val="0"/>
      <w:divBdr>
        <w:top w:val="none" w:sz="0" w:space="0" w:color="auto"/>
        <w:left w:val="none" w:sz="0" w:space="0" w:color="auto"/>
        <w:bottom w:val="none" w:sz="0" w:space="0" w:color="auto"/>
        <w:right w:val="none" w:sz="0" w:space="0" w:color="auto"/>
      </w:divBdr>
    </w:div>
    <w:div w:id="663506850">
      <w:bodyDiv w:val="1"/>
      <w:marLeft w:val="0"/>
      <w:marRight w:val="0"/>
      <w:marTop w:val="0"/>
      <w:marBottom w:val="0"/>
      <w:divBdr>
        <w:top w:val="none" w:sz="0" w:space="0" w:color="auto"/>
        <w:left w:val="none" w:sz="0" w:space="0" w:color="auto"/>
        <w:bottom w:val="none" w:sz="0" w:space="0" w:color="auto"/>
        <w:right w:val="none" w:sz="0" w:space="0" w:color="auto"/>
      </w:divBdr>
    </w:div>
    <w:div w:id="664288536">
      <w:bodyDiv w:val="1"/>
      <w:marLeft w:val="0"/>
      <w:marRight w:val="0"/>
      <w:marTop w:val="0"/>
      <w:marBottom w:val="0"/>
      <w:divBdr>
        <w:top w:val="none" w:sz="0" w:space="0" w:color="auto"/>
        <w:left w:val="none" w:sz="0" w:space="0" w:color="auto"/>
        <w:bottom w:val="none" w:sz="0" w:space="0" w:color="auto"/>
        <w:right w:val="none" w:sz="0" w:space="0" w:color="auto"/>
      </w:divBdr>
    </w:div>
    <w:div w:id="664863587">
      <w:bodyDiv w:val="1"/>
      <w:marLeft w:val="0"/>
      <w:marRight w:val="0"/>
      <w:marTop w:val="0"/>
      <w:marBottom w:val="0"/>
      <w:divBdr>
        <w:top w:val="none" w:sz="0" w:space="0" w:color="auto"/>
        <w:left w:val="none" w:sz="0" w:space="0" w:color="auto"/>
        <w:bottom w:val="none" w:sz="0" w:space="0" w:color="auto"/>
        <w:right w:val="none" w:sz="0" w:space="0" w:color="auto"/>
      </w:divBdr>
    </w:div>
    <w:div w:id="665789189">
      <w:bodyDiv w:val="1"/>
      <w:marLeft w:val="0"/>
      <w:marRight w:val="0"/>
      <w:marTop w:val="0"/>
      <w:marBottom w:val="0"/>
      <w:divBdr>
        <w:top w:val="none" w:sz="0" w:space="0" w:color="auto"/>
        <w:left w:val="none" w:sz="0" w:space="0" w:color="auto"/>
        <w:bottom w:val="none" w:sz="0" w:space="0" w:color="auto"/>
        <w:right w:val="none" w:sz="0" w:space="0" w:color="auto"/>
      </w:divBdr>
    </w:div>
    <w:div w:id="670911592">
      <w:bodyDiv w:val="1"/>
      <w:marLeft w:val="0"/>
      <w:marRight w:val="0"/>
      <w:marTop w:val="0"/>
      <w:marBottom w:val="0"/>
      <w:divBdr>
        <w:top w:val="none" w:sz="0" w:space="0" w:color="auto"/>
        <w:left w:val="none" w:sz="0" w:space="0" w:color="auto"/>
        <w:bottom w:val="none" w:sz="0" w:space="0" w:color="auto"/>
        <w:right w:val="none" w:sz="0" w:space="0" w:color="auto"/>
      </w:divBdr>
    </w:div>
    <w:div w:id="672100742">
      <w:bodyDiv w:val="1"/>
      <w:marLeft w:val="0"/>
      <w:marRight w:val="0"/>
      <w:marTop w:val="0"/>
      <w:marBottom w:val="0"/>
      <w:divBdr>
        <w:top w:val="none" w:sz="0" w:space="0" w:color="auto"/>
        <w:left w:val="none" w:sz="0" w:space="0" w:color="auto"/>
        <w:bottom w:val="none" w:sz="0" w:space="0" w:color="auto"/>
        <w:right w:val="none" w:sz="0" w:space="0" w:color="auto"/>
      </w:divBdr>
    </w:div>
    <w:div w:id="673996932">
      <w:bodyDiv w:val="1"/>
      <w:marLeft w:val="0"/>
      <w:marRight w:val="0"/>
      <w:marTop w:val="0"/>
      <w:marBottom w:val="0"/>
      <w:divBdr>
        <w:top w:val="none" w:sz="0" w:space="0" w:color="auto"/>
        <w:left w:val="none" w:sz="0" w:space="0" w:color="auto"/>
        <w:bottom w:val="none" w:sz="0" w:space="0" w:color="auto"/>
        <w:right w:val="none" w:sz="0" w:space="0" w:color="auto"/>
      </w:divBdr>
    </w:div>
    <w:div w:id="674309293">
      <w:bodyDiv w:val="1"/>
      <w:marLeft w:val="0"/>
      <w:marRight w:val="0"/>
      <w:marTop w:val="0"/>
      <w:marBottom w:val="0"/>
      <w:divBdr>
        <w:top w:val="none" w:sz="0" w:space="0" w:color="auto"/>
        <w:left w:val="none" w:sz="0" w:space="0" w:color="auto"/>
        <w:bottom w:val="none" w:sz="0" w:space="0" w:color="auto"/>
        <w:right w:val="none" w:sz="0" w:space="0" w:color="auto"/>
      </w:divBdr>
    </w:div>
    <w:div w:id="676276197">
      <w:bodyDiv w:val="1"/>
      <w:marLeft w:val="0"/>
      <w:marRight w:val="0"/>
      <w:marTop w:val="0"/>
      <w:marBottom w:val="0"/>
      <w:divBdr>
        <w:top w:val="none" w:sz="0" w:space="0" w:color="auto"/>
        <w:left w:val="none" w:sz="0" w:space="0" w:color="auto"/>
        <w:bottom w:val="none" w:sz="0" w:space="0" w:color="auto"/>
        <w:right w:val="none" w:sz="0" w:space="0" w:color="auto"/>
      </w:divBdr>
    </w:div>
    <w:div w:id="676998805">
      <w:bodyDiv w:val="1"/>
      <w:marLeft w:val="0"/>
      <w:marRight w:val="0"/>
      <w:marTop w:val="0"/>
      <w:marBottom w:val="0"/>
      <w:divBdr>
        <w:top w:val="none" w:sz="0" w:space="0" w:color="auto"/>
        <w:left w:val="none" w:sz="0" w:space="0" w:color="auto"/>
        <w:bottom w:val="none" w:sz="0" w:space="0" w:color="auto"/>
        <w:right w:val="none" w:sz="0" w:space="0" w:color="auto"/>
      </w:divBdr>
    </w:div>
    <w:div w:id="677468266">
      <w:bodyDiv w:val="1"/>
      <w:marLeft w:val="0"/>
      <w:marRight w:val="0"/>
      <w:marTop w:val="0"/>
      <w:marBottom w:val="0"/>
      <w:divBdr>
        <w:top w:val="none" w:sz="0" w:space="0" w:color="auto"/>
        <w:left w:val="none" w:sz="0" w:space="0" w:color="auto"/>
        <w:bottom w:val="none" w:sz="0" w:space="0" w:color="auto"/>
        <w:right w:val="none" w:sz="0" w:space="0" w:color="auto"/>
      </w:divBdr>
    </w:div>
    <w:div w:id="678774566">
      <w:bodyDiv w:val="1"/>
      <w:marLeft w:val="0"/>
      <w:marRight w:val="0"/>
      <w:marTop w:val="0"/>
      <w:marBottom w:val="0"/>
      <w:divBdr>
        <w:top w:val="none" w:sz="0" w:space="0" w:color="auto"/>
        <w:left w:val="none" w:sz="0" w:space="0" w:color="auto"/>
        <w:bottom w:val="none" w:sz="0" w:space="0" w:color="auto"/>
        <w:right w:val="none" w:sz="0" w:space="0" w:color="auto"/>
      </w:divBdr>
    </w:div>
    <w:div w:id="680665748">
      <w:bodyDiv w:val="1"/>
      <w:marLeft w:val="0"/>
      <w:marRight w:val="0"/>
      <w:marTop w:val="0"/>
      <w:marBottom w:val="0"/>
      <w:divBdr>
        <w:top w:val="none" w:sz="0" w:space="0" w:color="auto"/>
        <w:left w:val="none" w:sz="0" w:space="0" w:color="auto"/>
        <w:bottom w:val="none" w:sz="0" w:space="0" w:color="auto"/>
        <w:right w:val="none" w:sz="0" w:space="0" w:color="auto"/>
      </w:divBdr>
    </w:div>
    <w:div w:id="681204804">
      <w:bodyDiv w:val="1"/>
      <w:marLeft w:val="0"/>
      <w:marRight w:val="0"/>
      <w:marTop w:val="0"/>
      <w:marBottom w:val="0"/>
      <w:divBdr>
        <w:top w:val="none" w:sz="0" w:space="0" w:color="auto"/>
        <w:left w:val="none" w:sz="0" w:space="0" w:color="auto"/>
        <w:bottom w:val="none" w:sz="0" w:space="0" w:color="auto"/>
        <w:right w:val="none" w:sz="0" w:space="0" w:color="auto"/>
      </w:divBdr>
    </w:div>
    <w:div w:id="681475843">
      <w:bodyDiv w:val="1"/>
      <w:marLeft w:val="0"/>
      <w:marRight w:val="0"/>
      <w:marTop w:val="0"/>
      <w:marBottom w:val="0"/>
      <w:divBdr>
        <w:top w:val="none" w:sz="0" w:space="0" w:color="auto"/>
        <w:left w:val="none" w:sz="0" w:space="0" w:color="auto"/>
        <w:bottom w:val="none" w:sz="0" w:space="0" w:color="auto"/>
        <w:right w:val="none" w:sz="0" w:space="0" w:color="auto"/>
      </w:divBdr>
    </w:div>
    <w:div w:id="682514470">
      <w:bodyDiv w:val="1"/>
      <w:marLeft w:val="0"/>
      <w:marRight w:val="0"/>
      <w:marTop w:val="0"/>
      <w:marBottom w:val="0"/>
      <w:divBdr>
        <w:top w:val="none" w:sz="0" w:space="0" w:color="auto"/>
        <w:left w:val="none" w:sz="0" w:space="0" w:color="auto"/>
        <w:bottom w:val="none" w:sz="0" w:space="0" w:color="auto"/>
        <w:right w:val="none" w:sz="0" w:space="0" w:color="auto"/>
      </w:divBdr>
    </w:div>
    <w:div w:id="683943036">
      <w:bodyDiv w:val="1"/>
      <w:marLeft w:val="0"/>
      <w:marRight w:val="0"/>
      <w:marTop w:val="0"/>
      <w:marBottom w:val="0"/>
      <w:divBdr>
        <w:top w:val="none" w:sz="0" w:space="0" w:color="auto"/>
        <w:left w:val="none" w:sz="0" w:space="0" w:color="auto"/>
        <w:bottom w:val="none" w:sz="0" w:space="0" w:color="auto"/>
        <w:right w:val="none" w:sz="0" w:space="0" w:color="auto"/>
      </w:divBdr>
    </w:div>
    <w:div w:id="684942399">
      <w:bodyDiv w:val="1"/>
      <w:marLeft w:val="0"/>
      <w:marRight w:val="0"/>
      <w:marTop w:val="0"/>
      <w:marBottom w:val="0"/>
      <w:divBdr>
        <w:top w:val="none" w:sz="0" w:space="0" w:color="auto"/>
        <w:left w:val="none" w:sz="0" w:space="0" w:color="auto"/>
        <w:bottom w:val="none" w:sz="0" w:space="0" w:color="auto"/>
        <w:right w:val="none" w:sz="0" w:space="0" w:color="auto"/>
      </w:divBdr>
    </w:div>
    <w:div w:id="686446468">
      <w:bodyDiv w:val="1"/>
      <w:marLeft w:val="0"/>
      <w:marRight w:val="0"/>
      <w:marTop w:val="0"/>
      <w:marBottom w:val="0"/>
      <w:divBdr>
        <w:top w:val="none" w:sz="0" w:space="0" w:color="auto"/>
        <w:left w:val="none" w:sz="0" w:space="0" w:color="auto"/>
        <w:bottom w:val="none" w:sz="0" w:space="0" w:color="auto"/>
        <w:right w:val="none" w:sz="0" w:space="0" w:color="auto"/>
      </w:divBdr>
    </w:div>
    <w:div w:id="689259337">
      <w:bodyDiv w:val="1"/>
      <w:marLeft w:val="0"/>
      <w:marRight w:val="0"/>
      <w:marTop w:val="0"/>
      <w:marBottom w:val="0"/>
      <w:divBdr>
        <w:top w:val="none" w:sz="0" w:space="0" w:color="auto"/>
        <w:left w:val="none" w:sz="0" w:space="0" w:color="auto"/>
        <w:bottom w:val="none" w:sz="0" w:space="0" w:color="auto"/>
        <w:right w:val="none" w:sz="0" w:space="0" w:color="auto"/>
      </w:divBdr>
    </w:div>
    <w:div w:id="689839345">
      <w:bodyDiv w:val="1"/>
      <w:marLeft w:val="0"/>
      <w:marRight w:val="0"/>
      <w:marTop w:val="0"/>
      <w:marBottom w:val="0"/>
      <w:divBdr>
        <w:top w:val="none" w:sz="0" w:space="0" w:color="auto"/>
        <w:left w:val="none" w:sz="0" w:space="0" w:color="auto"/>
        <w:bottom w:val="none" w:sz="0" w:space="0" w:color="auto"/>
        <w:right w:val="none" w:sz="0" w:space="0" w:color="auto"/>
      </w:divBdr>
    </w:div>
    <w:div w:id="689914806">
      <w:bodyDiv w:val="1"/>
      <w:marLeft w:val="0"/>
      <w:marRight w:val="0"/>
      <w:marTop w:val="0"/>
      <w:marBottom w:val="0"/>
      <w:divBdr>
        <w:top w:val="none" w:sz="0" w:space="0" w:color="auto"/>
        <w:left w:val="none" w:sz="0" w:space="0" w:color="auto"/>
        <w:bottom w:val="none" w:sz="0" w:space="0" w:color="auto"/>
        <w:right w:val="none" w:sz="0" w:space="0" w:color="auto"/>
      </w:divBdr>
    </w:div>
    <w:div w:id="690765810">
      <w:bodyDiv w:val="1"/>
      <w:marLeft w:val="0"/>
      <w:marRight w:val="0"/>
      <w:marTop w:val="0"/>
      <w:marBottom w:val="0"/>
      <w:divBdr>
        <w:top w:val="none" w:sz="0" w:space="0" w:color="auto"/>
        <w:left w:val="none" w:sz="0" w:space="0" w:color="auto"/>
        <w:bottom w:val="none" w:sz="0" w:space="0" w:color="auto"/>
        <w:right w:val="none" w:sz="0" w:space="0" w:color="auto"/>
      </w:divBdr>
    </w:div>
    <w:div w:id="693120002">
      <w:bodyDiv w:val="1"/>
      <w:marLeft w:val="0"/>
      <w:marRight w:val="0"/>
      <w:marTop w:val="0"/>
      <w:marBottom w:val="0"/>
      <w:divBdr>
        <w:top w:val="none" w:sz="0" w:space="0" w:color="auto"/>
        <w:left w:val="none" w:sz="0" w:space="0" w:color="auto"/>
        <w:bottom w:val="none" w:sz="0" w:space="0" w:color="auto"/>
        <w:right w:val="none" w:sz="0" w:space="0" w:color="auto"/>
      </w:divBdr>
    </w:div>
    <w:div w:id="693192923">
      <w:bodyDiv w:val="1"/>
      <w:marLeft w:val="0"/>
      <w:marRight w:val="0"/>
      <w:marTop w:val="0"/>
      <w:marBottom w:val="0"/>
      <w:divBdr>
        <w:top w:val="none" w:sz="0" w:space="0" w:color="auto"/>
        <w:left w:val="none" w:sz="0" w:space="0" w:color="auto"/>
        <w:bottom w:val="none" w:sz="0" w:space="0" w:color="auto"/>
        <w:right w:val="none" w:sz="0" w:space="0" w:color="auto"/>
      </w:divBdr>
    </w:div>
    <w:div w:id="694576176">
      <w:bodyDiv w:val="1"/>
      <w:marLeft w:val="0"/>
      <w:marRight w:val="0"/>
      <w:marTop w:val="0"/>
      <w:marBottom w:val="0"/>
      <w:divBdr>
        <w:top w:val="none" w:sz="0" w:space="0" w:color="auto"/>
        <w:left w:val="none" w:sz="0" w:space="0" w:color="auto"/>
        <w:bottom w:val="none" w:sz="0" w:space="0" w:color="auto"/>
        <w:right w:val="none" w:sz="0" w:space="0" w:color="auto"/>
      </w:divBdr>
    </w:div>
    <w:div w:id="695542857">
      <w:bodyDiv w:val="1"/>
      <w:marLeft w:val="0"/>
      <w:marRight w:val="0"/>
      <w:marTop w:val="0"/>
      <w:marBottom w:val="0"/>
      <w:divBdr>
        <w:top w:val="none" w:sz="0" w:space="0" w:color="auto"/>
        <w:left w:val="none" w:sz="0" w:space="0" w:color="auto"/>
        <w:bottom w:val="none" w:sz="0" w:space="0" w:color="auto"/>
        <w:right w:val="none" w:sz="0" w:space="0" w:color="auto"/>
      </w:divBdr>
    </w:div>
    <w:div w:id="697896027">
      <w:bodyDiv w:val="1"/>
      <w:marLeft w:val="0"/>
      <w:marRight w:val="0"/>
      <w:marTop w:val="0"/>
      <w:marBottom w:val="0"/>
      <w:divBdr>
        <w:top w:val="none" w:sz="0" w:space="0" w:color="auto"/>
        <w:left w:val="none" w:sz="0" w:space="0" w:color="auto"/>
        <w:bottom w:val="none" w:sz="0" w:space="0" w:color="auto"/>
        <w:right w:val="none" w:sz="0" w:space="0" w:color="auto"/>
      </w:divBdr>
    </w:div>
    <w:div w:id="699283764">
      <w:bodyDiv w:val="1"/>
      <w:marLeft w:val="0"/>
      <w:marRight w:val="0"/>
      <w:marTop w:val="0"/>
      <w:marBottom w:val="0"/>
      <w:divBdr>
        <w:top w:val="none" w:sz="0" w:space="0" w:color="auto"/>
        <w:left w:val="none" w:sz="0" w:space="0" w:color="auto"/>
        <w:bottom w:val="none" w:sz="0" w:space="0" w:color="auto"/>
        <w:right w:val="none" w:sz="0" w:space="0" w:color="auto"/>
      </w:divBdr>
    </w:div>
    <w:div w:id="699552412">
      <w:bodyDiv w:val="1"/>
      <w:marLeft w:val="0"/>
      <w:marRight w:val="0"/>
      <w:marTop w:val="0"/>
      <w:marBottom w:val="0"/>
      <w:divBdr>
        <w:top w:val="none" w:sz="0" w:space="0" w:color="auto"/>
        <w:left w:val="none" w:sz="0" w:space="0" w:color="auto"/>
        <w:bottom w:val="none" w:sz="0" w:space="0" w:color="auto"/>
        <w:right w:val="none" w:sz="0" w:space="0" w:color="auto"/>
      </w:divBdr>
    </w:div>
    <w:div w:id="702170037">
      <w:bodyDiv w:val="1"/>
      <w:marLeft w:val="0"/>
      <w:marRight w:val="0"/>
      <w:marTop w:val="0"/>
      <w:marBottom w:val="0"/>
      <w:divBdr>
        <w:top w:val="none" w:sz="0" w:space="0" w:color="auto"/>
        <w:left w:val="none" w:sz="0" w:space="0" w:color="auto"/>
        <w:bottom w:val="none" w:sz="0" w:space="0" w:color="auto"/>
        <w:right w:val="none" w:sz="0" w:space="0" w:color="auto"/>
      </w:divBdr>
    </w:div>
    <w:div w:id="702680655">
      <w:bodyDiv w:val="1"/>
      <w:marLeft w:val="0"/>
      <w:marRight w:val="0"/>
      <w:marTop w:val="0"/>
      <w:marBottom w:val="0"/>
      <w:divBdr>
        <w:top w:val="none" w:sz="0" w:space="0" w:color="auto"/>
        <w:left w:val="none" w:sz="0" w:space="0" w:color="auto"/>
        <w:bottom w:val="none" w:sz="0" w:space="0" w:color="auto"/>
        <w:right w:val="none" w:sz="0" w:space="0" w:color="auto"/>
      </w:divBdr>
    </w:div>
    <w:div w:id="704521453">
      <w:bodyDiv w:val="1"/>
      <w:marLeft w:val="0"/>
      <w:marRight w:val="0"/>
      <w:marTop w:val="0"/>
      <w:marBottom w:val="0"/>
      <w:divBdr>
        <w:top w:val="none" w:sz="0" w:space="0" w:color="auto"/>
        <w:left w:val="none" w:sz="0" w:space="0" w:color="auto"/>
        <w:bottom w:val="none" w:sz="0" w:space="0" w:color="auto"/>
        <w:right w:val="none" w:sz="0" w:space="0" w:color="auto"/>
      </w:divBdr>
    </w:div>
    <w:div w:id="704788489">
      <w:bodyDiv w:val="1"/>
      <w:marLeft w:val="0"/>
      <w:marRight w:val="0"/>
      <w:marTop w:val="0"/>
      <w:marBottom w:val="0"/>
      <w:divBdr>
        <w:top w:val="none" w:sz="0" w:space="0" w:color="auto"/>
        <w:left w:val="none" w:sz="0" w:space="0" w:color="auto"/>
        <w:bottom w:val="none" w:sz="0" w:space="0" w:color="auto"/>
        <w:right w:val="none" w:sz="0" w:space="0" w:color="auto"/>
      </w:divBdr>
    </w:div>
    <w:div w:id="705177810">
      <w:bodyDiv w:val="1"/>
      <w:marLeft w:val="0"/>
      <w:marRight w:val="0"/>
      <w:marTop w:val="0"/>
      <w:marBottom w:val="0"/>
      <w:divBdr>
        <w:top w:val="none" w:sz="0" w:space="0" w:color="auto"/>
        <w:left w:val="none" w:sz="0" w:space="0" w:color="auto"/>
        <w:bottom w:val="none" w:sz="0" w:space="0" w:color="auto"/>
        <w:right w:val="none" w:sz="0" w:space="0" w:color="auto"/>
      </w:divBdr>
    </w:div>
    <w:div w:id="707146137">
      <w:bodyDiv w:val="1"/>
      <w:marLeft w:val="0"/>
      <w:marRight w:val="0"/>
      <w:marTop w:val="0"/>
      <w:marBottom w:val="0"/>
      <w:divBdr>
        <w:top w:val="none" w:sz="0" w:space="0" w:color="auto"/>
        <w:left w:val="none" w:sz="0" w:space="0" w:color="auto"/>
        <w:bottom w:val="none" w:sz="0" w:space="0" w:color="auto"/>
        <w:right w:val="none" w:sz="0" w:space="0" w:color="auto"/>
      </w:divBdr>
    </w:div>
    <w:div w:id="708336732">
      <w:bodyDiv w:val="1"/>
      <w:marLeft w:val="0"/>
      <w:marRight w:val="0"/>
      <w:marTop w:val="0"/>
      <w:marBottom w:val="0"/>
      <w:divBdr>
        <w:top w:val="none" w:sz="0" w:space="0" w:color="auto"/>
        <w:left w:val="none" w:sz="0" w:space="0" w:color="auto"/>
        <w:bottom w:val="none" w:sz="0" w:space="0" w:color="auto"/>
        <w:right w:val="none" w:sz="0" w:space="0" w:color="auto"/>
      </w:divBdr>
    </w:div>
    <w:div w:id="709038057">
      <w:bodyDiv w:val="1"/>
      <w:marLeft w:val="0"/>
      <w:marRight w:val="0"/>
      <w:marTop w:val="0"/>
      <w:marBottom w:val="0"/>
      <w:divBdr>
        <w:top w:val="none" w:sz="0" w:space="0" w:color="auto"/>
        <w:left w:val="none" w:sz="0" w:space="0" w:color="auto"/>
        <w:bottom w:val="none" w:sz="0" w:space="0" w:color="auto"/>
        <w:right w:val="none" w:sz="0" w:space="0" w:color="auto"/>
      </w:divBdr>
    </w:div>
    <w:div w:id="709308488">
      <w:bodyDiv w:val="1"/>
      <w:marLeft w:val="0"/>
      <w:marRight w:val="0"/>
      <w:marTop w:val="0"/>
      <w:marBottom w:val="0"/>
      <w:divBdr>
        <w:top w:val="none" w:sz="0" w:space="0" w:color="auto"/>
        <w:left w:val="none" w:sz="0" w:space="0" w:color="auto"/>
        <w:bottom w:val="none" w:sz="0" w:space="0" w:color="auto"/>
        <w:right w:val="none" w:sz="0" w:space="0" w:color="auto"/>
      </w:divBdr>
    </w:div>
    <w:div w:id="709719225">
      <w:bodyDiv w:val="1"/>
      <w:marLeft w:val="0"/>
      <w:marRight w:val="0"/>
      <w:marTop w:val="0"/>
      <w:marBottom w:val="0"/>
      <w:divBdr>
        <w:top w:val="none" w:sz="0" w:space="0" w:color="auto"/>
        <w:left w:val="none" w:sz="0" w:space="0" w:color="auto"/>
        <w:bottom w:val="none" w:sz="0" w:space="0" w:color="auto"/>
        <w:right w:val="none" w:sz="0" w:space="0" w:color="auto"/>
      </w:divBdr>
    </w:div>
    <w:div w:id="710769299">
      <w:bodyDiv w:val="1"/>
      <w:marLeft w:val="0"/>
      <w:marRight w:val="0"/>
      <w:marTop w:val="0"/>
      <w:marBottom w:val="0"/>
      <w:divBdr>
        <w:top w:val="none" w:sz="0" w:space="0" w:color="auto"/>
        <w:left w:val="none" w:sz="0" w:space="0" w:color="auto"/>
        <w:bottom w:val="none" w:sz="0" w:space="0" w:color="auto"/>
        <w:right w:val="none" w:sz="0" w:space="0" w:color="auto"/>
      </w:divBdr>
    </w:div>
    <w:div w:id="711803820">
      <w:bodyDiv w:val="1"/>
      <w:marLeft w:val="0"/>
      <w:marRight w:val="0"/>
      <w:marTop w:val="0"/>
      <w:marBottom w:val="0"/>
      <w:divBdr>
        <w:top w:val="none" w:sz="0" w:space="0" w:color="auto"/>
        <w:left w:val="none" w:sz="0" w:space="0" w:color="auto"/>
        <w:bottom w:val="none" w:sz="0" w:space="0" w:color="auto"/>
        <w:right w:val="none" w:sz="0" w:space="0" w:color="auto"/>
      </w:divBdr>
    </w:div>
    <w:div w:id="713391465">
      <w:bodyDiv w:val="1"/>
      <w:marLeft w:val="0"/>
      <w:marRight w:val="0"/>
      <w:marTop w:val="0"/>
      <w:marBottom w:val="0"/>
      <w:divBdr>
        <w:top w:val="none" w:sz="0" w:space="0" w:color="auto"/>
        <w:left w:val="none" w:sz="0" w:space="0" w:color="auto"/>
        <w:bottom w:val="none" w:sz="0" w:space="0" w:color="auto"/>
        <w:right w:val="none" w:sz="0" w:space="0" w:color="auto"/>
      </w:divBdr>
    </w:div>
    <w:div w:id="716389706">
      <w:bodyDiv w:val="1"/>
      <w:marLeft w:val="0"/>
      <w:marRight w:val="0"/>
      <w:marTop w:val="0"/>
      <w:marBottom w:val="0"/>
      <w:divBdr>
        <w:top w:val="none" w:sz="0" w:space="0" w:color="auto"/>
        <w:left w:val="none" w:sz="0" w:space="0" w:color="auto"/>
        <w:bottom w:val="none" w:sz="0" w:space="0" w:color="auto"/>
        <w:right w:val="none" w:sz="0" w:space="0" w:color="auto"/>
      </w:divBdr>
    </w:div>
    <w:div w:id="716970930">
      <w:bodyDiv w:val="1"/>
      <w:marLeft w:val="0"/>
      <w:marRight w:val="0"/>
      <w:marTop w:val="0"/>
      <w:marBottom w:val="0"/>
      <w:divBdr>
        <w:top w:val="none" w:sz="0" w:space="0" w:color="auto"/>
        <w:left w:val="none" w:sz="0" w:space="0" w:color="auto"/>
        <w:bottom w:val="none" w:sz="0" w:space="0" w:color="auto"/>
        <w:right w:val="none" w:sz="0" w:space="0" w:color="auto"/>
      </w:divBdr>
    </w:div>
    <w:div w:id="718474331">
      <w:bodyDiv w:val="1"/>
      <w:marLeft w:val="0"/>
      <w:marRight w:val="0"/>
      <w:marTop w:val="0"/>
      <w:marBottom w:val="0"/>
      <w:divBdr>
        <w:top w:val="none" w:sz="0" w:space="0" w:color="auto"/>
        <w:left w:val="none" w:sz="0" w:space="0" w:color="auto"/>
        <w:bottom w:val="none" w:sz="0" w:space="0" w:color="auto"/>
        <w:right w:val="none" w:sz="0" w:space="0" w:color="auto"/>
      </w:divBdr>
    </w:div>
    <w:div w:id="718629212">
      <w:bodyDiv w:val="1"/>
      <w:marLeft w:val="0"/>
      <w:marRight w:val="0"/>
      <w:marTop w:val="0"/>
      <w:marBottom w:val="0"/>
      <w:divBdr>
        <w:top w:val="none" w:sz="0" w:space="0" w:color="auto"/>
        <w:left w:val="none" w:sz="0" w:space="0" w:color="auto"/>
        <w:bottom w:val="none" w:sz="0" w:space="0" w:color="auto"/>
        <w:right w:val="none" w:sz="0" w:space="0" w:color="auto"/>
      </w:divBdr>
    </w:div>
    <w:div w:id="718943438">
      <w:bodyDiv w:val="1"/>
      <w:marLeft w:val="0"/>
      <w:marRight w:val="0"/>
      <w:marTop w:val="0"/>
      <w:marBottom w:val="0"/>
      <w:divBdr>
        <w:top w:val="none" w:sz="0" w:space="0" w:color="auto"/>
        <w:left w:val="none" w:sz="0" w:space="0" w:color="auto"/>
        <w:bottom w:val="none" w:sz="0" w:space="0" w:color="auto"/>
        <w:right w:val="none" w:sz="0" w:space="0" w:color="auto"/>
      </w:divBdr>
    </w:div>
    <w:div w:id="719481686">
      <w:bodyDiv w:val="1"/>
      <w:marLeft w:val="0"/>
      <w:marRight w:val="0"/>
      <w:marTop w:val="0"/>
      <w:marBottom w:val="0"/>
      <w:divBdr>
        <w:top w:val="none" w:sz="0" w:space="0" w:color="auto"/>
        <w:left w:val="none" w:sz="0" w:space="0" w:color="auto"/>
        <w:bottom w:val="none" w:sz="0" w:space="0" w:color="auto"/>
        <w:right w:val="none" w:sz="0" w:space="0" w:color="auto"/>
      </w:divBdr>
    </w:div>
    <w:div w:id="720254053">
      <w:bodyDiv w:val="1"/>
      <w:marLeft w:val="0"/>
      <w:marRight w:val="0"/>
      <w:marTop w:val="0"/>
      <w:marBottom w:val="0"/>
      <w:divBdr>
        <w:top w:val="none" w:sz="0" w:space="0" w:color="auto"/>
        <w:left w:val="none" w:sz="0" w:space="0" w:color="auto"/>
        <w:bottom w:val="none" w:sz="0" w:space="0" w:color="auto"/>
        <w:right w:val="none" w:sz="0" w:space="0" w:color="auto"/>
      </w:divBdr>
    </w:div>
    <w:div w:id="720401159">
      <w:bodyDiv w:val="1"/>
      <w:marLeft w:val="0"/>
      <w:marRight w:val="0"/>
      <w:marTop w:val="0"/>
      <w:marBottom w:val="0"/>
      <w:divBdr>
        <w:top w:val="none" w:sz="0" w:space="0" w:color="auto"/>
        <w:left w:val="none" w:sz="0" w:space="0" w:color="auto"/>
        <w:bottom w:val="none" w:sz="0" w:space="0" w:color="auto"/>
        <w:right w:val="none" w:sz="0" w:space="0" w:color="auto"/>
      </w:divBdr>
    </w:div>
    <w:div w:id="721976535">
      <w:bodyDiv w:val="1"/>
      <w:marLeft w:val="0"/>
      <w:marRight w:val="0"/>
      <w:marTop w:val="0"/>
      <w:marBottom w:val="0"/>
      <w:divBdr>
        <w:top w:val="none" w:sz="0" w:space="0" w:color="auto"/>
        <w:left w:val="none" w:sz="0" w:space="0" w:color="auto"/>
        <w:bottom w:val="none" w:sz="0" w:space="0" w:color="auto"/>
        <w:right w:val="none" w:sz="0" w:space="0" w:color="auto"/>
      </w:divBdr>
    </w:div>
    <w:div w:id="723287356">
      <w:bodyDiv w:val="1"/>
      <w:marLeft w:val="0"/>
      <w:marRight w:val="0"/>
      <w:marTop w:val="0"/>
      <w:marBottom w:val="0"/>
      <w:divBdr>
        <w:top w:val="none" w:sz="0" w:space="0" w:color="auto"/>
        <w:left w:val="none" w:sz="0" w:space="0" w:color="auto"/>
        <w:bottom w:val="none" w:sz="0" w:space="0" w:color="auto"/>
        <w:right w:val="none" w:sz="0" w:space="0" w:color="auto"/>
      </w:divBdr>
    </w:div>
    <w:div w:id="723866899">
      <w:bodyDiv w:val="1"/>
      <w:marLeft w:val="0"/>
      <w:marRight w:val="0"/>
      <w:marTop w:val="0"/>
      <w:marBottom w:val="0"/>
      <w:divBdr>
        <w:top w:val="none" w:sz="0" w:space="0" w:color="auto"/>
        <w:left w:val="none" w:sz="0" w:space="0" w:color="auto"/>
        <w:bottom w:val="none" w:sz="0" w:space="0" w:color="auto"/>
        <w:right w:val="none" w:sz="0" w:space="0" w:color="auto"/>
      </w:divBdr>
    </w:div>
    <w:div w:id="724451350">
      <w:bodyDiv w:val="1"/>
      <w:marLeft w:val="0"/>
      <w:marRight w:val="0"/>
      <w:marTop w:val="0"/>
      <w:marBottom w:val="0"/>
      <w:divBdr>
        <w:top w:val="none" w:sz="0" w:space="0" w:color="auto"/>
        <w:left w:val="none" w:sz="0" w:space="0" w:color="auto"/>
        <w:bottom w:val="none" w:sz="0" w:space="0" w:color="auto"/>
        <w:right w:val="none" w:sz="0" w:space="0" w:color="auto"/>
      </w:divBdr>
    </w:div>
    <w:div w:id="725879880">
      <w:bodyDiv w:val="1"/>
      <w:marLeft w:val="0"/>
      <w:marRight w:val="0"/>
      <w:marTop w:val="0"/>
      <w:marBottom w:val="0"/>
      <w:divBdr>
        <w:top w:val="none" w:sz="0" w:space="0" w:color="auto"/>
        <w:left w:val="none" w:sz="0" w:space="0" w:color="auto"/>
        <w:bottom w:val="none" w:sz="0" w:space="0" w:color="auto"/>
        <w:right w:val="none" w:sz="0" w:space="0" w:color="auto"/>
      </w:divBdr>
    </w:div>
    <w:div w:id="726146947">
      <w:bodyDiv w:val="1"/>
      <w:marLeft w:val="0"/>
      <w:marRight w:val="0"/>
      <w:marTop w:val="0"/>
      <w:marBottom w:val="0"/>
      <w:divBdr>
        <w:top w:val="none" w:sz="0" w:space="0" w:color="auto"/>
        <w:left w:val="none" w:sz="0" w:space="0" w:color="auto"/>
        <w:bottom w:val="none" w:sz="0" w:space="0" w:color="auto"/>
        <w:right w:val="none" w:sz="0" w:space="0" w:color="auto"/>
      </w:divBdr>
    </w:div>
    <w:div w:id="726803710">
      <w:bodyDiv w:val="1"/>
      <w:marLeft w:val="0"/>
      <w:marRight w:val="0"/>
      <w:marTop w:val="0"/>
      <w:marBottom w:val="0"/>
      <w:divBdr>
        <w:top w:val="none" w:sz="0" w:space="0" w:color="auto"/>
        <w:left w:val="none" w:sz="0" w:space="0" w:color="auto"/>
        <w:bottom w:val="none" w:sz="0" w:space="0" w:color="auto"/>
        <w:right w:val="none" w:sz="0" w:space="0" w:color="auto"/>
      </w:divBdr>
    </w:div>
    <w:div w:id="728069351">
      <w:bodyDiv w:val="1"/>
      <w:marLeft w:val="0"/>
      <w:marRight w:val="0"/>
      <w:marTop w:val="0"/>
      <w:marBottom w:val="0"/>
      <w:divBdr>
        <w:top w:val="none" w:sz="0" w:space="0" w:color="auto"/>
        <w:left w:val="none" w:sz="0" w:space="0" w:color="auto"/>
        <w:bottom w:val="none" w:sz="0" w:space="0" w:color="auto"/>
        <w:right w:val="none" w:sz="0" w:space="0" w:color="auto"/>
      </w:divBdr>
    </w:div>
    <w:div w:id="728380881">
      <w:bodyDiv w:val="1"/>
      <w:marLeft w:val="0"/>
      <w:marRight w:val="0"/>
      <w:marTop w:val="0"/>
      <w:marBottom w:val="0"/>
      <w:divBdr>
        <w:top w:val="none" w:sz="0" w:space="0" w:color="auto"/>
        <w:left w:val="none" w:sz="0" w:space="0" w:color="auto"/>
        <w:bottom w:val="none" w:sz="0" w:space="0" w:color="auto"/>
        <w:right w:val="none" w:sz="0" w:space="0" w:color="auto"/>
      </w:divBdr>
    </w:div>
    <w:div w:id="728653456">
      <w:bodyDiv w:val="1"/>
      <w:marLeft w:val="0"/>
      <w:marRight w:val="0"/>
      <w:marTop w:val="0"/>
      <w:marBottom w:val="0"/>
      <w:divBdr>
        <w:top w:val="none" w:sz="0" w:space="0" w:color="auto"/>
        <w:left w:val="none" w:sz="0" w:space="0" w:color="auto"/>
        <w:bottom w:val="none" w:sz="0" w:space="0" w:color="auto"/>
        <w:right w:val="none" w:sz="0" w:space="0" w:color="auto"/>
      </w:divBdr>
    </w:div>
    <w:div w:id="729035930">
      <w:bodyDiv w:val="1"/>
      <w:marLeft w:val="0"/>
      <w:marRight w:val="0"/>
      <w:marTop w:val="0"/>
      <w:marBottom w:val="0"/>
      <w:divBdr>
        <w:top w:val="none" w:sz="0" w:space="0" w:color="auto"/>
        <w:left w:val="none" w:sz="0" w:space="0" w:color="auto"/>
        <w:bottom w:val="none" w:sz="0" w:space="0" w:color="auto"/>
        <w:right w:val="none" w:sz="0" w:space="0" w:color="auto"/>
      </w:divBdr>
    </w:div>
    <w:div w:id="730688132">
      <w:bodyDiv w:val="1"/>
      <w:marLeft w:val="0"/>
      <w:marRight w:val="0"/>
      <w:marTop w:val="0"/>
      <w:marBottom w:val="0"/>
      <w:divBdr>
        <w:top w:val="none" w:sz="0" w:space="0" w:color="auto"/>
        <w:left w:val="none" w:sz="0" w:space="0" w:color="auto"/>
        <w:bottom w:val="none" w:sz="0" w:space="0" w:color="auto"/>
        <w:right w:val="none" w:sz="0" w:space="0" w:color="auto"/>
      </w:divBdr>
    </w:div>
    <w:div w:id="731347515">
      <w:bodyDiv w:val="1"/>
      <w:marLeft w:val="0"/>
      <w:marRight w:val="0"/>
      <w:marTop w:val="0"/>
      <w:marBottom w:val="0"/>
      <w:divBdr>
        <w:top w:val="none" w:sz="0" w:space="0" w:color="auto"/>
        <w:left w:val="none" w:sz="0" w:space="0" w:color="auto"/>
        <w:bottom w:val="none" w:sz="0" w:space="0" w:color="auto"/>
        <w:right w:val="none" w:sz="0" w:space="0" w:color="auto"/>
      </w:divBdr>
    </w:div>
    <w:div w:id="731778083">
      <w:bodyDiv w:val="1"/>
      <w:marLeft w:val="0"/>
      <w:marRight w:val="0"/>
      <w:marTop w:val="0"/>
      <w:marBottom w:val="0"/>
      <w:divBdr>
        <w:top w:val="none" w:sz="0" w:space="0" w:color="auto"/>
        <w:left w:val="none" w:sz="0" w:space="0" w:color="auto"/>
        <w:bottom w:val="none" w:sz="0" w:space="0" w:color="auto"/>
        <w:right w:val="none" w:sz="0" w:space="0" w:color="auto"/>
      </w:divBdr>
    </w:div>
    <w:div w:id="732891243">
      <w:bodyDiv w:val="1"/>
      <w:marLeft w:val="0"/>
      <w:marRight w:val="0"/>
      <w:marTop w:val="0"/>
      <w:marBottom w:val="0"/>
      <w:divBdr>
        <w:top w:val="none" w:sz="0" w:space="0" w:color="auto"/>
        <w:left w:val="none" w:sz="0" w:space="0" w:color="auto"/>
        <w:bottom w:val="none" w:sz="0" w:space="0" w:color="auto"/>
        <w:right w:val="none" w:sz="0" w:space="0" w:color="auto"/>
      </w:divBdr>
    </w:div>
    <w:div w:id="734551855">
      <w:bodyDiv w:val="1"/>
      <w:marLeft w:val="0"/>
      <w:marRight w:val="0"/>
      <w:marTop w:val="0"/>
      <w:marBottom w:val="0"/>
      <w:divBdr>
        <w:top w:val="none" w:sz="0" w:space="0" w:color="auto"/>
        <w:left w:val="none" w:sz="0" w:space="0" w:color="auto"/>
        <w:bottom w:val="none" w:sz="0" w:space="0" w:color="auto"/>
        <w:right w:val="none" w:sz="0" w:space="0" w:color="auto"/>
      </w:divBdr>
    </w:div>
    <w:div w:id="734742014">
      <w:bodyDiv w:val="1"/>
      <w:marLeft w:val="0"/>
      <w:marRight w:val="0"/>
      <w:marTop w:val="0"/>
      <w:marBottom w:val="0"/>
      <w:divBdr>
        <w:top w:val="none" w:sz="0" w:space="0" w:color="auto"/>
        <w:left w:val="none" w:sz="0" w:space="0" w:color="auto"/>
        <w:bottom w:val="none" w:sz="0" w:space="0" w:color="auto"/>
        <w:right w:val="none" w:sz="0" w:space="0" w:color="auto"/>
      </w:divBdr>
    </w:div>
    <w:div w:id="737829593">
      <w:bodyDiv w:val="1"/>
      <w:marLeft w:val="0"/>
      <w:marRight w:val="0"/>
      <w:marTop w:val="0"/>
      <w:marBottom w:val="0"/>
      <w:divBdr>
        <w:top w:val="none" w:sz="0" w:space="0" w:color="auto"/>
        <w:left w:val="none" w:sz="0" w:space="0" w:color="auto"/>
        <w:bottom w:val="none" w:sz="0" w:space="0" w:color="auto"/>
        <w:right w:val="none" w:sz="0" w:space="0" w:color="auto"/>
      </w:divBdr>
    </w:div>
    <w:div w:id="741217903">
      <w:bodyDiv w:val="1"/>
      <w:marLeft w:val="0"/>
      <w:marRight w:val="0"/>
      <w:marTop w:val="0"/>
      <w:marBottom w:val="0"/>
      <w:divBdr>
        <w:top w:val="none" w:sz="0" w:space="0" w:color="auto"/>
        <w:left w:val="none" w:sz="0" w:space="0" w:color="auto"/>
        <w:bottom w:val="none" w:sz="0" w:space="0" w:color="auto"/>
        <w:right w:val="none" w:sz="0" w:space="0" w:color="auto"/>
      </w:divBdr>
    </w:div>
    <w:div w:id="741488175">
      <w:bodyDiv w:val="1"/>
      <w:marLeft w:val="0"/>
      <w:marRight w:val="0"/>
      <w:marTop w:val="0"/>
      <w:marBottom w:val="0"/>
      <w:divBdr>
        <w:top w:val="none" w:sz="0" w:space="0" w:color="auto"/>
        <w:left w:val="none" w:sz="0" w:space="0" w:color="auto"/>
        <w:bottom w:val="none" w:sz="0" w:space="0" w:color="auto"/>
        <w:right w:val="none" w:sz="0" w:space="0" w:color="auto"/>
      </w:divBdr>
    </w:div>
    <w:div w:id="746152824">
      <w:bodyDiv w:val="1"/>
      <w:marLeft w:val="0"/>
      <w:marRight w:val="0"/>
      <w:marTop w:val="0"/>
      <w:marBottom w:val="0"/>
      <w:divBdr>
        <w:top w:val="none" w:sz="0" w:space="0" w:color="auto"/>
        <w:left w:val="none" w:sz="0" w:space="0" w:color="auto"/>
        <w:bottom w:val="none" w:sz="0" w:space="0" w:color="auto"/>
        <w:right w:val="none" w:sz="0" w:space="0" w:color="auto"/>
      </w:divBdr>
    </w:div>
    <w:div w:id="746535157">
      <w:bodyDiv w:val="1"/>
      <w:marLeft w:val="0"/>
      <w:marRight w:val="0"/>
      <w:marTop w:val="0"/>
      <w:marBottom w:val="0"/>
      <w:divBdr>
        <w:top w:val="none" w:sz="0" w:space="0" w:color="auto"/>
        <w:left w:val="none" w:sz="0" w:space="0" w:color="auto"/>
        <w:bottom w:val="none" w:sz="0" w:space="0" w:color="auto"/>
        <w:right w:val="none" w:sz="0" w:space="0" w:color="auto"/>
      </w:divBdr>
    </w:div>
    <w:div w:id="747266271">
      <w:bodyDiv w:val="1"/>
      <w:marLeft w:val="0"/>
      <w:marRight w:val="0"/>
      <w:marTop w:val="0"/>
      <w:marBottom w:val="0"/>
      <w:divBdr>
        <w:top w:val="none" w:sz="0" w:space="0" w:color="auto"/>
        <w:left w:val="none" w:sz="0" w:space="0" w:color="auto"/>
        <w:bottom w:val="none" w:sz="0" w:space="0" w:color="auto"/>
        <w:right w:val="none" w:sz="0" w:space="0" w:color="auto"/>
      </w:divBdr>
    </w:div>
    <w:div w:id="747385466">
      <w:bodyDiv w:val="1"/>
      <w:marLeft w:val="0"/>
      <w:marRight w:val="0"/>
      <w:marTop w:val="0"/>
      <w:marBottom w:val="0"/>
      <w:divBdr>
        <w:top w:val="none" w:sz="0" w:space="0" w:color="auto"/>
        <w:left w:val="none" w:sz="0" w:space="0" w:color="auto"/>
        <w:bottom w:val="none" w:sz="0" w:space="0" w:color="auto"/>
        <w:right w:val="none" w:sz="0" w:space="0" w:color="auto"/>
      </w:divBdr>
    </w:div>
    <w:div w:id="748624102">
      <w:bodyDiv w:val="1"/>
      <w:marLeft w:val="0"/>
      <w:marRight w:val="0"/>
      <w:marTop w:val="0"/>
      <w:marBottom w:val="0"/>
      <w:divBdr>
        <w:top w:val="none" w:sz="0" w:space="0" w:color="auto"/>
        <w:left w:val="none" w:sz="0" w:space="0" w:color="auto"/>
        <w:bottom w:val="none" w:sz="0" w:space="0" w:color="auto"/>
        <w:right w:val="none" w:sz="0" w:space="0" w:color="auto"/>
      </w:divBdr>
    </w:div>
    <w:div w:id="749041629">
      <w:bodyDiv w:val="1"/>
      <w:marLeft w:val="0"/>
      <w:marRight w:val="0"/>
      <w:marTop w:val="0"/>
      <w:marBottom w:val="0"/>
      <w:divBdr>
        <w:top w:val="none" w:sz="0" w:space="0" w:color="auto"/>
        <w:left w:val="none" w:sz="0" w:space="0" w:color="auto"/>
        <w:bottom w:val="none" w:sz="0" w:space="0" w:color="auto"/>
        <w:right w:val="none" w:sz="0" w:space="0" w:color="auto"/>
      </w:divBdr>
    </w:div>
    <w:div w:id="749470977">
      <w:bodyDiv w:val="1"/>
      <w:marLeft w:val="0"/>
      <w:marRight w:val="0"/>
      <w:marTop w:val="0"/>
      <w:marBottom w:val="0"/>
      <w:divBdr>
        <w:top w:val="none" w:sz="0" w:space="0" w:color="auto"/>
        <w:left w:val="none" w:sz="0" w:space="0" w:color="auto"/>
        <w:bottom w:val="none" w:sz="0" w:space="0" w:color="auto"/>
        <w:right w:val="none" w:sz="0" w:space="0" w:color="auto"/>
      </w:divBdr>
    </w:div>
    <w:div w:id="751126424">
      <w:bodyDiv w:val="1"/>
      <w:marLeft w:val="0"/>
      <w:marRight w:val="0"/>
      <w:marTop w:val="0"/>
      <w:marBottom w:val="0"/>
      <w:divBdr>
        <w:top w:val="none" w:sz="0" w:space="0" w:color="auto"/>
        <w:left w:val="none" w:sz="0" w:space="0" w:color="auto"/>
        <w:bottom w:val="none" w:sz="0" w:space="0" w:color="auto"/>
        <w:right w:val="none" w:sz="0" w:space="0" w:color="auto"/>
      </w:divBdr>
    </w:div>
    <w:div w:id="751899191">
      <w:bodyDiv w:val="1"/>
      <w:marLeft w:val="0"/>
      <w:marRight w:val="0"/>
      <w:marTop w:val="0"/>
      <w:marBottom w:val="0"/>
      <w:divBdr>
        <w:top w:val="none" w:sz="0" w:space="0" w:color="auto"/>
        <w:left w:val="none" w:sz="0" w:space="0" w:color="auto"/>
        <w:bottom w:val="none" w:sz="0" w:space="0" w:color="auto"/>
        <w:right w:val="none" w:sz="0" w:space="0" w:color="auto"/>
      </w:divBdr>
    </w:div>
    <w:div w:id="752509068">
      <w:bodyDiv w:val="1"/>
      <w:marLeft w:val="0"/>
      <w:marRight w:val="0"/>
      <w:marTop w:val="0"/>
      <w:marBottom w:val="0"/>
      <w:divBdr>
        <w:top w:val="none" w:sz="0" w:space="0" w:color="auto"/>
        <w:left w:val="none" w:sz="0" w:space="0" w:color="auto"/>
        <w:bottom w:val="none" w:sz="0" w:space="0" w:color="auto"/>
        <w:right w:val="none" w:sz="0" w:space="0" w:color="auto"/>
      </w:divBdr>
    </w:div>
    <w:div w:id="752552258">
      <w:bodyDiv w:val="1"/>
      <w:marLeft w:val="0"/>
      <w:marRight w:val="0"/>
      <w:marTop w:val="0"/>
      <w:marBottom w:val="0"/>
      <w:divBdr>
        <w:top w:val="none" w:sz="0" w:space="0" w:color="auto"/>
        <w:left w:val="none" w:sz="0" w:space="0" w:color="auto"/>
        <w:bottom w:val="none" w:sz="0" w:space="0" w:color="auto"/>
        <w:right w:val="none" w:sz="0" w:space="0" w:color="auto"/>
      </w:divBdr>
    </w:div>
    <w:div w:id="753090079">
      <w:bodyDiv w:val="1"/>
      <w:marLeft w:val="0"/>
      <w:marRight w:val="0"/>
      <w:marTop w:val="0"/>
      <w:marBottom w:val="0"/>
      <w:divBdr>
        <w:top w:val="none" w:sz="0" w:space="0" w:color="auto"/>
        <w:left w:val="none" w:sz="0" w:space="0" w:color="auto"/>
        <w:bottom w:val="none" w:sz="0" w:space="0" w:color="auto"/>
        <w:right w:val="none" w:sz="0" w:space="0" w:color="auto"/>
      </w:divBdr>
    </w:div>
    <w:div w:id="756754843">
      <w:bodyDiv w:val="1"/>
      <w:marLeft w:val="0"/>
      <w:marRight w:val="0"/>
      <w:marTop w:val="0"/>
      <w:marBottom w:val="0"/>
      <w:divBdr>
        <w:top w:val="none" w:sz="0" w:space="0" w:color="auto"/>
        <w:left w:val="none" w:sz="0" w:space="0" w:color="auto"/>
        <w:bottom w:val="none" w:sz="0" w:space="0" w:color="auto"/>
        <w:right w:val="none" w:sz="0" w:space="0" w:color="auto"/>
      </w:divBdr>
    </w:div>
    <w:div w:id="756756725">
      <w:bodyDiv w:val="1"/>
      <w:marLeft w:val="0"/>
      <w:marRight w:val="0"/>
      <w:marTop w:val="0"/>
      <w:marBottom w:val="0"/>
      <w:divBdr>
        <w:top w:val="none" w:sz="0" w:space="0" w:color="auto"/>
        <w:left w:val="none" w:sz="0" w:space="0" w:color="auto"/>
        <w:bottom w:val="none" w:sz="0" w:space="0" w:color="auto"/>
        <w:right w:val="none" w:sz="0" w:space="0" w:color="auto"/>
      </w:divBdr>
    </w:div>
    <w:div w:id="756949750">
      <w:bodyDiv w:val="1"/>
      <w:marLeft w:val="0"/>
      <w:marRight w:val="0"/>
      <w:marTop w:val="0"/>
      <w:marBottom w:val="0"/>
      <w:divBdr>
        <w:top w:val="none" w:sz="0" w:space="0" w:color="auto"/>
        <w:left w:val="none" w:sz="0" w:space="0" w:color="auto"/>
        <w:bottom w:val="none" w:sz="0" w:space="0" w:color="auto"/>
        <w:right w:val="none" w:sz="0" w:space="0" w:color="auto"/>
      </w:divBdr>
    </w:div>
    <w:div w:id="758982257">
      <w:bodyDiv w:val="1"/>
      <w:marLeft w:val="0"/>
      <w:marRight w:val="0"/>
      <w:marTop w:val="0"/>
      <w:marBottom w:val="0"/>
      <w:divBdr>
        <w:top w:val="none" w:sz="0" w:space="0" w:color="auto"/>
        <w:left w:val="none" w:sz="0" w:space="0" w:color="auto"/>
        <w:bottom w:val="none" w:sz="0" w:space="0" w:color="auto"/>
        <w:right w:val="none" w:sz="0" w:space="0" w:color="auto"/>
      </w:divBdr>
    </w:div>
    <w:div w:id="758983403">
      <w:bodyDiv w:val="1"/>
      <w:marLeft w:val="0"/>
      <w:marRight w:val="0"/>
      <w:marTop w:val="0"/>
      <w:marBottom w:val="0"/>
      <w:divBdr>
        <w:top w:val="none" w:sz="0" w:space="0" w:color="auto"/>
        <w:left w:val="none" w:sz="0" w:space="0" w:color="auto"/>
        <w:bottom w:val="none" w:sz="0" w:space="0" w:color="auto"/>
        <w:right w:val="none" w:sz="0" w:space="0" w:color="auto"/>
      </w:divBdr>
    </w:div>
    <w:div w:id="759255184">
      <w:bodyDiv w:val="1"/>
      <w:marLeft w:val="0"/>
      <w:marRight w:val="0"/>
      <w:marTop w:val="0"/>
      <w:marBottom w:val="0"/>
      <w:divBdr>
        <w:top w:val="none" w:sz="0" w:space="0" w:color="auto"/>
        <w:left w:val="none" w:sz="0" w:space="0" w:color="auto"/>
        <w:bottom w:val="none" w:sz="0" w:space="0" w:color="auto"/>
        <w:right w:val="none" w:sz="0" w:space="0" w:color="auto"/>
      </w:divBdr>
    </w:div>
    <w:div w:id="760568451">
      <w:bodyDiv w:val="1"/>
      <w:marLeft w:val="0"/>
      <w:marRight w:val="0"/>
      <w:marTop w:val="0"/>
      <w:marBottom w:val="0"/>
      <w:divBdr>
        <w:top w:val="none" w:sz="0" w:space="0" w:color="auto"/>
        <w:left w:val="none" w:sz="0" w:space="0" w:color="auto"/>
        <w:bottom w:val="none" w:sz="0" w:space="0" w:color="auto"/>
        <w:right w:val="none" w:sz="0" w:space="0" w:color="auto"/>
      </w:divBdr>
    </w:div>
    <w:div w:id="761099655">
      <w:bodyDiv w:val="1"/>
      <w:marLeft w:val="0"/>
      <w:marRight w:val="0"/>
      <w:marTop w:val="0"/>
      <w:marBottom w:val="0"/>
      <w:divBdr>
        <w:top w:val="none" w:sz="0" w:space="0" w:color="auto"/>
        <w:left w:val="none" w:sz="0" w:space="0" w:color="auto"/>
        <w:bottom w:val="none" w:sz="0" w:space="0" w:color="auto"/>
        <w:right w:val="none" w:sz="0" w:space="0" w:color="auto"/>
      </w:divBdr>
    </w:div>
    <w:div w:id="761873455">
      <w:bodyDiv w:val="1"/>
      <w:marLeft w:val="0"/>
      <w:marRight w:val="0"/>
      <w:marTop w:val="0"/>
      <w:marBottom w:val="0"/>
      <w:divBdr>
        <w:top w:val="none" w:sz="0" w:space="0" w:color="auto"/>
        <w:left w:val="none" w:sz="0" w:space="0" w:color="auto"/>
        <w:bottom w:val="none" w:sz="0" w:space="0" w:color="auto"/>
        <w:right w:val="none" w:sz="0" w:space="0" w:color="auto"/>
      </w:divBdr>
    </w:div>
    <w:div w:id="762801270">
      <w:bodyDiv w:val="1"/>
      <w:marLeft w:val="0"/>
      <w:marRight w:val="0"/>
      <w:marTop w:val="0"/>
      <w:marBottom w:val="0"/>
      <w:divBdr>
        <w:top w:val="none" w:sz="0" w:space="0" w:color="auto"/>
        <w:left w:val="none" w:sz="0" w:space="0" w:color="auto"/>
        <w:bottom w:val="none" w:sz="0" w:space="0" w:color="auto"/>
        <w:right w:val="none" w:sz="0" w:space="0" w:color="auto"/>
      </w:divBdr>
    </w:div>
    <w:div w:id="763036217">
      <w:bodyDiv w:val="1"/>
      <w:marLeft w:val="0"/>
      <w:marRight w:val="0"/>
      <w:marTop w:val="0"/>
      <w:marBottom w:val="0"/>
      <w:divBdr>
        <w:top w:val="none" w:sz="0" w:space="0" w:color="auto"/>
        <w:left w:val="none" w:sz="0" w:space="0" w:color="auto"/>
        <w:bottom w:val="none" w:sz="0" w:space="0" w:color="auto"/>
        <w:right w:val="none" w:sz="0" w:space="0" w:color="auto"/>
      </w:divBdr>
    </w:div>
    <w:div w:id="766316990">
      <w:bodyDiv w:val="1"/>
      <w:marLeft w:val="0"/>
      <w:marRight w:val="0"/>
      <w:marTop w:val="0"/>
      <w:marBottom w:val="0"/>
      <w:divBdr>
        <w:top w:val="none" w:sz="0" w:space="0" w:color="auto"/>
        <w:left w:val="none" w:sz="0" w:space="0" w:color="auto"/>
        <w:bottom w:val="none" w:sz="0" w:space="0" w:color="auto"/>
        <w:right w:val="none" w:sz="0" w:space="0" w:color="auto"/>
      </w:divBdr>
    </w:div>
    <w:div w:id="767121351">
      <w:bodyDiv w:val="1"/>
      <w:marLeft w:val="0"/>
      <w:marRight w:val="0"/>
      <w:marTop w:val="0"/>
      <w:marBottom w:val="0"/>
      <w:divBdr>
        <w:top w:val="none" w:sz="0" w:space="0" w:color="auto"/>
        <w:left w:val="none" w:sz="0" w:space="0" w:color="auto"/>
        <w:bottom w:val="none" w:sz="0" w:space="0" w:color="auto"/>
        <w:right w:val="none" w:sz="0" w:space="0" w:color="auto"/>
      </w:divBdr>
    </w:div>
    <w:div w:id="767234035">
      <w:bodyDiv w:val="1"/>
      <w:marLeft w:val="0"/>
      <w:marRight w:val="0"/>
      <w:marTop w:val="0"/>
      <w:marBottom w:val="0"/>
      <w:divBdr>
        <w:top w:val="none" w:sz="0" w:space="0" w:color="auto"/>
        <w:left w:val="none" w:sz="0" w:space="0" w:color="auto"/>
        <w:bottom w:val="none" w:sz="0" w:space="0" w:color="auto"/>
        <w:right w:val="none" w:sz="0" w:space="0" w:color="auto"/>
      </w:divBdr>
    </w:div>
    <w:div w:id="767386701">
      <w:bodyDiv w:val="1"/>
      <w:marLeft w:val="0"/>
      <w:marRight w:val="0"/>
      <w:marTop w:val="0"/>
      <w:marBottom w:val="0"/>
      <w:divBdr>
        <w:top w:val="none" w:sz="0" w:space="0" w:color="auto"/>
        <w:left w:val="none" w:sz="0" w:space="0" w:color="auto"/>
        <w:bottom w:val="none" w:sz="0" w:space="0" w:color="auto"/>
        <w:right w:val="none" w:sz="0" w:space="0" w:color="auto"/>
      </w:divBdr>
    </w:div>
    <w:div w:id="767889312">
      <w:bodyDiv w:val="1"/>
      <w:marLeft w:val="0"/>
      <w:marRight w:val="0"/>
      <w:marTop w:val="0"/>
      <w:marBottom w:val="0"/>
      <w:divBdr>
        <w:top w:val="none" w:sz="0" w:space="0" w:color="auto"/>
        <w:left w:val="none" w:sz="0" w:space="0" w:color="auto"/>
        <w:bottom w:val="none" w:sz="0" w:space="0" w:color="auto"/>
        <w:right w:val="none" w:sz="0" w:space="0" w:color="auto"/>
      </w:divBdr>
    </w:div>
    <w:div w:id="768619862">
      <w:bodyDiv w:val="1"/>
      <w:marLeft w:val="0"/>
      <w:marRight w:val="0"/>
      <w:marTop w:val="0"/>
      <w:marBottom w:val="0"/>
      <w:divBdr>
        <w:top w:val="none" w:sz="0" w:space="0" w:color="auto"/>
        <w:left w:val="none" w:sz="0" w:space="0" w:color="auto"/>
        <w:bottom w:val="none" w:sz="0" w:space="0" w:color="auto"/>
        <w:right w:val="none" w:sz="0" w:space="0" w:color="auto"/>
      </w:divBdr>
    </w:div>
    <w:div w:id="770590576">
      <w:bodyDiv w:val="1"/>
      <w:marLeft w:val="0"/>
      <w:marRight w:val="0"/>
      <w:marTop w:val="0"/>
      <w:marBottom w:val="0"/>
      <w:divBdr>
        <w:top w:val="none" w:sz="0" w:space="0" w:color="auto"/>
        <w:left w:val="none" w:sz="0" w:space="0" w:color="auto"/>
        <w:bottom w:val="none" w:sz="0" w:space="0" w:color="auto"/>
        <w:right w:val="none" w:sz="0" w:space="0" w:color="auto"/>
      </w:divBdr>
    </w:div>
    <w:div w:id="773398521">
      <w:bodyDiv w:val="1"/>
      <w:marLeft w:val="0"/>
      <w:marRight w:val="0"/>
      <w:marTop w:val="0"/>
      <w:marBottom w:val="0"/>
      <w:divBdr>
        <w:top w:val="none" w:sz="0" w:space="0" w:color="auto"/>
        <w:left w:val="none" w:sz="0" w:space="0" w:color="auto"/>
        <w:bottom w:val="none" w:sz="0" w:space="0" w:color="auto"/>
        <w:right w:val="none" w:sz="0" w:space="0" w:color="auto"/>
      </w:divBdr>
    </w:div>
    <w:div w:id="775171945">
      <w:bodyDiv w:val="1"/>
      <w:marLeft w:val="0"/>
      <w:marRight w:val="0"/>
      <w:marTop w:val="0"/>
      <w:marBottom w:val="0"/>
      <w:divBdr>
        <w:top w:val="none" w:sz="0" w:space="0" w:color="auto"/>
        <w:left w:val="none" w:sz="0" w:space="0" w:color="auto"/>
        <w:bottom w:val="none" w:sz="0" w:space="0" w:color="auto"/>
        <w:right w:val="none" w:sz="0" w:space="0" w:color="auto"/>
      </w:divBdr>
    </w:div>
    <w:div w:id="775561373">
      <w:bodyDiv w:val="1"/>
      <w:marLeft w:val="0"/>
      <w:marRight w:val="0"/>
      <w:marTop w:val="0"/>
      <w:marBottom w:val="0"/>
      <w:divBdr>
        <w:top w:val="none" w:sz="0" w:space="0" w:color="auto"/>
        <w:left w:val="none" w:sz="0" w:space="0" w:color="auto"/>
        <w:bottom w:val="none" w:sz="0" w:space="0" w:color="auto"/>
        <w:right w:val="none" w:sz="0" w:space="0" w:color="auto"/>
      </w:divBdr>
    </w:div>
    <w:div w:id="775564747">
      <w:bodyDiv w:val="1"/>
      <w:marLeft w:val="0"/>
      <w:marRight w:val="0"/>
      <w:marTop w:val="0"/>
      <w:marBottom w:val="0"/>
      <w:divBdr>
        <w:top w:val="none" w:sz="0" w:space="0" w:color="auto"/>
        <w:left w:val="none" w:sz="0" w:space="0" w:color="auto"/>
        <w:bottom w:val="none" w:sz="0" w:space="0" w:color="auto"/>
        <w:right w:val="none" w:sz="0" w:space="0" w:color="auto"/>
      </w:divBdr>
    </w:div>
    <w:div w:id="781073713">
      <w:bodyDiv w:val="1"/>
      <w:marLeft w:val="0"/>
      <w:marRight w:val="0"/>
      <w:marTop w:val="0"/>
      <w:marBottom w:val="0"/>
      <w:divBdr>
        <w:top w:val="none" w:sz="0" w:space="0" w:color="auto"/>
        <w:left w:val="none" w:sz="0" w:space="0" w:color="auto"/>
        <w:bottom w:val="none" w:sz="0" w:space="0" w:color="auto"/>
        <w:right w:val="none" w:sz="0" w:space="0" w:color="auto"/>
      </w:divBdr>
    </w:div>
    <w:div w:id="782457244">
      <w:bodyDiv w:val="1"/>
      <w:marLeft w:val="0"/>
      <w:marRight w:val="0"/>
      <w:marTop w:val="0"/>
      <w:marBottom w:val="0"/>
      <w:divBdr>
        <w:top w:val="none" w:sz="0" w:space="0" w:color="auto"/>
        <w:left w:val="none" w:sz="0" w:space="0" w:color="auto"/>
        <w:bottom w:val="none" w:sz="0" w:space="0" w:color="auto"/>
        <w:right w:val="none" w:sz="0" w:space="0" w:color="auto"/>
      </w:divBdr>
    </w:div>
    <w:div w:id="783621086">
      <w:bodyDiv w:val="1"/>
      <w:marLeft w:val="0"/>
      <w:marRight w:val="0"/>
      <w:marTop w:val="0"/>
      <w:marBottom w:val="0"/>
      <w:divBdr>
        <w:top w:val="none" w:sz="0" w:space="0" w:color="auto"/>
        <w:left w:val="none" w:sz="0" w:space="0" w:color="auto"/>
        <w:bottom w:val="none" w:sz="0" w:space="0" w:color="auto"/>
        <w:right w:val="none" w:sz="0" w:space="0" w:color="auto"/>
      </w:divBdr>
    </w:div>
    <w:div w:id="784421697">
      <w:bodyDiv w:val="1"/>
      <w:marLeft w:val="0"/>
      <w:marRight w:val="0"/>
      <w:marTop w:val="0"/>
      <w:marBottom w:val="0"/>
      <w:divBdr>
        <w:top w:val="none" w:sz="0" w:space="0" w:color="auto"/>
        <w:left w:val="none" w:sz="0" w:space="0" w:color="auto"/>
        <w:bottom w:val="none" w:sz="0" w:space="0" w:color="auto"/>
        <w:right w:val="none" w:sz="0" w:space="0" w:color="auto"/>
      </w:divBdr>
    </w:div>
    <w:div w:id="784546353">
      <w:bodyDiv w:val="1"/>
      <w:marLeft w:val="0"/>
      <w:marRight w:val="0"/>
      <w:marTop w:val="0"/>
      <w:marBottom w:val="0"/>
      <w:divBdr>
        <w:top w:val="none" w:sz="0" w:space="0" w:color="auto"/>
        <w:left w:val="none" w:sz="0" w:space="0" w:color="auto"/>
        <w:bottom w:val="none" w:sz="0" w:space="0" w:color="auto"/>
        <w:right w:val="none" w:sz="0" w:space="0" w:color="auto"/>
      </w:divBdr>
    </w:div>
    <w:div w:id="784618695">
      <w:bodyDiv w:val="1"/>
      <w:marLeft w:val="0"/>
      <w:marRight w:val="0"/>
      <w:marTop w:val="0"/>
      <w:marBottom w:val="0"/>
      <w:divBdr>
        <w:top w:val="none" w:sz="0" w:space="0" w:color="auto"/>
        <w:left w:val="none" w:sz="0" w:space="0" w:color="auto"/>
        <w:bottom w:val="none" w:sz="0" w:space="0" w:color="auto"/>
        <w:right w:val="none" w:sz="0" w:space="0" w:color="auto"/>
      </w:divBdr>
    </w:div>
    <w:div w:id="785927102">
      <w:bodyDiv w:val="1"/>
      <w:marLeft w:val="0"/>
      <w:marRight w:val="0"/>
      <w:marTop w:val="0"/>
      <w:marBottom w:val="0"/>
      <w:divBdr>
        <w:top w:val="none" w:sz="0" w:space="0" w:color="auto"/>
        <w:left w:val="none" w:sz="0" w:space="0" w:color="auto"/>
        <w:bottom w:val="none" w:sz="0" w:space="0" w:color="auto"/>
        <w:right w:val="none" w:sz="0" w:space="0" w:color="auto"/>
      </w:divBdr>
    </w:div>
    <w:div w:id="785928953">
      <w:bodyDiv w:val="1"/>
      <w:marLeft w:val="0"/>
      <w:marRight w:val="0"/>
      <w:marTop w:val="0"/>
      <w:marBottom w:val="0"/>
      <w:divBdr>
        <w:top w:val="none" w:sz="0" w:space="0" w:color="auto"/>
        <w:left w:val="none" w:sz="0" w:space="0" w:color="auto"/>
        <w:bottom w:val="none" w:sz="0" w:space="0" w:color="auto"/>
        <w:right w:val="none" w:sz="0" w:space="0" w:color="auto"/>
      </w:divBdr>
    </w:div>
    <w:div w:id="788158266">
      <w:bodyDiv w:val="1"/>
      <w:marLeft w:val="0"/>
      <w:marRight w:val="0"/>
      <w:marTop w:val="0"/>
      <w:marBottom w:val="0"/>
      <w:divBdr>
        <w:top w:val="none" w:sz="0" w:space="0" w:color="auto"/>
        <w:left w:val="none" w:sz="0" w:space="0" w:color="auto"/>
        <w:bottom w:val="none" w:sz="0" w:space="0" w:color="auto"/>
        <w:right w:val="none" w:sz="0" w:space="0" w:color="auto"/>
      </w:divBdr>
    </w:div>
    <w:div w:id="788163618">
      <w:bodyDiv w:val="1"/>
      <w:marLeft w:val="0"/>
      <w:marRight w:val="0"/>
      <w:marTop w:val="0"/>
      <w:marBottom w:val="0"/>
      <w:divBdr>
        <w:top w:val="none" w:sz="0" w:space="0" w:color="auto"/>
        <w:left w:val="none" w:sz="0" w:space="0" w:color="auto"/>
        <w:bottom w:val="none" w:sz="0" w:space="0" w:color="auto"/>
        <w:right w:val="none" w:sz="0" w:space="0" w:color="auto"/>
      </w:divBdr>
    </w:div>
    <w:div w:id="788207745">
      <w:bodyDiv w:val="1"/>
      <w:marLeft w:val="0"/>
      <w:marRight w:val="0"/>
      <w:marTop w:val="0"/>
      <w:marBottom w:val="0"/>
      <w:divBdr>
        <w:top w:val="none" w:sz="0" w:space="0" w:color="auto"/>
        <w:left w:val="none" w:sz="0" w:space="0" w:color="auto"/>
        <w:bottom w:val="none" w:sz="0" w:space="0" w:color="auto"/>
        <w:right w:val="none" w:sz="0" w:space="0" w:color="auto"/>
      </w:divBdr>
    </w:div>
    <w:div w:id="788351410">
      <w:bodyDiv w:val="1"/>
      <w:marLeft w:val="0"/>
      <w:marRight w:val="0"/>
      <w:marTop w:val="0"/>
      <w:marBottom w:val="0"/>
      <w:divBdr>
        <w:top w:val="none" w:sz="0" w:space="0" w:color="auto"/>
        <w:left w:val="none" w:sz="0" w:space="0" w:color="auto"/>
        <w:bottom w:val="none" w:sz="0" w:space="0" w:color="auto"/>
        <w:right w:val="none" w:sz="0" w:space="0" w:color="auto"/>
      </w:divBdr>
    </w:div>
    <w:div w:id="791441236">
      <w:bodyDiv w:val="1"/>
      <w:marLeft w:val="0"/>
      <w:marRight w:val="0"/>
      <w:marTop w:val="0"/>
      <w:marBottom w:val="0"/>
      <w:divBdr>
        <w:top w:val="none" w:sz="0" w:space="0" w:color="auto"/>
        <w:left w:val="none" w:sz="0" w:space="0" w:color="auto"/>
        <w:bottom w:val="none" w:sz="0" w:space="0" w:color="auto"/>
        <w:right w:val="none" w:sz="0" w:space="0" w:color="auto"/>
      </w:divBdr>
    </w:div>
    <w:div w:id="791941467">
      <w:bodyDiv w:val="1"/>
      <w:marLeft w:val="0"/>
      <w:marRight w:val="0"/>
      <w:marTop w:val="0"/>
      <w:marBottom w:val="0"/>
      <w:divBdr>
        <w:top w:val="none" w:sz="0" w:space="0" w:color="auto"/>
        <w:left w:val="none" w:sz="0" w:space="0" w:color="auto"/>
        <w:bottom w:val="none" w:sz="0" w:space="0" w:color="auto"/>
        <w:right w:val="none" w:sz="0" w:space="0" w:color="auto"/>
      </w:divBdr>
    </w:div>
    <w:div w:id="793913571">
      <w:bodyDiv w:val="1"/>
      <w:marLeft w:val="0"/>
      <w:marRight w:val="0"/>
      <w:marTop w:val="0"/>
      <w:marBottom w:val="0"/>
      <w:divBdr>
        <w:top w:val="none" w:sz="0" w:space="0" w:color="auto"/>
        <w:left w:val="none" w:sz="0" w:space="0" w:color="auto"/>
        <w:bottom w:val="none" w:sz="0" w:space="0" w:color="auto"/>
        <w:right w:val="none" w:sz="0" w:space="0" w:color="auto"/>
      </w:divBdr>
    </w:div>
    <w:div w:id="794181339">
      <w:bodyDiv w:val="1"/>
      <w:marLeft w:val="0"/>
      <w:marRight w:val="0"/>
      <w:marTop w:val="0"/>
      <w:marBottom w:val="0"/>
      <w:divBdr>
        <w:top w:val="none" w:sz="0" w:space="0" w:color="auto"/>
        <w:left w:val="none" w:sz="0" w:space="0" w:color="auto"/>
        <w:bottom w:val="none" w:sz="0" w:space="0" w:color="auto"/>
        <w:right w:val="none" w:sz="0" w:space="0" w:color="auto"/>
      </w:divBdr>
    </w:div>
    <w:div w:id="796874328">
      <w:bodyDiv w:val="1"/>
      <w:marLeft w:val="0"/>
      <w:marRight w:val="0"/>
      <w:marTop w:val="0"/>
      <w:marBottom w:val="0"/>
      <w:divBdr>
        <w:top w:val="none" w:sz="0" w:space="0" w:color="auto"/>
        <w:left w:val="none" w:sz="0" w:space="0" w:color="auto"/>
        <w:bottom w:val="none" w:sz="0" w:space="0" w:color="auto"/>
        <w:right w:val="none" w:sz="0" w:space="0" w:color="auto"/>
      </w:divBdr>
    </w:div>
    <w:div w:id="798647074">
      <w:bodyDiv w:val="1"/>
      <w:marLeft w:val="0"/>
      <w:marRight w:val="0"/>
      <w:marTop w:val="0"/>
      <w:marBottom w:val="0"/>
      <w:divBdr>
        <w:top w:val="none" w:sz="0" w:space="0" w:color="auto"/>
        <w:left w:val="none" w:sz="0" w:space="0" w:color="auto"/>
        <w:bottom w:val="none" w:sz="0" w:space="0" w:color="auto"/>
        <w:right w:val="none" w:sz="0" w:space="0" w:color="auto"/>
      </w:divBdr>
    </w:div>
    <w:div w:id="798765587">
      <w:bodyDiv w:val="1"/>
      <w:marLeft w:val="0"/>
      <w:marRight w:val="0"/>
      <w:marTop w:val="0"/>
      <w:marBottom w:val="0"/>
      <w:divBdr>
        <w:top w:val="none" w:sz="0" w:space="0" w:color="auto"/>
        <w:left w:val="none" w:sz="0" w:space="0" w:color="auto"/>
        <w:bottom w:val="none" w:sz="0" w:space="0" w:color="auto"/>
        <w:right w:val="none" w:sz="0" w:space="0" w:color="auto"/>
      </w:divBdr>
    </w:div>
    <w:div w:id="800150246">
      <w:bodyDiv w:val="1"/>
      <w:marLeft w:val="0"/>
      <w:marRight w:val="0"/>
      <w:marTop w:val="0"/>
      <w:marBottom w:val="0"/>
      <w:divBdr>
        <w:top w:val="none" w:sz="0" w:space="0" w:color="auto"/>
        <w:left w:val="none" w:sz="0" w:space="0" w:color="auto"/>
        <w:bottom w:val="none" w:sz="0" w:space="0" w:color="auto"/>
        <w:right w:val="none" w:sz="0" w:space="0" w:color="auto"/>
      </w:divBdr>
    </w:div>
    <w:div w:id="800345067">
      <w:bodyDiv w:val="1"/>
      <w:marLeft w:val="0"/>
      <w:marRight w:val="0"/>
      <w:marTop w:val="0"/>
      <w:marBottom w:val="0"/>
      <w:divBdr>
        <w:top w:val="none" w:sz="0" w:space="0" w:color="auto"/>
        <w:left w:val="none" w:sz="0" w:space="0" w:color="auto"/>
        <w:bottom w:val="none" w:sz="0" w:space="0" w:color="auto"/>
        <w:right w:val="none" w:sz="0" w:space="0" w:color="auto"/>
      </w:divBdr>
    </w:div>
    <w:div w:id="801969112">
      <w:bodyDiv w:val="1"/>
      <w:marLeft w:val="0"/>
      <w:marRight w:val="0"/>
      <w:marTop w:val="0"/>
      <w:marBottom w:val="0"/>
      <w:divBdr>
        <w:top w:val="none" w:sz="0" w:space="0" w:color="auto"/>
        <w:left w:val="none" w:sz="0" w:space="0" w:color="auto"/>
        <w:bottom w:val="none" w:sz="0" w:space="0" w:color="auto"/>
        <w:right w:val="none" w:sz="0" w:space="0" w:color="auto"/>
      </w:divBdr>
    </w:div>
    <w:div w:id="806819515">
      <w:bodyDiv w:val="1"/>
      <w:marLeft w:val="0"/>
      <w:marRight w:val="0"/>
      <w:marTop w:val="0"/>
      <w:marBottom w:val="0"/>
      <w:divBdr>
        <w:top w:val="none" w:sz="0" w:space="0" w:color="auto"/>
        <w:left w:val="none" w:sz="0" w:space="0" w:color="auto"/>
        <w:bottom w:val="none" w:sz="0" w:space="0" w:color="auto"/>
        <w:right w:val="none" w:sz="0" w:space="0" w:color="auto"/>
      </w:divBdr>
    </w:div>
    <w:div w:id="809130614">
      <w:bodyDiv w:val="1"/>
      <w:marLeft w:val="0"/>
      <w:marRight w:val="0"/>
      <w:marTop w:val="0"/>
      <w:marBottom w:val="0"/>
      <w:divBdr>
        <w:top w:val="none" w:sz="0" w:space="0" w:color="auto"/>
        <w:left w:val="none" w:sz="0" w:space="0" w:color="auto"/>
        <w:bottom w:val="none" w:sz="0" w:space="0" w:color="auto"/>
        <w:right w:val="none" w:sz="0" w:space="0" w:color="auto"/>
      </w:divBdr>
    </w:div>
    <w:div w:id="809588556">
      <w:bodyDiv w:val="1"/>
      <w:marLeft w:val="0"/>
      <w:marRight w:val="0"/>
      <w:marTop w:val="0"/>
      <w:marBottom w:val="0"/>
      <w:divBdr>
        <w:top w:val="none" w:sz="0" w:space="0" w:color="auto"/>
        <w:left w:val="none" w:sz="0" w:space="0" w:color="auto"/>
        <w:bottom w:val="none" w:sz="0" w:space="0" w:color="auto"/>
        <w:right w:val="none" w:sz="0" w:space="0" w:color="auto"/>
      </w:divBdr>
    </w:div>
    <w:div w:id="810367432">
      <w:bodyDiv w:val="1"/>
      <w:marLeft w:val="0"/>
      <w:marRight w:val="0"/>
      <w:marTop w:val="0"/>
      <w:marBottom w:val="0"/>
      <w:divBdr>
        <w:top w:val="none" w:sz="0" w:space="0" w:color="auto"/>
        <w:left w:val="none" w:sz="0" w:space="0" w:color="auto"/>
        <w:bottom w:val="none" w:sz="0" w:space="0" w:color="auto"/>
        <w:right w:val="none" w:sz="0" w:space="0" w:color="auto"/>
      </w:divBdr>
    </w:div>
    <w:div w:id="810636628">
      <w:bodyDiv w:val="1"/>
      <w:marLeft w:val="0"/>
      <w:marRight w:val="0"/>
      <w:marTop w:val="0"/>
      <w:marBottom w:val="0"/>
      <w:divBdr>
        <w:top w:val="none" w:sz="0" w:space="0" w:color="auto"/>
        <w:left w:val="none" w:sz="0" w:space="0" w:color="auto"/>
        <w:bottom w:val="none" w:sz="0" w:space="0" w:color="auto"/>
        <w:right w:val="none" w:sz="0" w:space="0" w:color="auto"/>
      </w:divBdr>
    </w:div>
    <w:div w:id="816536863">
      <w:bodyDiv w:val="1"/>
      <w:marLeft w:val="0"/>
      <w:marRight w:val="0"/>
      <w:marTop w:val="0"/>
      <w:marBottom w:val="0"/>
      <w:divBdr>
        <w:top w:val="none" w:sz="0" w:space="0" w:color="auto"/>
        <w:left w:val="none" w:sz="0" w:space="0" w:color="auto"/>
        <w:bottom w:val="none" w:sz="0" w:space="0" w:color="auto"/>
        <w:right w:val="none" w:sz="0" w:space="0" w:color="auto"/>
      </w:divBdr>
    </w:div>
    <w:div w:id="816920606">
      <w:bodyDiv w:val="1"/>
      <w:marLeft w:val="0"/>
      <w:marRight w:val="0"/>
      <w:marTop w:val="0"/>
      <w:marBottom w:val="0"/>
      <w:divBdr>
        <w:top w:val="none" w:sz="0" w:space="0" w:color="auto"/>
        <w:left w:val="none" w:sz="0" w:space="0" w:color="auto"/>
        <w:bottom w:val="none" w:sz="0" w:space="0" w:color="auto"/>
        <w:right w:val="none" w:sz="0" w:space="0" w:color="auto"/>
      </w:divBdr>
    </w:div>
    <w:div w:id="817915346">
      <w:bodyDiv w:val="1"/>
      <w:marLeft w:val="0"/>
      <w:marRight w:val="0"/>
      <w:marTop w:val="0"/>
      <w:marBottom w:val="0"/>
      <w:divBdr>
        <w:top w:val="none" w:sz="0" w:space="0" w:color="auto"/>
        <w:left w:val="none" w:sz="0" w:space="0" w:color="auto"/>
        <w:bottom w:val="none" w:sz="0" w:space="0" w:color="auto"/>
        <w:right w:val="none" w:sz="0" w:space="0" w:color="auto"/>
      </w:divBdr>
    </w:div>
    <w:div w:id="818960253">
      <w:bodyDiv w:val="1"/>
      <w:marLeft w:val="0"/>
      <w:marRight w:val="0"/>
      <w:marTop w:val="0"/>
      <w:marBottom w:val="0"/>
      <w:divBdr>
        <w:top w:val="none" w:sz="0" w:space="0" w:color="auto"/>
        <w:left w:val="none" w:sz="0" w:space="0" w:color="auto"/>
        <w:bottom w:val="none" w:sz="0" w:space="0" w:color="auto"/>
        <w:right w:val="none" w:sz="0" w:space="0" w:color="auto"/>
      </w:divBdr>
    </w:div>
    <w:div w:id="819805950">
      <w:bodyDiv w:val="1"/>
      <w:marLeft w:val="0"/>
      <w:marRight w:val="0"/>
      <w:marTop w:val="0"/>
      <w:marBottom w:val="0"/>
      <w:divBdr>
        <w:top w:val="none" w:sz="0" w:space="0" w:color="auto"/>
        <w:left w:val="none" w:sz="0" w:space="0" w:color="auto"/>
        <w:bottom w:val="none" w:sz="0" w:space="0" w:color="auto"/>
        <w:right w:val="none" w:sz="0" w:space="0" w:color="auto"/>
      </w:divBdr>
    </w:div>
    <w:div w:id="820118331">
      <w:bodyDiv w:val="1"/>
      <w:marLeft w:val="0"/>
      <w:marRight w:val="0"/>
      <w:marTop w:val="0"/>
      <w:marBottom w:val="0"/>
      <w:divBdr>
        <w:top w:val="none" w:sz="0" w:space="0" w:color="auto"/>
        <w:left w:val="none" w:sz="0" w:space="0" w:color="auto"/>
        <w:bottom w:val="none" w:sz="0" w:space="0" w:color="auto"/>
        <w:right w:val="none" w:sz="0" w:space="0" w:color="auto"/>
      </w:divBdr>
    </w:div>
    <w:div w:id="822283052">
      <w:bodyDiv w:val="1"/>
      <w:marLeft w:val="0"/>
      <w:marRight w:val="0"/>
      <w:marTop w:val="0"/>
      <w:marBottom w:val="0"/>
      <w:divBdr>
        <w:top w:val="none" w:sz="0" w:space="0" w:color="auto"/>
        <w:left w:val="none" w:sz="0" w:space="0" w:color="auto"/>
        <w:bottom w:val="none" w:sz="0" w:space="0" w:color="auto"/>
        <w:right w:val="none" w:sz="0" w:space="0" w:color="auto"/>
      </w:divBdr>
    </w:div>
    <w:div w:id="823280109">
      <w:bodyDiv w:val="1"/>
      <w:marLeft w:val="0"/>
      <w:marRight w:val="0"/>
      <w:marTop w:val="0"/>
      <w:marBottom w:val="0"/>
      <w:divBdr>
        <w:top w:val="none" w:sz="0" w:space="0" w:color="auto"/>
        <w:left w:val="none" w:sz="0" w:space="0" w:color="auto"/>
        <w:bottom w:val="none" w:sz="0" w:space="0" w:color="auto"/>
        <w:right w:val="none" w:sz="0" w:space="0" w:color="auto"/>
      </w:divBdr>
    </w:div>
    <w:div w:id="823668504">
      <w:bodyDiv w:val="1"/>
      <w:marLeft w:val="0"/>
      <w:marRight w:val="0"/>
      <w:marTop w:val="0"/>
      <w:marBottom w:val="0"/>
      <w:divBdr>
        <w:top w:val="none" w:sz="0" w:space="0" w:color="auto"/>
        <w:left w:val="none" w:sz="0" w:space="0" w:color="auto"/>
        <w:bottom w:val="none" w:sz="0" w:space="0" w:color="auto"/>
        <w:right w:val="none" w:sz="0" w:space="0" w:color="auto"/>
      </w:divBdr>
    </w:div>
    <w:div w:id="824467843">
      <w:bodyDiv w:val="1"/>
      <w:marLeft w:val="0"/>
      <w:marRight w:val="0"/>
      <w:marTop w:val="0"/>
      <w:marBottom w:val="0"/>
      <w:divBdr>
        <w:top w:val="none" w:sz="0" w:space="0" w:color="auto"/>
        <w:left w:val="none" w:sz="0" w:space="0" w:color="auto"/>
        <w:bottom w:val="none" w:sz="0" w:space="0" w:color="auto"/>
        <w:right w:val="none" w:sz="0" w:space="0" w:color="auto"/>
      </w:divBdr>
    </w:div>
    <w:div w:id="825904295">
      <w:bodyDiv w:val="1"/>
      <w:marLeft w:val="0"/>
      <w:marRight w:val="0"/>
      <w:marTop w:val="0"/>
      <w:marBottom w:val="0"/>
      <w:divBdr>
        <w:top w:val="none" w:sz="0" w:space="0" w:color="auto"/>
        <w:left w:val="none" w:sz="0" w:space="0" w:color="auto"/>
        <w:bottom w:val="none" w:sz="0" w:space="0" w:color="auto"/>
        <w:right w:val="none" w:sz="0" w:space="0" w:color="auto"/>
      </w:divBdr>
    </w:div>
    <w:div w:id="827404541">
      <w:bodyDiv w:val="1"/>
      <w:marLeft w:val="0"/>
      <w:marRight w:val="0"/>
      <w:marTop w:val="0"/>
      <w:marBottom w:val="0"/>
      <w:divBdr>
        <w:top w:val="none" w:sz="0" w:space="0" w:color="auto"/>
        <w:left w:val="none" w:sz="0" w:space="0" w:color="auto"/>
        <w:bottom w:val="none" w:sz="0" w:space="0" w:color="auto"/>
        <w:right w:val="none" w:sz="0" w:space="0" w:color="auto"/>
      </w:divBdr>
    </w:div>
    <w:div w:id="827937167">
      <w:bodyDiv w:val="1"/>
      <w:marLeft w:val="0"/>
      <w:marRight w:val="0"/>
      <w:marTop w:val="0"/>
      <w:marBottom w:val="0"/>
      <w:divBdr>
        <w:top w:val="none" w:sz="0" w:space="0" w:color="auto"/>
        <w:left w:val="none" w:sz="0" w:space="0" w:color="auto"/>
        <w:bottom w:val="none" w:sz="0" w:space="0" w:color="auto"/>
        <w:right w:val="none" w:sz="0" w:space="0" w:color="auto"/>
      </w:divBdr>
    </w:div>
    <w:div w:id="828012936">
      <w:bodyDiv w:val="1"/>
      <w:marLeft w:val="0"/>
      <w:marRight w:val="0"/>
      <w:marTop w:val="0"/>
      <w:marBottom w:val="0"/>
      <w:divBdr>
        <w:top w:val="none" w:sz="0" w:space="0" w:color="auto"/>
        <w:left w:val="none" w:sz="0" w:space="0" w:color="auto"/>
        <w:bottom w:val="none" w:sz="0" w:space="0" w:color="auto"/>
        <w:right w:val="none" w:sz="0" w:space="0" w:color="auto"/>
      </w:divBdr>
    </w:div>
    <w:div w:id="831487116">
      <w:bodyDiv w:val="1"/>
      <w:marLeft w:val="0"/>
      <w:marRight w:val="0"/>
      <w:marTop w:val="0"/>
      <w:marBottom w:val="0"/>
      <w:divBdr>
        <w:top w:val="none" w:sz="0" w:space="0" w:color="auto"/>
        <w:left w:val="none" w:sz="0" w:space="0" w:color="auto"/>
        <w:bottom w:val="none" w:sz="0" w:space="0" w:color="auto"/>
        <w:right w:val="none" w:sz="0" w:space="0" w:color="auto"/>
      </w:divBdr>
    </w:div>
    <w:div w:id="832450387">
      <w:bodyDiv w:val="1"/>
      <w:marLeft w:val="0"/>
      <w:marRight w:val="0"/>
      <w:marTop w:val="0"/>
      <w:marBottom w:val="0"/>
      <w:divBdr>
        <w:top w:val="none" w:sz="0" w:space="0" w:color="auto"/>
        <w:left w:val="none" w:sz="0" w:space="0" w:color="auto"/>
        <w:bottom w:val="none" w:sz="0" w:space="0" w:color="auto"/>
        <w:right w:val="none" w:sz="0" w:space="0" w:color="auto"/>
      </w:divBdr>
    </w:div>
    <w:div w:id="833683776">
      <w:bodyDiv w:val="1"/>
      <w:marLeft w:val="0"/>
      <w:marRight w:val="0"/>
      <w:marTop w:val="0"/>
      <w:marBottom w:val="0"/>
      <w:divBdr>
        <w:top w:val="none" w:sz="0" w:space="0" w:color="auto"/>
        <w:left w:val="none" w:sz="0" w:space="0" w:color="auto"/>
        <w:bottom w:val="none" w:sz="0" w:space="0" w:color="auto"/>
        <w:right w:val="none" w:sz="0" w:space="0" w:color="auto"/>
      </w:divBdr>
    </w:div>
    <w:div w:id="834415158">
      <w:bodyDiv w:val="1"/>
      <w:marLeft w:val="0"/>
      <w:marRight w:val="0"/>
      <w:marTop w:val="0"/>
      <w:marBottom w:val="0"/>
      <w:divBdr>
        <w:top w:val="none" w:sz="0" w:space="0" w:color="auto"/>
        <w:left w:val="none" w:sz="0" w:space="0" w:color="auto"/>
        <w:bottom w:val="none" w:sz="0" w:space="0" w:color="auto"/>
        <w:right w:val="none" w:sz="0" w:space="0" w:color="auto"/>
      </w:divBdr>
    </w:div>
    <w:div w:id="834732764">
      <w:bodyDiv w:val="1"/>
      <w:marLeft w:val="0"/>
      <w:marRight w:val="0"/>
      <w:marTop w:val="0"/>
      <w:marBottom w:val="0"/>
      <w:divBdr>
        <w:top w:val="none" w:sz="0" w:space="0" w:color="auto"/>
        <w:left w:val="none" w:sz="0" w:space="0" w:color="auto"/>
        <w:bottom w:val="none" w:sz="0" w:space="0" w:color="auto"/>
        <w:right w:val="none" w:sz="0" w:space="0" w:color="auto"/>
      </w:divBdr>
    </w:div>
    <w:div w:id="836115259">
      <w:bodyDiv w:val="1"/>
      <w:marLeft w:val="0"/>
      <w:marRight w:val="0"/>
      <w:marTop w:val="0"/>
      <w:marBottom w:val="0"/>
      <w:divBdr>
        <w:top w:val="none" w:sz="0" w:space="0" w:color="auto"/>
        <w:left w:val="none" w:sz="0" w:space="0" w:color="auto"/>
        <w:bottom w:val="none" w:sz="0" w:space="0" w:color="auto"/>
        <w:right w:val="none" w:sz="0" w:space="0" w:color="auto"/>
      </w:divBdr>
    </w:div>
    <w:div w:id="839271245">
      <w:bodyDiv w:val="1"/>
      <w:marLeft w:val="0"/>
      <w:marRight w:val="0"/>
      <w:marTop w:val="0"/>
      <w:marBottom w:val="0"/>
      <w:divBdr>
        <w:top w:val="none" w:sz="0" w:space="0" w:color="auto"/>
        <w:left w:val="none" w:sz="0" w:space="0" w:color="auto"/>
        <w:bottom w:val="none" w:sz="0" w:space="0" w:color="auto"/>
        <w:right w:val="none" w:sz="0" w:space="0" w:color="auto"/>
      </w:divBdr>
    </w:div>
    <w:div w:id="839392485">
      <w:bodyDiv w:val="1"/>
      <w:marLeft w:val="0"/>
      <w:marRight w:val="0"/>
      <w:marTop w:val="0"/>
      <w:marBottom w:val="0"/>
      <w:divBdr>
        <w:top w:val="none" w:sz="0" w:space="0" w:color="auto"/>
        <w:left w:val="none" w:sz="0" w:space="0" w:color="auto"/>
        <w:bottom w:val="none" w:sz="0" w:space="0" w:color="auto"/>
        <w:right w:val="none" w:sz="0" w:space="0" w:color="auto"/>
      </w:divBdr>
    </w:div>
    <w:div w:id="840126201">
      <w:bodyDiv w:val="1"/>
      <w:marLeft w:val="0"/>
      <w:marRight w:val="0"/>
      <w:marTop w:val="0"/>
      <w:marBottom w:val="0"/>
      <w:divBdr>
        <w:top w:val="none" w:sz="0" w:space="0" w:color="auto"/>
        <w:left w:val="none" w:sz="0" w:space="0" w:color="auto"/>
        <w:bottom w:val="none" w:sz="0" w:space="0" w:color="auto"/>
        <w:right w:val="none" w:sz="0" w:space="0" w:color="auto"/>
      </w:divBdr>
    </w:div>
    <w:div w:id="840319222">
      <w:bodyDiv w:val="1"/>
      <w:marLeft w:val="0"/>
      <w:marRight w:val="0"/>
      <w:marTop w:val="0"/>
      <w:marBottom w:val="0"/>
      <w:divBdr>
        <w:top w:val="none" w:sz="0" w:space="0" w:color="auto"/>
        <w:left w:val="none" w:sz="0" w:space="0" w:color="auto"/>
        <w:bottom w:val="none" w:sz="0" w:space="0" w:color="auto"/>
        <w:right w:val="none" w:sz="0" w:space="0" w:color="auto"/>
      </w:divBdr>
    </w:div>
    <w:div w:id="841238047">
      <w:bodyDiv w:val="1"/>
      <w:marLeft w:val="0"/>
      <w:marRight w:val="0"/>
      <w:marTop w:val="0"/>
      <w:marBottom w:val="0"/>
      <w:divBdr>
        <w:top w:val="none" w:sz="0" w:space="0" w:color="auto"/>
        <w:left w:val="none" w:sz="0" w:space="0" w:color="auto"/>
        <w:bottom w:val="none" w:sz="0" w:space="0" w:color="auto"/>
        <w:right w:val="none" w:sz="0" w:space="0" w:color="auto"/>
      </w:divBdr>
    </w:div>
    <w:div w:id="841317895">
      <w:bodyDiv w:val="1"/>
      <w:marLeft w:val="0"/>
      <w:marRight w:val="0"/>
      <w:marTop w:val="0"/>
      <w:marBottom w:val="0"/>
      <w:divBdr>
        <w:top w:val="none" w:sz="0" w:space="0" w:color="auto"/>
        <w:left w:val="none" w:sz="0" w:space="0" w:color="auto"/>
        <w:bottom w:val="none" w:sz="0" w:space="0" w:color="auto"/>
        <w:right w:val="none" w:sz="0" w:space="0" w:color="auto"/>
      </w:divBdr>
    </w:div>
    <w:div w:id="843590896">
      <w:bodyDiv w:val="1"/>
      <w:marLeft w:val="0"/>
      <w:marRight w:val="0"/>
      <w:marTop w:val="0"/>
      <w:marBottom w:val="0"/>
      <w:divBdr>
        <w:top w:val="none" w:sz="0" w:space="0" w:color="auto"/>
        <w:left w:val="none" w:sz="0" w:space="0" w:color="auto"/>
        <w:bottom w:val="none" w:sz="0" w:space="0" w:color="auto"/>
        <w:right w:val="none" w:sz="0" w:space="0" w:color="auto"/>
      </w:divBdr>
    </w:div>
    <w:div w:id="848835052">
      <w:bodyDiv w:val="1"/>
      <w:marLeft w:val="0"/>
      <w:marRight w:val="0"/>
      <w:marTop w:val="0"/>
      <w:marBottom w:val="0"/>
      <w:divBdr>
        <w:top w:val="none" w:sz="0" w:space="0" w:color="auto"/>
        <w:left w:val="none" w:sz="0" w:space="0" w:color="auto"/>
        <w:bottom w:val="none" w:sz="0" w:space="0" w:color="auto"/>
        <w:right w:val="none" w:sz="0" w:space="0" w:color="auto"/>
      </w:divBdr>
    </w:div>
    <w:div w:id="850293569">
      <w:bodyDiv w:val="1"/>
      <w:marLeft w:val="0"/>
      <w:marRight w:val="0"/>
      <w:marTop w:val="0"/>
      <w:marBottom w:val="0"/>
      <w:divBdr>
        <w:top w:val="none" w:sz="0" w:space="0" w:color="auto"/>
        <w:left w:val="none" w:sz="0" w:space="0" w:color="auto"/>
        <w:bottom w:val="none" w:sz="0" w:space="0" w:color="auto"/>
        <w:right w:val="none" w:sz="0" w:space="0" w:color="auto"/>
      </w:divBdr>
    </w:div>
    <w:div w:id="852961115">
      <w:bodyDiv w:val="1"/>
      <w:marLeft w:val="0"/>
      <w:marRight w:val="0"/>
      <w:marTop w:val="0"/>
      <w:marBottom w:val="0"/>
      <w:divBdr>
        <w:top w:val="none" w:sz="0" w:space="0" w:color="auto"/>
        <w:left w:val="none" w:sz="0" w:space="0" w:color="auto"/>
        <w:bottom w:val="none" w:sz="0" w:space="0" w:color="auto"/>
        <w:right w:val="none" w:sz="0" w:space="0" w:color="auto"/>
      </w:divBdr>
    </w:div>
    <w:div w:id="853496338">
      <w:bodyDiv w:val="1"/>
      <w:marLeft w:val="0"/>
      <w:marRight w:val="0"/>
      <w:marTop w:val="0"/>
      <w:marBottom w:val="0"/>
      <w:divBdr>
        <w:top w:val="none" w:sz="0" w:space="0" w:color="auto"/>
        <w:left w:val="none" w:sz="0" w:space="0" w:color="auto"/>
        <w:bottom w:val="none" w:sz="0" w:space="0" w:color="auto"/>
        <w:right w:val="none" w:sz="0" w:space="0" w:color="auto"/>
      </w:divBdr>
    </w:div>
    <w:div w:id="853688895">
      <w:bodyDiv w:val="1"/>
      <w:marLeft w:val="0"/>
      <w:marRight w:val="0"/>
      <w:marTop w:val="0"/>
      <w:marBottom w:val="0"/>
      <w:divBdr>
        <w:top w:val="none" w:sz="0" w:space="0" w:color="auto"/>
        <w:left w:val="none" w:sz="0" w:space="0" w:color="auto"/>
        <w:bottom w:val="none" w:sz="0" w:space="0" w:color="auto"/>
        <w:right w:val="none" w:sz="0" w:space="0" w:color="auto"/>
      </w:divBdr>
    </w:div>
    <w:div w:id="853878464">
      <w:bodyDiv w:val="1"/>
      <w:marLeft w:val="0"/>
      <w:marRight w:val="0"/>
      <w:marTop w:val="0"/>
      <w:marBottom w:val="0"/>
      <w:divBdr>
        <w:top w:val="none" w:sz="0" w:space="0" w:color="auto"/>
        <w:left w:val="none" w:sz="0" w:space="0" w:color="auto"/>
        <w:bottom w:val="none" w:sz="0" w:space="0" w:color="auto"/>
        <w:right w:val="none" w:sz="0" w:space="0" w:color="auto"/>
      </w:divBdr>
    </w:div>
    <w:div w:id="857307913">
      <w:bodyDiv w:val="1"/>
      <w:marLeft w:val="0"/>
      <w:marRight w:val="0"/>
      <w:marTop w:val="0"/>
      <w:marBottom w:val="0"/>
      <w:divBdr>
        <w:top w:val="none" w:sz="0" w:space="0" w:color="auto"/>
        <w:left w:val="none" w:sz="0" w:space="0" w:color="auto"/>
        <w:bottom w:val="none" w:sz="0" w:space="0" w:color="auto"/>
        <w:right w:val="none" w:sz="0" w:space="0" w:color="auto"/>
      </w:divBdr>
    </w:div>
    <w:div w:id="860045090">
      <w:bodyDiv w:val="1"/>
      <w:marLeft w:val="0"/>
      <w:marRight w:val="0"/>
      <w:marTop w:val="0"/>
      <w:marBottom w:val="0"/>
      <w:divBdr>
        <w:top w:val="none" w:sz="0" w:space="0" w:color="auto"/>
        <w:left w:val="none" w:sz="0" w:space="0" w:color="auto"/>
        <w:bottom w:val="none" w:sz="0" w:space="0" w:color="auto"/>
        <w:right w:val="none" w:sz="0" w:space="0" w:color="auto"/>
      </w:divBdr>
    </w:div>
    <w:div w:id="861743817">
      <w:bodyDiv w:val="1"/>
      <w:marLeft w:val="0"/>
      <w:marRight w:val="0"/>
      <w:marTop w:val="0"/>
      <w:marBottom w:val="0"/>
      <w:divBdr>
        <w:top w:val="none" w:sz="0" w:space="0" w:color="auto"/>
        <w:left w:val="none" w:sz="0" w:space="0" w:color="auto"/>
        <w:bottom w:val="none" w:sz="0" w:space="0" w:color="auto"/>
        <w:right w:val="none" w:sz="0" w:space="0" w:color="auto"/>
      </w:divBdr>
    </w:div>
    <w:div w:id="863707413">
      <w:bodyDiv w:val="1"/>
      <w:marLeft w:val="0"/>
      <w:marRight w:val="0"/>
      <w:marTop w:val="0"/>
      <w:marBottom w:val="0"/>
      <w:divBdr>
        <w:top w:val="none" w:sz="0" w:space="0" w:color="auto"/>
        <w:left w:val="none" w:sz="0" w:space="0" w:color="auto"/>
        <w:bottom w:val="none" w:sz="0" w:space="0" w:color="auto"/>
        <w:right w:val="none" w:sz="0" w:space="0" w:color="auto"/>
      </w:divBdr>
    </w:div>
    <w:div w:id="867913780">
      <w:bodyDiv w:val="1"/>
      <w:marLeft w:val="0"/>
      <w:marRight w:val="0"/>
      <w:marTop w:val="0"/>
      <w:marBottom w:val="0"/>
      <w:divBdr>
        <w:top w:val="none" w:sz="0" w:space="0" w:color="auto"/>
        <w:left w:val="none" w:sz="0" w:space="0" w:color="auto"/>
        <w:bottom w:val="none" w:sz="0" w:space="0" w:color="auto"/>
        <w:right w:val="none" w:sz="0" w:space="0" w:color="auto"/>
      </w:divBdr>
    </w:div>
    <w:div w:id="868876674">
      <w:bodyDiv w:val="1"/>
      <w:marLeft w:val="0"/>
      <w:marRight w:val="0"/>
      <w:marTop w:val="0"/>
      <w:marBottom w:val="0"/>
      <w:divBdr>
        <w:top w:val="none" w:sz="0" w:space="0" w:color="auto"/>
        <w:left w:val="none" w:sz="0" w:space="0" w:color="auto"/>
        <w:bottom w:val="none" w:sz="0" w:space="0" w:color="auto"/>
        <w:right w:val="none" w:sz="0" w:space="0" w:color="auto"/>
      </w:divBdr>
    </w:div>
    <w:div w:id="869731138">
      <w:bodyDiv w:val="1"/>
      <w:marLeft w:val="0"/>
      <w:marRight w:val="0"/>
      <w:marTop w:val="0"/>
      <w:marBottom w:val="0"/>
      <w:divBdr>
        <w:top w:val="none" w:sz="0" w:space="0" w:color="auto"/>
        <w:left w:val="none" w:sz="0" w:space="0" w:color="auto"/>
        <w:bottom w:val="none" w:sz="0" w:space="0" w:color="auto"/>
        <w:right w:val="none" w:sz="0" w:space="0" w:color="auto"/>
      </w:divBdr>
    </w:div>
    <w:div w:id="873925856">
      <w:bodyDiv w:val="1"/>
      <w:marLeft w:val="0"/>
      <w:marRight w:val="0"/>
      <w:marTop w:val="0"/>
      <w:marBottom w:val="0"/>
      <w:divBdr>
        <w:top w:val="none" w:sz="0" w:space="0" w:color="auto"/>
        <w:left w:val="none" w:sz="0" w:space="0" w:color="auto"/>
        <w:bottom w:val="none" w:sz="0" w:space="0" w:color="auto"/>
        <w:right w:val="none" w:sz="0" w:space="0" w:color="auto"/>
      </w:divBdr>
    </w:div>
    <w:div w:id="875775052">
      <w:bodyDiv w:val="1"/>
      <w:marLeft w:val="0"/>
      <w:marRight w:val="0"/>
      <w:marTop w:val="0"/>
      <w:marBottom w:val="0"/>
      <w:divBdr>
        <w:top w:val="none" w:sz="0" w:space="0" w:color="auto"/>
        <w:left w:val="none" w:sz="0" w:space="0" w:color="auto"/>
        <w:bottom w:val="none" w:sz="0" w:space="0" w:color="auto"/>
        <w:right w:val="none" w:sz="0" w:space="0" w:color="auto"/>
      </w:divBdr>
    </w:div>
    <w:div w:id="877744026">
      <w:bodyDiv w:val="1"/>
      <w:marLeft w:val="0"/>
      <w:marRight w:val="0"/>
      <w:marTop w:val="0"/>
      <w:marBottom w:val="0"/>
      <w:divBdr>
        <w:top w:val="none" w:sz="0" w:space="0" w:color="auto"/>
        <w:left w:val="none" w:sz="0" w:space="0" w:color="auto"/>
        <w:bottom w:val="none" w:sz="0" w:space="0" w:color="auto"/>
        <w:right w:val="none" w:sz="0" w:space="0" w:color="auto"/>
      </w:divBdr>
    </w:div>
    <w:div w:id="879392723">
      <w:bodyDiv w:val="1"/>
      <w:marLeft w:val="0"/>
      <w:marRight w:val="0"/>
      <w:marTop w:val="0"/>
      <w:marBottom w:val="0"/>
      <w:divBdr>
        <w:top w:val="none" w:sz="0" w:space="0" w:color="auto"/>
        <w:left w:val="none" w:sz="0" w:space="0" w:color="auto"/>
        <w:bottom w:val="none" w:sz="0" w:space="0" w:color="auto"/>
        <w:right w:val="none" w:sz="0" w:space="0" w:color="auto"/>
      </w:divBdr>
    </w:div>
    <w:div w:id="879822411">
      <w:bodyDiv w:val="1"/>
      <w:marLeft w:val="0"/>
      <w:marRight w:val="0"/>
      <w:marTop w:val="0"/>
      <w:marBottom w:val="0"/>
      <w:divBdr>
        <w:top w:val="none" w:sz="0" w:space="0" w:color="auto"/>
        <w:left w:val="none" w:sz="0" w:space="0" w:color="auto"/>
        <w:bottom w:val="none" w:sz="0" w:space="0" w:color="auto"/>
        <w:right w:val="none" w:sz="0" w:space="0" w:color="auto"/>
      </w:divBdr>
    </w:div>
    <w:div w:id="880433597">
      <w:bodyDiv w:val="1"/>
      <w:marLeft w:val="0"/>
      <w:marRight w:val="0"/>
      <w:marTop w:val="0"/>
      <w:marBottom w:val="0"/>
      <w:divBdr>
        <w:top w:val="none" w:sz="0" w:space="0" w:color="auto"/>
        <w:left w:val="none" w:sz="0" w:space="0" w:color="auto"/>
        <w:bottom w:val="none" w:sz="0" w:space="0" w:color="auto"/>
        <w:right w:val="none" w:sz="0" w:space="0" w:color="auto"/>
      </w:divBdr>
    </w:div>
    <w:div w:id="880678255">
      <w:bodyDiv w:val="1"/>
      <w:marLeft w:val="0"/>
      <w:marRight w:val="0"/>
      <w:marTop w:val="0"/>
      <w:marBottom w:val="0"/>
      <w:divBdr>
        <w:top w:val="none" w:sz="0" w:space="0" w:color="auto"/>
        <w:left w:val="none" w:sz="0" w:space="0" w:color="auto"/>
        <w:bottom w:val="none" w:sz="0" w:space="0" w:color="auto"/>
        <w:right w:val="none" w:sz="0" w:space="0" w:color="auto"/>
      </w:divBdr>
    </w:div>
    <w:div w:id="880748044">
      <w:bodyDiv w:val="1"/>
      <w:marLeft w:val="0"/>
      <w:marRight w:val="0"/>
      <w:marTop w:val="0"/>
      <w:marBottom w:val="0"/>
      <w:divBdr>
        <w:top w:val="none" w:sz="0" w:space="0" w:color="auto"/>
        <w:left w:val="none" w:sz="0" w:space="0" w:color="auto"/>
        <w:bottom w:val="none" w:sz="0" w:space="0" w:color="auto"/>
        <w:right w:val="none" w:sz="0" w:space="0" w:color="auto"/>
      </w:divBdr>
    </w:div>
    <w:div w:id="881017878">
      <w:bodyDiv w:val="1"/>
      <w:marLeft w:val="0"/>
      <w:marRight w:val="0"/>
      <w:marTop w:val="0"/>
      <w:marBottom w:val="0"/>
      <w:divBdr>
        <w:top w:val="none" w:sz="0" w:space="0" w:color="auto"/>
        <w:left w:val="none" w:sz="0" w:space="0" w:color="auto"/>
        <w:bottom w:val="none" w:sz="0" w:space="0" w:color="auto"/>
        <w:right w:val="none" w:sz="0" w:space="0" w:color="auto"/>
      </w:divBdr>
    </w:div>
    <w:div w:id="881208021">
      <w:bodyDiv w:val="1"/>
      <w:marLeft w:val="0"/>
      <w:marRight w:val="0"/>
      <w:marTop w:val="0"/>
      <w:marBottom w:val="0"/>
      <w:divBdr>
        <w:top w:val="none" w:sz="0" w:space="0" w:color="auto"/>
        <w:left w:val="none" w:sz="0" w:space="0" w:color="auto"/>
        <w:bottom w:val="none" w:sz="0" w:space="0" w:color="auto"/>
        <w:right w:val="none" w:sz="0" w:space="0" w:color="auto"/>
      </w:divBdr>
    </w:div>
    <w:div w:id="882062150">
      <w:bodyDiv w:val="1"/>
      <w:marLeft w:val="0"/>
      <w:marRight w:val="0"/>
      <w:marTop w:val="0"/>
      <w:marBottom w:val="0"/>
      <w:divBdr>
        <w:top w:val="none" w:sz="0" w:space="0" w:color="auto"/>
        <w:left w:val="none" w:sz="0" w:space="0" w:color="auto"/>
        <w:bottom w:val="none" w:sz="0" w:space="0" w:color="auto"/>
        <w:right w:val="none" w:sz="0" w:space="0" w:color="auto"/>
      </w:divBdr>
    </w:div>
    <w:div w:id="884103828">
      <w:bodyDiv w:val="1"/>
      <w:marLeft w:val="0"/>
      <w:marRight w:val="0"/>
      <w:marTop w:val="0"/>
      <w:marBottom w:val="0"/>
      <w:divBdr>
        <w:top w:val="none" w:sz="0" w:space="0" w:color="auto"/>
        <w:left w:val="none" w:sz="0" w:space="0" w:color="auto"/>
        <w:bottom w:val="none" w:sz="0" w:space="0" w:color="auto"/>
        <w:right w:val="none" w:sz="0" w:space="0" w:color="auto"/>
      </w:divBdr>
    </w:div>
    <w:div w:id="887109159">
      <w:bodyDiv w:val="1"/>
      <w:marLeft w:val="0"/>
      <w:marRight w:val="0"/>
      <w:marTop w:val="0"/>
      <w:marBottom w:val="0"/>
      <w:divBdr>
        <w:top w:val="none" w:sz="0" w:space="0" w:color="auto"/>
        <w:left w:val="none" w:sz="0" w:space="0" w:color="auto"/>
        <w:bottom w:val="none" w:sz="0" w:space="0" w:color="auto"/>
        <w:right w:val="none" w:sz="0" w:space="0" w:color="auto"/>
      </w:divBdr>
    </w:div>
    <w:div w:id="888686087">
      <w:bodyDiv w:val="1"/>
      <w:marLeft w:val="0"/>
      <w:marRight w:val="0"/>
      <w:marTop w:val="0"/>
      <w:marBottom w:val="0"/>
      <w:divBdr>
        <w:top w:val="none" w:sz="0" w:space="0" w:color="auto"/>
        <w:left w:val="none" w:sz="0" w:space="0" w:color="auto"/>
        <w:bottom w:val="none" w:sz="0" w:space="0" w:color="auto"/>
        <w:right w:val="none" w:sz="0" w:space="0" w:color="auto"/>
      </w:divBdr>
    </w:div>
    <w:div w:id="891884681">
      <w:bodyDiv w:val="1"/>
      <w:marLeft w:val="0"/>
      <w:marRight w:val="0"/>
      <w:marTop w:val="0"/>
      <w:marBottom w:val="0"/>
      <w:divBdr>
        <w:top w:val="none" w:sz="0" w:space="0" w:color="auto"/>
        <w:left w:val="none" w:sz="0" w:space="0" w:color="auto"/>
        <w:bottom w:val="none" w:sz="0" w:space="0" w:color="auto"/>
        <w:right w:val="none" w:sz="0" w:space="0" w:color="auto"/>
      </w:divBdr>
    </w:div>
    <w:div w:id="897591228">
      <w:bodyDiv w:val="1"/>
      <w:marLeft w:val="0"/>
      <w:marRight w:val="0"/>
      <w:marTop w:val="0"/>
      <w:marBottom w:val="0"/>
      <w:divBdr>
        <w:top w:val="none" w:sz="0" w:space="0" w:color="auto"/>
        <w:left w:val="none" w:sz="0" w:space="0" w:color="auto"/>
        <w:bottom w:val="none" w:sz="0" w:space="0" w:color="auto"/>
        <w:right w:val="none" w:sz="0" w:space="0" w:color="auto"/>
      </w:divBdr>
    </w:div>
    <w:div w:id="898786533">
      <w:bodyDiv w:val="1"/>
      <w:marLeft w:val="0"/>
      <w:marRight w:val="0"/>
      <w:marTop w:val="0"/>
      <w:marBottom w:val="0"/>
      <w:divBdr>
        <w:top w:val="none" w:sz="0" w:space="0" w:color="auto"/>
        <w:left w:val="none" w:sz="0" w:space="0" w:color="auto"/>
        <w:bottom w:val="none" w:sz="0" w:space="0" w:color="auto"/>
        <w:right w:val="none" w:sz="0" w:space="0" w:color="auto"/>
      </w:divBdr>
    </w:div>
    <w:div w:id="900361408">
      <w:bodyDiv w:val="1"/>
      <w:marLeft w:val="0"/>
      <w:marRight w:val="0"/>
      <w:marTop w:val="0"/>
      <w:marBottom w:val="0"/>
      <w:divBdr>
        <w:top w:val="none" w:sz="0" w:space="0" w:color="auto"/>
        <w:left w:val="none" w:sz="0" w:space="0" w:color="auto"/>
        <w:bottom w:val="none" w:sz="0" w:space="0" w:color="auto"/>
        <w:right w:val="none" w:sz="0" w:space="0" w:color="auto"/>
      </w:divBdr>
    </w:div>
    <w:div w:id="900747309">
      <w:bodyDiv w:val="1"/>
      <w:marLeft w:val="0"/>
      <w:marRight w:val="0"/>
      <w:marTop w:val="0"/>
      <w:marBottom w:val="0"/>
      <w:divBdr>
        <w:top w:val="none" w:sz="0" w:space="0" w:color="auto"/>
        <w:left w:val="none" w:sz="0" w:space="0" w:color="auto"/>
        <w:bottom w:val="none" w:sz="0" w:space="0" w:color="auto"/>
        <w:right w:val="none" w:sz="0" w:space="0" w:color="auto"/>
      </w:divBdr>
    </w:div>
    <w:div w:id="904728594">
      <w:bodyDiv w:val="1"/>
      <w:marLeft w:val="0"/>
      <w:marRight w:val="0"/>
      <w:marTop w:val="0"/>
      <w:marBottom w:val="0"/>
      <w:divBdr>
        <w:top w:val="none" w:sz="0" w:space="0" w:color="auto"/>
        <w:left w:val="none" w:sz="0" w:space="0" w:color="auto"/>
        <w:bottom w:val="none" w:sz="0" w:space="0" w:color="auto"/>
        <w:right w:val="none" w:sz="0" w:space="0" w:color="auto"/>
      </w:divBdr>
    </w:div>
    <w:div w:id="905528243">
      <w:bodyDiv w:val="1"/>
      <w:marLeft w:val="0"/>
      <w:marRight w:val="0"/>
      <w:marTop w:val="0"/>
      <w:marBottom w:val="0"/>
      <w:divBdr>
        <w:top w:val="none" w:sz="0" w:space="0" w:color="auto"/>
        <w:left w:val="none" w:sz="0" w:space="0" w:color="auto"/>
        <w:bottom w:val="none" w:sz="0" w:space="0" w:color="auto"/>
        <w:right w:val="none" w:sz="0" w:space="0" w:color="auto"/>
      </w:divBdr>
    </w:div>
    <w:div w:id="906694941">
      <w:bodyDiv w:val="1"/>
      <w:marLeft w:val="0"/>
      <w:marRight w:val="0"/>
      <w:marTop w:val="0"/>
      <w:marBottom w:val="0"/>
      <w:divBdr>
        <w:top w:val="none" w:sz="0" w:space="0" w:color="auto"/>
        <w:left w:val="none" w:sz="0" w:space="0" w:color="auto"/>
        <w:bottom w:val="none" w:sz="0" w:space="0" w:color="auto"/>
        <w:right w:val="none" w:sz="0" w:space="0" w:color="auto"/>
      </w:divBdr>
    </w:div>
    <w:div w:id="908147832">
      <w:bodyDiv w:val="1"/>
      <w:marLeft w:val="0"/>
      <w:marRight w:val="0"/>
      <w:marTop w:val="0"/>
      <w:marBottom w:val="0"/>
      <w:divBdr>
        <w:top w:val="none" w:sz="0" w:space="0" w:color="auto"/>
        <w:left w:val="none" w:sz="0" w:space="0" w:color="auto"/>
        <w:bottom w:val="none" w:sz="0" w:space="0" w:color="auto"/>
        <w:right w:val="none" w:sz="0" w:space="0" w:color="auto"/>
      </w:divBdr>
    </w:div>
    <w:div w:id="912160410">
      <w:bodyDiv w:val="1"/>
      <w:marLeft w:val="0"/>
      <w:marRight w:val="0"/>
      <w:marTop w:val="0"/>
      <w:marBottom w:val="0"/>
      <w:divBdr>
        <w:top w:val="none" w:sz="0" w:space="0" w:color="auto"/>
        <w:left w:val="none" w:sz="0" w:space="0" w:color="auto"/>
        <w:bottom w:val="none" w:sz="0" w:space="0" w:color="auto"/>
        <w:right w:val="none" w:sz="0" w:space="0" w:color="auto"/>
      </w:divBdr>
    </w:div>
    <w:div w:id="914781456">
      <w:bodyDiv w:val="1"/>
      <w:marLeft w:val="0"/>
      <w:marRight w:val="0"/>
      <w:marTop w:val="0"/>
      <w:marBottom w:val="0"/>
      <w:divBdr>
        <w:top w:val="none" w:sz="0" w:space="0" w:color="auto"/>
        <w:left w:val="none" w:sz="0" w:space="0" w:color="auto"/>
        <w:bottom w:val="none" w:sz="0" w:space="0" w:color="auto"/>
        <w:right w:val="none" w:sz="0" w:space="0" w:color="auto"/>
      </w:divBdr>
    </w:div>
    <w:div w:id="915627005">
      <w:bodyDiv w:val="1"/>
      <w:marLeft w:val="0"/>
      <w:marRight w:val="0"/>
      <w:marTop w:val="0"/>
      <w:marBottom w:val="0"/>
      <w:divBdr>
        <w:top w:val="none" w:sz="0" w:space="0" w:color="auto"/>
        <w:left w:val="none" w:sz="0" w:space="0" w:color="auto"/>
        <w:bottom w:val="none" w:sz="0" w:space="0" w:color="auto"/>
        <w:right w:val="none" w:sz="0" w:space="0" w:color="auto"/>
      </w:divBdr>
    </w:div>
    <w:div w:id="916094259">
      <w:bodyDiv w:val="1"/>
      <w:marLeft w:val="0"/>
      <w:marRight w:val="0"/>
      <w:marTop w:val="0"/>
      <w:marBottom w:val="0"/>
      <w:divBdr>
        <w:top w:val="none" w:sz="0" w:space="0" w:color="auto"/>
        <w:left w:val="none" w:sz="0" w:space="0" w:color="auto"/>
        <w:bottom w:val="none" w:sz="0" w:space="0" w:color="auto"/>
        <w:right w:val="none" w:sz="0" w:space="0" w:color="auto"/>
      </w:divBdr>
    </w:div>
    <w:div w:id="917373208">
      <w:bodyDiv w:val="1"/>
      <w:marLeft w:val="0"/>
      <w:marRight w:val="0"/>
      <w:marTop w:val="0"/>
      <w:marBottom w:val="0"/>
      <w:divBdr>
        <w:top w:val="none" w:sz="0" w:space="0" w:color="auto"/>
        <w:left w:val="none" w:sz="0" w:space="0" w:color="auto"/>
        <w:bottom w:val="none" w:sz="0" w:space="0" w:color="auto"/>
        <w:right w:val="none" w:sz="0" w:space="0" w:color="auto"/>
      </w:divBdr>
    </w:div>
    <w:div w:id="920064372">
      <w:bodyDiv w:val="1"/>
      <w:marLeft w:val="0"/>
      <w:marRight w:val="0"/>
      <w:marTop w:val="0"/>
      <w:marBottom w:val="0"/>
      <w:divBdr>
        <w:top w:val="none" w:sz="0" w:space="0" w:color="auto"/>
        <w:left w:val="none" w:sz="0" w:space="0" w:color="auto"/>
        <w:bottom w:val="none" w:sz="0" w:space="0" w:color="auto"/>
        <w:right w:val="none" w:sz="0" w:space="0" w:color="auto"/>
      </w:divBdr>
    </w:div>
    <w:div w:id="920413592">
      <w:bodyDiv w:val="1"/>
      <w:marLeft w:val="0"/>
      <w:marRight w:val="0"/>
      <w:marTop w:val="0"/>
      <w:marBottom w:val="0"/>
      <w:divBdr>
        <w:top w:val="none" w:sz="0" w:space="0" w:color="auto"/>
        <w:left w:val="none" w:sz="0" w:space="0" w:color="auto"/>
        <w:bottom w:val="none" w:sz="0" w:space="0" w:color="auto"/>
        <w:right w:val="none" w:sz="0" w:space="0" w:color="auto"/>
      </w:divBdr>
    </w:div>
    <w:div w:id="922179843">
      <w:bodyDiv w:val="1"/>
      <w:marLeft w:val="0"/>
      <w:marRight w:val="0"/>
      <w:marTop w:val="0"/>
      <w:marBottom w:val="0"/>
      <w:divBdr>
        <w:top w:val="none" w:sz="0" w:space="0" w:color="auto"/>
        <w:left w:val="none" w:sz="0" w:space="0" w:color="auto"/>
        <w:bottom w:val="none" w:sz="0" w:space="0" w:color="auto"/>
        <w:right w:val="none" w:sz="0" w:space="0" w:color="auto"/>
      </w:divBdr>
    </w:div>
    <w:div w:id="922569855">
      <w:bodyDiv w:val="1"/>
      <w:marLeft w:val="0"/>
      <w:marRight w:val="0"/>
      <w:marTop w:val="0"/>
      <w:marBottom w:val="0"/>
      <w:divBdr>
        <w:top w:val="none" w:sz="0" w:space="0" w:color="auto"/>
        <w:left w:val="none" w:sz="0" w:space="0" w:color="auto"/>
        <w:bottom w:val="none" w:sz="0" w:space="0" w:color="auto"/>
        <w:right w:val="none" w:sz="0" w:space="0" w:color="auto"/>
      </w:divBdr>
    </w:div>
    <w:div w:id="923413885">
      <w:bodyDiv w:val="1"/>
      <w:marLeft w:val="0"/>
      <w:marRight w:val="0"/>
      <w:marTop w:val="0"/>
      <w:marBottom w:val="0"/>
      <w:divBdr>
        <w:top w:val="none" w:sz="0" w:space="0" w:color="auto"/>
        <w:left w:val="none" w:sz="0" w:space="0" w:color="auto"/>
        <w:bottom w:val="none" w:sz="0" w:space="0" w:color="auto"/>
        <w:right w:val="none" w:sz="0" w:space="0" w:color="auto"/>
      </w:divBdr>
    </w:div>
    <w:div w:id="924723006">
      <w:bodyDiv w:val="1"/>
      <w:marLeft w:val="0"/>
      <w:marRight w:val="0"/>
      <w:marTop w:val="0"/>
      <w:marBottom w:val="0"/>
      <w:divBdr>
        <w:top w:val="none" w:sz="0" w:space="0" w:color="auto"/>
        <w:left w:val="none" w:sz="0" w:space="0" w:color="auto"/>
        <w:bottom w:val="none" w:sz="0" w:space="0" w:color="auto"/>
        <w:right w:val="none" w:sz="0" w:space="0" w:color="auto"/>
      </w:divBdr>
    </w:div>
    <w:div w:id="925456404">
      <w:bodyDiv w:val="1"/>
      <w:marLeft w:val="0"/>
      <w:marRight w:val="0"/>
      <w:marTop w:val="0"/>
      <w:marBottom w:val="0"/>
      <w:divBdr>
        <w:top w:val="none" w:sz="0" w:space="0" w:color="auto"/>
        <w:left w:val="none" w:sz="0" w:space="0" w:color="auto"/>
        <w:bottom w:val="none" w:sz="0" w:space="0" w:color="auto"/>
        <w:right w:val="none" w:sz="0" w:space="0" w:color="auto"/>
      </w:divBdr>
    </w:div>
    <w:div w:id="925580931">
      <w:bodyDiv w:val="1"/>
      <w:marLeft w:val="0"/>
      <w:marRight w:val="0"/>
      <w:marTop w:val="0"/>
      <w:marBottom w:val="0"/>
      <w:divBdr>
        <w:top w:val="none" w:sz="0" w:space="0" w:color="auto"/>
        <w:left w:val="none" w:sz="0" w:space="0" w:color="auto"/>
        <w:bottom w:val="none" w:sz="0" w:space="0" w:color="auto"/>
        <w:right w:val="none" w:sz="0" w:space="0" w:color="auto"/>
      </w:divBdr>
    </w:div>
    <w:div w:id="926622492">
      <w:bodyDiv w:val="1"/>
      <w:marLeft w:val="0"/>
      <w:marRight w:val="0"/>
      <w:marTop w:val="0"/>
      <w:marBottom w:val="0"/>
      <w:divBdr>
        <w:top w:val="none" w:sz="0" w:space="0" w:color="auto"/>
        <w:left w:val="none" w:sz="0" w:space="0" w:color="auto"/>
        <w:bottom w:val="none" w:sz="0" w:space="0" w:color="auto"/>
        <w:right w:val="none" w:sz="0" w:space="0" w:color="auto"/>
      </w:divBdr>
    </w:div>
    <w:div w:id="927082720">
      <w:bodyDiv w:val="1"/>
      <w:marLeft w:val="0"/>
      <w:marRight w:val="0"/>
      <w:marTop w:val="0"/>
      <w:marBottom w:val="0"/>
      <w:divBdr>
        <w:top w:val="none" w:sz="0" w:space="0" w:color="auto"/>
        <w:left w:val="none" w:sz="0" w:space="0" w:color="auto"/>
        <w:bottom w:val="none" w:sz="0" w:space="0" w:color="auto"/>
        <w:right w:val="none" w:sz="0" w:space="0" w:color="auto"/>
      </w:divBdr>
    </w:div>
    <w:div w:id="927156866">
      <w:bodyDiv w:val="1"/>
      <w:marLeft w:val="0"/>
      <w:marRight w:val="0"/>
      <w:marTop w:val="0"/>
      <w:marBottom w:val="0"/>
      <w:divBdr>
        <w:top w:val="none" w:sz="0" w:space="0" w:color="auto"/>
        <w:left w:val="none" w:sz="0" w:space="0" w:color="auto"/>
        <w:bottom w:val="none" w:sz="0" w:space="0" w:color="auto"/>
        <w:right w:val="none" w:sz="0" w:space="0" w:color="auto"/>
      </w:divBdr>
    </w:div>
    <w:div w:id="929000824">
      <w:bodyDiv w:val="1"/>
      <w:marLeft w:val="0"/>
      <w:marRight w:val="0"/>
      <w:marTop w:val="0"/>
      <w:marBottom w:val="0"/>
      <w:divBdr>
        <w:top w:val="none" w:sz="0" w:space="0" w:color="auto"/>
        <w:left w:val="none" w:sz="0" w:space="0" w:color="auto"/>
        <w:bottom w:val="none" w:sz="0" w:space="0" w:color="auto"/>
        <w:right w:val="none" w:sz="0" w:space="0" w:color="auto"/>
      </w:divBdr>
    </w:div>
    <w:div w:id="929235000">
      <w:bodyDiv w:val="1"/>
      <w:marLeft w:val="0"/>
      <w:marRight w:val="0"/>
      <w:marTop w:val="0"/>
      <w:marBottom w:val="0"/>
      <w:divBdr>
        <w:top w:val="none" w:sz="0" w:space="0" w:color="auto"/>
        <w:left w:val="none" w:sz="0" w:space="0" w:color="auto"/>
        <w:bottom w:val="none" w:sz="0" w:space="0" w:color="auto"/>
        <w:right w:val="none" w:sz="0" w:space="0" w:color="auto"/>
      </w:divBdr>
    </w:div>
    <w:div w:id="930429031">
      <w:bodyDiv w:val="1"/>
      <w:marLeft w:val="0"/>
      <w:marRight w:val="0"/>
      <w:marTop w:val="0"/>
      <w:marBottom w:val="0"/>
      <w:divBdr>
        <w:top w:val="none" w:sz="0" w:space="0" w:color="auto"/>
        <w:left w:val="none" w:sz="0" w:space="0" w:color="auto"/>
        <w:bottom w:val="none" w:sz="0" w:space="0" w:color="auto"/>
        <w:right w:val="none" w:sz="0" w:space="0" w:color="auto"/>
      </w:divBdr>
    </w:div>
    <w:div w:id="932977828">
      <w:bodyDiv w:val="1"/>
      <w:marLeft w:val="0"/>
      <w:marRight w:val="0"/>
      <w:marTop w:val="0"/>
      <w:marBottom w:val="0"/>
      <w:divBdr>
        <w:top w:val="none" w:sz="0" w:space="0" w:color="auto"/>
        <w:left w:val="none" w:sz="0" w:space="0" w:color="auto"/>
        <w:bottom w:val="none" w:sz="0" w:space="0" w:color="auto"/>
        <w:right w:val="none" w:sz="0" w:space="0" w:color="auto"/>
      </w:divBdr>
    </w:div>
    <w:div w:id="934635102">
      <w:bodyDiv w:val="1"/>
      <w:marLeft w:val="0"/>
      <w:marRight w:val="0"/>
      <w:marTop w:val="0"/>
      <w:marBottom w:val="0"/>
      <w:divBdr>
        <w:top w:val="none" w:sz="0" w:space="0" w:color="auto"/>
        <w:left w:val="none" w:sz="0" w:space="0" w:color="auto"/>
        <w:bottom w:val="none" w:sz="0" w:space="0" w:color="auto"/>
        <w:right w:val="none" w:sz="0" w:space="0" w:color="auto"/>
      </w:divBdr>
    </w:div>
    <w:div w:id="936016692">
      <w:bodyDiv w:val="1"/>
      <w:marLeft w:val="0"/>
      <w:marRight w:val="0"/>
      <w:marTop w:val="0"/>
      <w:marBottom w:val="0"/>
      <w:divBdr>
        <w:top w:val="none" w:sz="0" w:space="0" w:color="auto"/>
        <w:left w:val="none" w:sz="0" w:space="0" w:color="auto"/>
        <w:bottom w:val="none" w:sz="0" w:space="0" w:color="auto"/>
        <w:right w:val="none" w:sz="0" w:space="0" w:color="auto"/>
      </w:divBdr>
    </w:div>
    <w:div w:id="937525209">
      <w:bodyDiv w:val="1"/>
      <w:marLeft w:val="0"/>
      <w:marRight w:val="0"/>
      <w:marTop w:val="0"/>
      <w:marBottom w:val="0"/>
      <w:divBdr>
        <w:top w:val="none" w:sz="0" w:space="0" w:color="auto"/>
        <w:left w:val="none" w:sz="0" w:space="0" w:color="auto"/>
        <w:bottom w:val="none" w:sz="0" w:space="0" w:color="auto"/>
        <w:right w:val="none" w:sz="0" w:space="0" w:color="auto"/>
      </w:divBdr>
    </w:div>
    <w:div w:id="938835107">
      <w:bodyDiv w:val="1"/>
      <w:marLeft w:val="0"/>
      <w:marRight w:val="0"/>
      <w:marTop w:val="0"/>
      <w:marBottom w:val="0"/>
      <w:divBdr>
        <w:top w:val="none" w:sz="0" w:space="0" w:color="auto"/>
        <w:left w:val="none" w:sz="0" w:space="0" w:color="auto"/>
        <w:bottom w:val="none" w:sz="0" w:space="0" w:color="auto"/>
        <w:right w:val="none" w:sz="0" w:space="0" w:color="auto"/>
      </w:divBdr>
    </w:div>
    <w:div w:id="939722388">
      <w:bodyDiv w:val="1"/>
      <w:marLeft w:val="0"/>
      <w:marRight w:val="0"/>
      <w:marTop w:val="0"/>
      <w:marBottom w:val="0"/>
      <w:divBdr>
        <w:top w:val="none" w:sz="0" w:space="0" w:color="auto"/>
        <w:left w:val="none" w:sz="0" w:space="0" w:color="auto"/>
        <w:bottom w:val="none" w:sz="0" w:space="0" w:color="auto"/>
        <w:right w:val="none" w:sz="0" w:space="0" w:color="auto"/>
      </w:divBdr>
    </w:div>
    <w:div w:id="939803258">
      <w:bodyDiv w:val="1"/>
      <w:marLeft w:val="0"/>
      <w:marRight w:val="0"/>
      <w:marTop w:val="0"/>
      <w:marBottom w:val="0"/>
      <w:divBdr>
        <w:top w:val="none" w:sz="0" w:space="0" w:color="auto"/>
        <w:left w:val="none" w:sz="0" w:space="0" w:color="auto"/>
        <w:bottom w:val="none" w:sz="0" w:space="0" w:color="auto"/>
        <w:right w:val="none" w:sz="0" w:space="0" w:color="auto"/>
      </w:divBdr>
    </w:div>
    <w:div w:id="939947207">
      <w:bodyDiv w:val="1"/>
      <w:marLeft w:val="0"/>
      <w:marRight w:val="0"/>
      <w:marTop w:val="0"/>
      <w:marBottom w:val="0"/>
      <w:divBdr>
        <w:top w:val="none" w:sz="0" w:space="0" w:color="auto"/>
        <w:left w:val="none" w:sz="0" w:space="0" w:color="auto"/>
        <w:bottom w:val="none" w:sz="0" w:space="0" w:color="auto"/>
        <w:right w:val="none" w:sz="0" w:space="0" w:color="auto"/>
      </w:divBdr>
    </w:div>
    <w:div w:id="943852291">
      <w:bodyDiv w:val="1"/>
      <w:marLeft w:val="0"/>
      <w:marRight w:val="0"/>
      <w:marTop w:val="0"/>
      <w:marBottom w:val="0"/>
      <w:divBdr>
        <w:top w:val="none" w:sz="0" w:space="0" w:color="auto"/>
        <w:left w:val="none" w:sz="0" w:space="0" w:color="auto"/>
        <w:bottom w:val="none" w:sz="0" w:space="0" w:color="auto"/>
        <w:right w:val="none" w:sz="0" w:space="0" w:color="auto"/>
      </w:divBdr>
    </w:div>
    <w:div w:id="944849345">
      <w:bodyDiv w:val="1"/>
      <w:marLeft w:val="0"/>
      <w:marRight w:val="0"/>
      <w:marTop w:val="0"/>
      <w:marBottom w:val="0"/>
      <w:divBdr>
        <w:top w:val="none" w:sz="0" w:space="0" w:color="auto"/>
        <w:left w:val="none" w:sz="0" w:space="0" w:color="auto"/>
        <w:bottom w:val="none" w:sz="0" w:space="0" w:color="auto"/>
        <w:right w:val="none" w:sz="0" w:space="0" w:color="auto"/>
      </w:divBdr>
    </w:div>
    <w:div w:id="945961174">
      <w:bodyDiv w:val="1"/>
      <w:marLeft w:val="0"/>
      <w:marRight w:val="0"/>
      <w:marTop w:val="0"/>
      <w:marBottom w:val="0"/>
      <w:divBdr>
        <w:top w:val="none" w:sz="0" w:space="0" w:color="auto"/>
        <w:left w:val="none" w:sz="0" w:space="0" w:color="auto"/>
        <w:bottom w:val="none" w:sz="0" w:space="0" w:color="auto"/>
        <w:right w:val="none" w:sz="0" w:space="0" w:color="auto"/>
      </w:divBdr>
    </w:div>
    <w:div w:id="946735746">
      <w:bodyDiv w:val="1"/>
      <w:marLeft w:val="0"/>
      <w:marRight w:val="0"/>
      <w:marTop w:val="0"/>
      <w:marBottom w:val="0"/>
      <w:divBdr>
        <w:top w:val="none" w:sz="0" w:space="0" w:color="auto"/>
        <w:left w:val="none" w:sz="0" w:space="0" w:color="auto"/>
        <w:bottom w:val="none" w:sz="0" w:space="0" w:color="auto"/>
        <w:right w:val="none" w:sz="0" w:space="0" w:color="auto"/>
      </w:divBdr>
    </w:div>
    <w:div w:id="947812042">
      <w:bodyDiv w:val="1"/>
      <w:marLeft w:val="0"/>
      <w:marRight w:val="0"/>
      <w:marTop w:val="0"/>
      <w:marBottom w:val="0"/>
      <w:divBdr>
        <w:top w:val="none" w:sz="0" w:space="0" w:color="auto"/>
        <w:left w:val="none" w:sz="0" w:space="0" w:color="auto"/>
        <w:bottom w:val="none" w:sz="0" w:space="0" w:color="auto"/>
        <w:right w:val="none" w:sz="0" w:space="0" w:color="auto"/>
      </w:divBdr>
    </w:div>
    <w:div w:id="950553345">
      <w:bodyDiv w:val="1"/>
      <w:marLeft w:val="0"/>
      <w:marRight w:val="0"/>
      <w:marTop w:val="0"/>
      <w:marBottom w:val="0"/>
      <w:divBdr>
        <w:top w:val="none" w:sz="0" w:space="0" w:color="auto"/>
        <w:left w:val="none" w:sz="0" w:space="0" w:color="auto"/>
        <w:bottom w:val="none" w:sz="0" w:space="0" w:color="auto"/>
        <w:right w:val="none" w:sz="0" w:space="0" w:color="auto"/>
      </w:divBdr>
    </w:div>
    <w:div w:id="951013708">
      <w:bodyDiv w:val="1"/>
      <w:marLeft w:val="0"/>
      <w:marRight w:val="0"/>
      <w:marTop w:val="0"/>
      <w:marBottom w:val="0"/>
      <w:divBdr>
        <w:top w:val="none" w:sz="0" w:space="0" w:color="auto"/>
        <w:left w:val="none" w:sz="0" w:space="0" w:color="auto"/>
        <w:bottom w:val="none" w:sz="0" w:space="0" w:color="auto"/>
        <w:right w:val="none" w:sz="0" w:space="0" w:color="auto"/>
      </w:divBdr>
    </w:div>
    <w:div w:id="952175297">
      <w:bodyDiv w:val="1"/>
      <w:marLeft w:val="0"/>
      <w:marRight w:val="0"/>
      <w:marTop w:val="0"/>
      <w:marBottom w:val="0"/>
      <w:divBdr>
        <w:top w:val="none" w:sz="0" w:space="0" w:color="auto"/>
        <w:left w:val="none" w:sz="0" w:space="0" w:color="auto"/>
        <w:bottom w:val="none" w:sz="0" w:space="0" w:color="auto"/>
        <w:right w:val="none" w:sz="0" w:space="0" w:color="auto"/>
      </w:divBdr>
    </w:div>
    <w:div w:id="952513848">
      <w:bodyDiv w:val="1"/>
      <w:marLeft w:val="0"/>
      <w:marRight w:val="0"/>
      <w:marTop w:val="0"/>
      <w:marBottom w:val="0"/>
      <w:divBdr>
        <w:top w:val="none" w:sz="0" w:space="0" w:color="auto"/>
        <w:left w:val="none" w:sz="0" w:space="0" w:color="auto"/>
        <w:bottom w:val="none" w:sz="0" w:space="0" w:color="auto"/>
        <w:right w:val="none" w:sz="0" w:space="0" w:color="auto"/>
      </w:divBdr>
    </w:div>
    <w:div w:id="952782330">
      <w:bodyDiv w:val="1"/>
      <w:marLeft w:val="0"/>
      <w:marRight w:val="0"/>
      <w:marTop w:val="0"/>
      <w:marBottom w:val="0"/>
      <w:divBdr>
        <w:top w:val="none" w:sz="0" w:space="0" w:color="auto"/>
        <w:left w:val="none" w:sz="0" w:space="0" w:color="auto"/>
        <w:bottom w:val="none" w:sz="0" w:space="0" w:color="auto"/>
        <w:right w:val="none" w:sz="0" w:space="0" w:color="auto"/>
      </w:divBdr>
    </w:div>
    <w:div w:id="953829065">
      <w:bodyDiv w:val="1"/>
      <w:marLeft w:val="0"/>
      <w:marRight w:val="0"/>
      <w:marTop w:val="0"/>
      <w:marBottom w:val="0"/>
      <w:divBdr>
        <w:top w:val="none" w:sz="0" w:space="0" w:color="auto"/>
        <w:left w:val="none" w:sz="0" w:space="0" w:color="auto"/>
        <w:bottom w:val="none" w:sz="0" w:space="0" w:color="auto"/>
        <w:right w:val="none" w:sz="0" w:space="0" w:color="auto"/>
      </w:divBdr>
    </w:div>
    <w:div w:id="954869093">
      <w:bodyDiv w:val="1"/>
      <w:marLeft w:val="0"/>
      <w:marRight w:val="0"/>
      <w:marTop w:val="0"/>
      <w:marBottom w:val="0"/>
      <w:divBdr>
        <w:top w:val="none" w:sz="0" w:space="0" w:color="auto"/>
        <w:left w:val="none" w:sz="0" w:space="0" w:color="auto"/>
        <w:bottom w:val="none" w:sz="0" w:space="0" w:color="auto"/>
        <w:right w:val="none" w:sz="0" w:space="0" w:color="auto"/>
      </w:divBdr>
    </w:div>
    <w:div w:id="955211212">
      <w:bodyDiv w:val="1"/>
      <w:marLeft w:val="0"/>
      <w:marRight w:val="0"/>
      <w:marTop w:val="0"/>
      <w:marBottom w:val="0"/>
      <w:divBdr>
        <w:top w:val="none" w:sz="0" w:space="0" w:color="auto"/>
        <w:left w:val="none" w:sz="0" w:space="0" w:color="auto"/>
        <w:bottom w:val="none" w:sz="0" w:space="0" w:color="auto"/>
        <w:right w:val="none" w:sz="0" w:space="0" w:color="auto"/>
      </w:divBdr>
    </w:div>
    <w:div w:id="955911455">
      <w:bodyDiv w:val="1"/>
      <w:marLeft w:val="0"/>
      <w:marRight w:val="0"/>
      <w:marTop w:val="0"/>
      <w:marBottom w:val="0"/>
      <w:divBdr>
        <w:top w:val="none" w:sz="0" w:space="0" w:color="auto"/>
        <w:left w:val="none" w:sz="0" w:space="0" w:color="auto"/>
        <w:bottom w:val="none" w:sz="0" w:space="0" w:color="auto"/>
        <w:right w:val="none" w:sz="0" w:space="0" w:color="auto"/>
      </w:divBdr>
    </w:div>
    <w:div w:id="958954599">
      <w:bodyDiv w:val="1"/>
      <w:marLeft w:val="0"/>
      <w:marRight w:val="0"/>
      <w:marTop w:val="0"/>
      <w:marBottom w:val="0"/>
      <w:divBdr>
        <w:top w:val="none" w:sz="0" w:space="0" w:color="auto"/>
        <w:left w:val="none" w:sz="0" w:space="0" w:color="auto"/>
        <w:bottom w:val="none" w:sz="0" w:space="0" w:color="auto"/>
        <w:right w:val="none" w:sz="0" w:space="0" w:color="auto"/>
      </w:divBdr>
    </w:div>
    <w:div w:id="959527613">
      <w:bodyDiv w:val="1"/>
      <w:marLeft w:val="0"/>
      <w:marRight w:val="0"/>
      <w:marTop w:val="0"/>
      <w:marBottom w:val="0"/>
      <w:divBdr>
        <w:top w:val="none" w:sz="0" w:space="0" w:color="auto"/>
        <w:left w:val="none" w:sz="0" w:space="0" w:color="auto"/>
        <w:bottom w:val="none" w:sz="0" w:space="0" w:color="auto"/>
        <w:right w:val="none" w:sz="0" w:space="0" w:color="auto"/>
      </w:divBdr>
    </w:div>
    <w:div w:id="960107428">
      <w:bodyDiv w:val="1"/>
      <w:marLeft w:val="0"/>
      <w:marRight w:val="0"/>
      <w:marTop w:val="0"/>
      <w:marBottom w:val="0"/>
      <w:divBdr>
        <w:top w:val="none" w:sz="0" w:space="0" w:color="auto"/>
        <w:left w:val="none" w:sz="0" w:space="0" w:color="auto"/>
        <w:bottom w:val="none" w:sz="0" w:space="0" w:color="auto"/>
        <w:right w:val="none" w:sz="0" w:space="0" w:color="auto"/>
      </w:divBdr>
    </w:div>
    <w:div w:id="960771565">
      <w:bodyDiv w:val="1"/>
      <w:marLeft w:val="0"/>
      <w:marRight w:val="0"/>
      <w:marTop w:val="0"/>
      <w:marBottom w:val="0"/>
      <w:divBdr>
        <w:top w:val="none" w:sz="0" w:space="0" w:color="auto"/>
        <w:left w:val="none" w:sz="0" w:space="0" w:color="auto"/>
        <w:bottom w:val="none" w:sz="0" w:space="0" w:color="auto"/>
        <w:right w:val="none" w:sz="0" w:space="0" w:color="auto"/>
      </w:divBdr>
    </w:div>
    <w:div w:id="961350226">
      <w:bodyDiv w:val="1"/>
      <w:marLeft w:val="0"/>
      <w:marRight w:val="0"/>
      <w:marTop w:val="0"/>
      <w:marBottom w:val="0"/>
      <w:divBdr>
        <w:top w:val="none" w:sz="0" w:space="0" w:color="auto"/>
        <w:left w:val="none" w:sz="0" w:space="0" w:color="auto"/>
        <w:bottom w:val="none" w:sz="0" w:space="0" w:color="auto"/>
        <w:right w:val="none" w:sz="0" w:space="0" w:color="auto"/>
      </w:divBdr>
    </w:div>
    <w:div w:id="962540791">
      <w:bodyDiv w:val="1"/>
      <w:marLeft w:val="0"/>
      <w:marRight w:val="0"/>
      <w:marTop w:val="0"/>
      <w:marBottom w:val="0"/>
      <w:divBdr>
        <w:top w:val="none" w:sz="0" w:space="0" w:color="auto"/>
        <w:left w:val="none" w:sz="0" w:space="0" w:color="auto"/>
        <w:bottom w:val="none" w:sz="0" w:space="0" w:color="auto"/>
        <w:right w:val="none" w:sz="0" w:space="0" w:color="auto"/>
      </w:divBdr>
    </w:div>
    <w:div w:id="962661165">
      <w:bodyDiv w:val="1"/>
      <w:marLeft w:val="0"/>
      <w:marRight w:val="0"/>
      <w:marTop w:val="0"/>
      <w:marBottom w:val="0"/>
      <w:divBdr>
        <w:top w:val="none" w:sz="0" w:space="0" w:color="auto"/>
        <w:left w:val="none" w:sz="0" w:space="0" w:color="auto"/>
        <w:bottom w:val="none" w:sz="0" w:space="0" w:color="auto"/>
        <w:right w:val="none" w:sz="0" w:space="0" w:color="auto"/>
      </w:divBdr>
    </w:div>
    <w:div w:id="963004579">
      <w:bodyDiv w:val="1"/>
      <w:marLeft w:val="0"/>
      <w:marRight w:val="0"/>
      <w:marTop w:val="0"/>
      <w:marBottom w:val="0"/>
      <w:divBdr>
        <w:top w:val="none" w:sz="0" w:space="0" w:color="auto"/>
        <w:left w:val="none" w:sz="0" w:space="0" w:color="auto"/>
        <w:bottom w:val="none" w:sz="0" w:space="0" w:color="auto"/>
        <w:right w:val="none" w:sz="0" w:space="0" w:color="auto"/>
      </w:divBdr>
    </w:div>
    <w:div w:id="963072475">
      <w:bodyDiv w:val="1"/>
      <w:marLeft w:val="0"/>
      <w:marRight w:val="0"/>
      <w:marTop w:val="0"/>
      <w:marBottom w:val="0"/>
      <w:divBdr>
        <w:top w:val="none" w:sz="0" w:space="0" w:color="auto"/>
        <w:left w:val="none" w:sz="0" w:space="0" w:color="auto"/>
        <w:bottom w:val="none" w:sz="0" w:space="0" w:color="auto"/>
        <w:right w:val="none" w:sz="0" w:space="0" w:color="auto"/>
      </w:divBdr>
    </w:div>
    <w:div w:id="966814411">
      <w:bodyDiv w:val="1"/>
      <w:marLeft w:val="0"/>
      <w:marRight w:val="0"/>
      <w:marTop w:val="0"/>
      <w:marBottom w:val="0"/>
      <w:divBdr>
        <w:top w:val="none" w:sz="0" w:space="0" w:color="auto"/>
        <w:left w:val="none" w:sz="0" w:space="0" w:color="auto"/>
        <w:bottom w:val="none" w:sz="0" w:space="0" w:color="auto"/>
        <w:right w:val="none" w:sz="0" w:space="0" w:color="auto"/>
      </w:divBdr>
    </w:div>
    <w:div w:id="967661664">
      <w:bodyDiv w:val="1"/>
      <w:marLeft w:val="0"/>
      <w:marRight w:val="0"/>
      <w:marTop w:val="0"/>
      <w:marBottom w:val="0"/>
      <w:divBdr>
        <w:top w:val="none" w:sz="0" w:space="0" w:color="auto"/>
        <w:left w:val="none" w:sz="0" w:space="0" w:color="auto"/>
        <w:bottom w:val="none" w:sz="0" w:space="0" w:color="auto"/>
        <w:right w:val="none" w:sz="0" w:space="0" w:color="auto"/>
      </w:divBdr>
    </w:div>
    <w:div w:id="968977725">
      <w:bodyDiv w:val="1"/>
      <w:marLeft w:val="0"/>
      <w:marRight w:val="0"/>
      <w:marTop w:val="0"/>
      <w:marBottom w:val="0"/>
      <w:divBdr>
        <w:top w:val="none" w:sz="0" w:space="0" w:color="auto"/>
        <w:left w:val="none" w:sz="0" w:space="0" w:color="auto"/>
        <w:bottom w:val="none" w:sz="0" w:space="0" w:color="auto"/>
        <w:right w:val="none" w:sz="0" w:space="0" w:color="auto"/>
      </w:divBdr>
    </w:div>
    <w:div w:id="969172085">
      <w:bodyDiv w:val="1"/>
      <w:marLeft w:val="0"/>
      <w:marRight w:val="0"/>
      <w:marTop w:val="0"/>
      <w:marBottom w:val="0"/>
      <w:divBdr>
        <w:top w:val="none" w:sz="0" w:space="0" w:color="auto"/>
        <w:left w:val="none" w:sz="0" w:space="0" w:color="auto"/>
        <w:bottom w:val="none" w:sz="0" w:space="0" w:color="auto"/>
        <w:right w:val="none" w:sz="0" w:space="0" w:color="auto"/>
      </w:divBdr>
    </w:div>
    <w:div w:id="969945439">
      <w:bodyDiv w:val="1"/>
      <w:marLeft w:val="0"/>
      <w:marRight w:val="0"/>
      <w:marTop w:val="0"/>
      <w:marBottom w:val="0"/>
      <w:divBdr>
        <w:top w:val="none" w:sz="0" w:space="0" w:color="auto"/>
        <w:left w:val="none" w:sz="0" w:space="0" w:color="auto"/>
        <w:bottom w:val="none" w:sz="0" w:space="0" w:color="auto"/>
        <w:right w:val="none" w:sz="0" w:space="0" w:color="auto"/>
      </w:divBdr>
    </w:div>
    <w:div w:id="970668307">
      <w:bodyDiv w:val="1"/>
      <w:marLeft w:val="0"/>
      <w:marRight w:val="0"/>
      <w:marTop w:val="0"/>
      <w:marBottom w:val="0"/>
      <w:divBdr>
        <w:top w:val="none" w:sz="0" w:space="0" w:color="auto"/>
        <w:left w:val="none" w:sz="0" w:space="0" w:color="auto"/>
        <w:bottom w:val="none" w:sz="0" w:space="0" w:color="auto"/>
        <w:right w:val="none" w:sz="0" w:space="0" w:color="auto"/>
      </w:divBdr>
    </w:div>
    <w:div w:id="970936386">
      <w:bodyDiv w:val="1"/>
      <w:marLeft w:val="0"/>
      <w:marRight w:val="0"/>
      <w:marTop w:val="0"/>
      <w:marBottom w:val="0"/>
      <w:divBdr>
        <w:top w:val="none" w:sz="0" w:space="0" w:color="auto"/>
        <w:left w:val="none" w:sz="0" w:space="0" w:color="auto"/>
        <w:bottom w:val="none" w:sz="0" w:space="0" w:color="auto"/>
        <w:right w:val="none" w:sz="0" w:space="0" w:color="auto"/>
      </w:divBdr>
    </w:div>
    <w:div w:id="972248107">
      <w:bodyDiv w:val="1"/>
      <w:marLeft w:val="0"/>
      <w:marRight w:val="0"/>
      <w:marTop w:val="0"/>
      <w:marBottom w:val="0"/>
      <w:divBdr>
        <w:top w:val="none" w:sz="0" w:space="0" w:color="auto"/>
        <w:left w:val="none" w:sz="0" w:space="0" w:color="auto"/>
        <w:bottom w:val="none" w:sz="0" w:space="0" w:color="auto"/>
        <w:right w:val="none" w:sz="0" w:space="0" w:color="auto"/>
      </w:divBdr>
    </w:div>
    <w:div w:id="972519682">
      <w:bodyDiv w:val="1"/>
      <w:marLeft w:val="0"/>
      <w:marRight w:val="0"/>
      <w:marTop w:val="0"/>
      <w:marBottom w:val="0"/>
      <w:divBdr>
        <w:top w:val="none" w:sz="0" w:space="0" w:color="auto"/>
        <w:left w:val="none" w:sz="0" w:space="0" w:color="auto"/>
        <w:bottom w:val="none" w:sz="0" w:space="0" w:color="auto"/>
        <w:right w:val="none" w:sz="0" w:space="0" w:color="auto"/>
      </w:divBdr>
    </w:div>
    <w:div w:id="973874927">
      <w:bodyDiv w:val="1"/>
      <w:marLeft w:val="0"/>
      <w:marRight w:val="0"/>
      <w:marTop w:val="0"/>
      <w:marBottom w:val="0"/>
      <w:divBdr>
        <w:top w:val="none" w:sz="0" w:space="0" w:color="auto"/>
        <w:left w:val="none" w:sz="0" w:space="0" w:color="auto"/>
        <w:bottom w:val="none" w:sz="0" w:space="0" w:color="auto"/>
        <w:right w:val="none" w:sz="0" w:space="0" w:color="auto"/>
      </w:divBdr>
    </w:div>
    <w:div w:id="973875448">
      <w:bodyDiv w:val="1"/>
      <w:marLeft w:val="0"/>
      <w:marRight w:val="0"/>
      <w:marTop w:val="0"/>
      <w:marBottom w:val="0"/>
      <w:divBdr>
        <w:top w:val="none" w:sz="0" w:space="0" w:color="auto"/>
        <w:left w:val="none" w:sz="0" w:space="0" w:color="auto"/>
        <w:bottom w:val="none" w:sz="0" w:space="0" w:color="auto"/>
        <w:right w:val="none" w:sz="0" w:space="0" w:color="auto"/>
      </w:divBdr>
    </w:div>
    <w:div w:id="974138944">
      <w:bodyDiv w:val="1"/>
      <w:marLeft w:val="0"/>
      <w:marRight w:val="0"/>
      <w:marTop w:val="0"/>
      <w:marBottom w:val="0"/>
      <w:divBdr>
        <w:top w:val="none" w:sz="0" w:space="0" w:color="auto"/>
        <w:left w:val="none" w:sz="0" w:space="0" w:color="auto"/>
        <w:bottom w:val="none" w:sz="0" w:space="0" w:color="auto"/>
        <w:right w:val="none" w:sz="0" w:space="0" w:color="auto"/>
      </w:divBdr>
    </w:div>
    <w:div w:id="975447177">
      <w:bodyDiv w:val="1"/>
      <w:marLeft w:val="0"/>
      <w:marRight w:val="0"/>
      <w:marTop w:val="0"/>
      <w:marBottom w:val="0"/>
      <w:divBdr>
        <w:top w:val="none" w:sz="0" w:space="0" w:color="auto"/>
        <w:left w:val="none" w:sz="0" w:space="0" w:color="auto"/>
        <w:bottom w:val="none" w:sz="0" w:space="0" w:color="auto"/>
        <w:right w:val="none" w:sz="0" w:space="0" w:color="auto"/>
      </w:divBdr>
    </w:div>
    <w:div w:id="975793829">
      <w:bodyDiv w:val="1"/>
      <w:marLeft w:val="0"/>
      <w:marRight w:val="0"/>
      <w:marTop w:val="0"/>
      <w:marBottom w:val="0"/>
      <w:divBdr>
        <w:top w:val="none" w:sz="0" w:space="0" w:color="auto"/>
        <w:left w:val="none" w:sz="0" w:space="0" w:color="auto"/>
        <w:bottom w:val="none" w:sz="0" w:space="0" w:color="auto"/>
        <w:right w:val="none" w:sz="0" w:space="0" w:color="auto"/>
      </w:divBdr>
    </w:div>
    <w:div w:id="976376841">
      <w:bodyDiv w:val="1"/>
      <w:marLeft w:val="0"/>
      <w:marRight w:val="0"/>
      <w:marTop w:val="0"/>
      <w:marBottom w:val="0"/>
      <w:divBdr>
        <w:top w:val="none" w:sz="0" w:space="0" w:color="auto"/>
        <w:left w:val="none" w:sz="0" w:space="0" w:color="auto"/>
        <w:bottom w:val="none" w:sz="0" w:space="0" w:color="auto"/>
        <w:right w:val="none" w:sz="0" w:space="0" w:color="auto"/>
      </w:divBdr>
    </w:div>
    <w:div w:id="976835722">
      <w:bodyDiv w:val="1"/>
      <w:marLeft w:val="0"/>
      <w:marRight w:val="0"/>
      <w:marTop w:val="0"/>
      <w:marBottom w:val="0"/>
      <w:divBdr>
        <w:top w:val="none" w:sz="0" w:space="0" w:color="auto"/>
        <w:left w:val="none" w:sz="0" w:space="0" w:color="auto"/>
        <w:bottom w:val="none" w:sz="0" w:space="0" w:color="auto"/>
        <w:right w:val="none" w:sz="0" w:space="0" w:color="auto"/>
      </w:divBdr>
    </w:div>
    <w:div w:id="976837599">
      <w:bodyDiv w:val="1"/>
      <w:marLeft w:val="0"/>
      <w:marRight w:val="0"/>
      <w:marTop w:val="0"/>
      <w:marBottom w:val="0"/>
      <w:divBdr>
        <w:top w:val="none" w:sz="0" w:space="0" w:color="auto"/>
        <w:left w:val="none" w:sz="0" w:space="0" w:color="auto"/>
        <w:bottom w:val="none" w:sz="0" w:space="0" w:color="auto"/>
        <w:right w:val="none" w:sz="0" w:space="0" w:color="auto"/>
      </w:divBdr>
    </w:div>
    <w:div w:id="977490981">
      <w:bodyDiv w:val="1"/>
      <w:marLeft w:val="0"/>
      <w:marRight w:val="0"/>
      <w:marTop w:val="0"/>
      <w:marBottom w:val="0"/>
      <w:divBdr>
        <w:top w:val="none" w:sz="0" w:space="0" w:color="auto"/>
        <w:left w:val="none" w:sz="0" w:space="0" w:color="auto"/>
        <w:bottom w:val="none" w:sz="0" w:space="0" w:color="auto"/>
        <w:right w:val="none" w:sz="0" w:space="0" w:color="auto"/>
      </w:divBdr>
    </w:div>
    <w:div w:id="978455363">
      <w:bodyDiv w:val="1"/>
      <w:marLeft w:val="0"/>
      <w:marRight w:val="0"/>
      <w:marTop w:val="0"/>
      <w:marBottom w:val="0"/>
      <w:divBdr>
        <w:top w:val="none" w:sz="0" w:space="0" w:color="auto"/>
        <w:left w:val="none" w:sz="0" w:space="0" w:color="auto"/>
        <w:bottom w:val="none" w:sz="0" w:space="0" w:color="auto"/>
        <w:right w:val="none" w:sz="0" w:space="0" w:color="auto"/>
      </w:divBdr>
    </w:div>
    <w:div w:id="979267534">
      <w:bodyDiv w:val="1"/>
      <w:marLeft w:val="0"/>
      <w:marRight w:val="0"/>
      <w:marTop w:val="0"/>
      <w:marBottom w:val="0"/>
      <w:divBdr>
        <w:top w:val="none" w:sz="0" w:space="0" w:color="auto"/>
        <w:left w:val="none" w:sz="0" w:space="0" w:color="auto"/>
        <w:bottom w:val="none" w:sz="0" w:space="0" w:color="auto"/>
        <w:right w:val="none" w:sz="0" w:space="0" w:color="auto"/>
      </w:divBdr>
    </w:div>
    <w:div w:id="979532916">
      <w:bodyDiv w:val="1"/>
      <w:marLeft w:val="0"/>
      <w:marRight w:val="0"/>
      <w:marTop w:val="0"/>
      <w:marBottom w:val="0"/>
      <w:divBdr>
        <w:top w:val="none" w:sz="0" w:space="0" w:color="auto"/>
        <w:left w:val="none" w:sz="0" w:space="0" w:color="auto"/>
        <w:bottom w:val="none" w:sz="0" w:space="0" w:color="auto"/>
        <w:right w:val="none" w:sz="0" w:space="0" w:color="auto"/>
      </w:divBdr>
    </w:div>
    <w:div w:id="981156569">
      <w:bodyDiv w:val="1"/>
      <w:marLeft w:val="0"/>
      <w:marRight w:val="0"/>
      <w:marTop w:val="0"/>
      <w:marBottom w:val="0"/>
      <w:divBdr>
        <w:top w:val="none" w:sz="0" w:space="0" w:color="auto"/>
        <w:left w:val="none" w:sz="0" w:space="0" w:color="auto"/>
        <w:bottom w:val="none" w:sz="0" w:space="0" w:color="auto"/>
        <w:right w:val="none" w:sz="0" w:space="0" w:color="auto"/>
      </w:divBdr>
    </w:div>
    <w:div w:id="981884872">
      <w:bodyDiv w:val="1"/>
      <w:marLeft w:val="0"/>
      <w:marRight w:val="0"/>
      <w:marTop w:val="0"/>
      <w:marBottom w:val="0"/>
      <w:divBdr>
        <w:top w:val="none" w:sz="0" w:space="0" w:color="auto"/>
        <w:left w:val="none" w:sz="0" w:space="0" w:color="auto"/>
        <w:bottom w:val="none" w:sz="0" w:space="0" w:color="auto"/>
        <w:right w:val="none" w:sz="0" w:space="0" w:color="auto"/>
      </w:divBdr>
    </w:div>
    <w:div w:id="984550869">
      <w:bodyDiv w:val="1"/>
      <w:marLeft w:val="0"/>
      <w:marRight w:val="0"/>
      <w:marTop w:val="0"/>
      <w:marBottom w:val="0"/>
      <w:divBdr>
        <w:top w:val="none" w:sz="0" w:space="0" w:color="auto"/>
        <w:left w:val="none" w:sz="0" w:space="0" w:color="auto"/>
        <w:bottom w:val="none" w:sz="0" w:space="0" w:color="auto"/>
        <w:right w:val="none" w:sz="0" w:space="0" w:color="auto"/>
      </w:divBdr>
    </w:div>
    <w:div w:id="986786704">
      <w:bodyDiv w:val="1"/>
      <w:marLeft w:val="0"/>
      <w:marRight w:val="0"/>
      <w:marTop w:val="0"/>
      <w:marBottom w:val="0"/>
      <w:divBdr>
        <w:top w:val="none" w:sz="0" w:space="0" w:color="auto"/>
        <w:left w:val="none" w:sz="0" w:space="0" w:color="auto"/>
        <w:bottom w:val="none" w:sz="0" w:space="0" w:color="auto"/>
        <w:right w:val="none" w:sz="0" w:space="0" w:color="auto"/>
      </w:divBdr>
    </w:div>
    <w:div w:id="987246834">
      <w:bodyDiv w:val="1"/>
      <w:marLeft w:val="0"/>
      <w:marRight w:val="0"/>
      <w:marTop w:val="0"/>
      <w:marBottom w:val="0"/>
      <w:divBdr>
        <w:top w:val="none" w:sz="0" w:space="0" w:color="auto"/>
        <w:left w:val="none" w:sz="0" w:space="0" w:color="auto"/>
        <w:bottom w:val="none" w:sz="0" w:space="0" w:color="auto"/>
        <w:right w:val="none" w:sz="0" w:space="0" w:color="auto"/>
      </w:divBdr>
    </w:div>
    <w:div w:id="987856184">
      <w:bodyDiv w:val="1"/>
      <w:marLeft w:val="0"/>
      <w:marRight w:val="0"/>
      <w:marTop w:val="0"/>
      <w:marBottom w:val="0"/>
      <w:divBdr>
        <w:top w:val="none" w:sz="0" w:space="0" w:color="auto"/>
        <w:left w:val="none" w:sz="0" w:space="0" w:color="auto"/>
        <w:bottom w:val="none" w:sz="0" w:space="0" w:color="auto"/>
        <w:right w:val="none" w:sz="0" w:space="0" w:color="auto"/>
      </w:divBdr>
    </w:div>
    <w:div w:id="987976052">
      <w:bodyDiv w:val="1"/>
      <w:marLeft w:val="0"/>
      <w:marRight w:val="0"/>
      <w:marTop w:val="0"/>
      <w:marBottom w:val="0"/>
      <w:divBdr>
        <w:top w:val="none" w:sz="0" w:space="0" w:color="auto"/>
        <w:left w:val="none" w:sz="0" w:space="0" w:color="auto"/>
        <w:bottom w:val="none" w:sz="0" w:space="0" w:color="auto"/>
        <w:right w:val="none" w:sz="0" w:space="0" w:color="auto"/>
      </w:divBdr>
    </w:div>
    <w:div w:id="988483972">
      <w:bodyDiv w:val="1"/>
      <w:marLeft w:val="0"/>
      <w:marRight w:val="0"/>
      <w:marTop w:val="0"/>
      <w:marBottom w:val="0"/>
      <w:divBdr>
        <w:top w:val="none" w:sz="0" w:space="0" w:color="auto"/>
        <w:left w:val="none" w:sz="0" w:space="0" w:color="auto"/>
        <w:bottom w:val="none" w:sz="0" w:space="0" w:color="auto"/>
        <w:right w:val="none" w:sz="0" w:space="0" w:color="auto"/>
      </w:divBdr>
    </w:div>
    <w:div w:id="991130827">
      <w:bodyDiv w:val="1"/>
      <w:marLeft w:val="0"/>
      <w:marRight w:val="0"/>
      <w:marTop w:val="0"/>
      <w:marBottom w:val="0"/>
      <w:divBdr>
        <w:top w:val="none" w:sz="0" w:space="0" w:color="auto"/>
        <w:left w:val="none" w:sz="0" w:space="0" w:color="auto"/>
        <w:bottom w:val="none" w:sz="0" w:space="0" w:color="auto"/>
        <w:right w:val="none" w:sz="0" w:space="0" w:color="auto"/>
      </w:divBdr>
    </w:div>
    <w:div w:id="992946215">
      <w:bodyDiv w:val="1"/>
      <w:marLeft w:val="0"/>
      <w:marRight w:val="0"/>
      <w:marTop w:val="0"/>
      <w:marBottom w:val="0"/>
      <w:divBdr>
        <w:top w:val="none" w:sz="0" w:space="0" w:color="auto"/>
        <w:left w:val="none" w:sz="0" w:space="0" w:color="auto"/>
        <w:bottom w:val="none" w:sz="0" w:space="0" w:color="auto"/>
        <w:right w:val="none" w:sz="0" w:space="0" w:color="auto"/>
      </w:divBdr>
    </w:div>
    <w:div w:id="994065431">
      <w:bodyDiv w:val="1"/>
      <w:marLeft w:val="0"/>
      <w:marRight w:val="0"/>
      <w:marTop w:val="0"/>
      <w:marBottom w:val="0"/>
      <w:divBdr>
        <w:top w:val="none" w:sz="0" w:space="0" w:color="auto"/>
        <w:left w:val="none" w:sz="0" w:space="0" w:color="auto"/>
        <w:bottom w:val="none" w:sz="0" w:space="0" w:color="auto"/>
        <w:right w:val="none" w:sz="0" w:space="0" w:color="auto"/>
      </w:divBdr>
    </w:div>
    <w:div w:id="995108660">
      <w:bodyDiv w:val="1"/>
      <w:marLeft w:val="0"/>
      <w:marRight w:val="0"/>
      <w:marTop w:val="0"/>
      <w:marBottom w:val="0"/>
      <w:divBdr>
        <w:top w:val="none" w:sz="0" w:space="0" w:color="auto"/>
        <w:left w:val="none" w:sz="0" w:space="0" w:color="auto"/>
        <w:bottom w:val="none" w:sz="0" w:space="0" w:color="auto"/>
        <w:right w:val="none" w:sz="0" w:space="0" w:color="auto"/>
      </w:divBdr>
    </w:div>
    <w:div w:id="995450709">
      <w:bodyDiv w:val="1"/>
      <w:marLeft w:val="0"/>
      <w:marRight w:val="0"/>
      <w:marTop w:val="0"/>
      <w:marBottom w:val="0"/>
      <w:divBdr>
        <w:top w:val="none" w:sz="0" w:space="0" w:color="auto"/>
        <w:left w:val="none" w:sz="0" w:space="0" w:color="auto"/>
        <w:bottom w:val="none" w:sz="0" w:space="0" w:color="auto"/>
        <w:right w:val="none" w:sz="0" w:space="0" w:color="auto"/>
      </w:divBdr>
    </w:div>
    <w:div w:id="999116490">
      <w:bodyDiv w:val="1"/>
      <w:marLeft w:val="0"/>
      <w:marRight w:val="0"/>
      <w:marTop w:val="0"/>
      <w:marBottom w:val="0"/>
      <w:divBdr>
        <w:top w:val="none" w:sz="0" w:space="0" w:color="auto"/>
        <w:left w:val="none" w:sz="0" w:space="0" w:color="auto"/>
        <w:bottom w:val="none" w:sz="0" w:space="0" w:color="auto"/>
        <w:right w:val="none" w:sz="0" w:space="0" w:color="auto"/>
      </w:divBdr>
    </w:div>
    <w:div w:id="999188687">
      <w:bodyDiv w:val="1"/>
      <w:marLeft w:val="0"/>
      <w:marRight w:val="0"/>
      <w:marTop w:val="0"/>
      <w:marBottom w:val="0"/>
      <w:divBdr>
        <w:top w:val="none" w:sz="0" w:space="0" w:color="auto"/>
        <w:left w:val="none" w:sz="0" w:space="0" w:color="auto"/>
        <w:bottom w:val="none" w:sz="0" w:space="0" w:color="auto"/>
        <w:right w:val="none" w:sz="0" w:space="0" w:color="auto"/>
      </w:divBdr>
    </w:div>
    <w:div w:id="999575685">
      <w:bodyDiv w:val="1"/>
      <w:marLeft w:val="0"/>
      <w:marRight w:val="0"/>
      <w:marTop w:val="0"/>
      <w:marBottom w:val="0"/>
      <w:divBdr>
        <w:top w:val="none" w:sz="0" w:space="0" w:color="auto"/>
        <w:left w:val="none" w:sz="0" w:space="0" w:color="auto"/>
        <w:bottom w:val="none" w:sz="0" w:space="0" w:color="auto"/>
        <w:right w:val="none" w:sz="0" w:space="0" w:color="auto"/>
      </w:divBdr>
    </w:div>
    <w:div w:id="1001156824">
      <w:bodyDiv w:val="1"/>
      <w:marLeft w:val="0"/>
      <w:marRight w:val="0"/>
      <w:marTop w:val="0"/>
      <w:marBottom w:val="0"/>
      <w:divBdr>
        <w:top w:val="none" w:sz="0" w:space="0" w:color="auto"/>
        <w:left w:val="none" w:sz="0" w:space="0" w:color="auto"/>
        <w:bottom w:val="none" w:sz="0" w:space="0" w:color="auto"/>
        <w:right w:val="none" w:sz="0" w:space="0" w:color="auto"/>
      </w:divBdr>
    </w:div>
    <w:div w:id="1001543733">
      <w:bodyDiv w:val="1"/>
      <w:marLeft w:val="0"/>
      <w:marRight w:val="0"/>
      <w:marTop w:val="0"/>
      <w:marBottom w:val="0"/>
      <w:divBdr>
        <w:top w:val="none" w:sz="0" w:space="0" w:color="auto"/>
        <w:left w:val="none" w:sz="0" w:space="0" w:color="auto"/>
        <w:bottom w:val="none" w:sz="0" w:space="0" w:color="auto"/>
        <w:right w:val="none" w:sz="0" w:space="0" w:color="auto"/>
      </w:divBdr>
    </w:div>
    <w:div w:id="1004434402">
      <w:bodyDiv w:val="1"/>
      <w:marLeft w:val="0"/>
      <w:marRight w:val="0"/>
      <w:marTop w:val="0"/>
      <w:marBottom w:val="0"/>
      <w:divBdr>
        <w:top w:val="none" w:sz="0" w:space="0" w:color="auto"/>
        <w:left w:val="none" w:sz="0" w:space="0" w:color="auto"/>
        <w:bottom w:val="none" w:sz="0" w:space="0" w:color="auto"/>
        <w:right w:val="none" w:sz="0" w:space="0" w:color="auto"/>
      </w:divBdr>
    </w:div>
    <w:div w:id="1005286607">
      <w:bodyDiv w:val="1"/>
      <w:marLeft w:val="0"/>
      <w:marRight w:val="0"/>
      <w:marTop w:val="0"/>
      <w:marBottom w:val="0"/>
      <w:divBdr>
        <w:top w:val="none" w:sz="0" w:space="0" w:color="auto"/>
        <w:left w:val="none" w:sz="0" w:space="0" w:color="auto"/>
        <w:bottom w:val="none" w:sz="0" w:space="0" w:color="auto"/>
        <w:right w:val="none" w:sz="0" w:space="0" w:color="auto"/>
      </w:divBdr>
    </w:div>
    <w:div w:id="1007026619">
      <w:bodyDiv w:val="1"/>
      <w:marLeft w:val="0"/>
      <w:marRight w:val="0"/>
      <w:marTop w:val="0"/>
      <w:marBottom w:val="0"/>
      <w:divBdr>
        <w:top w:val="none" w:sz="0" w:space="0" w:color="auto"/>
        <w:left w:val="none" w:sz="0" w:space="0" w:color="auto"/>
        <w:bottom w:val="none" w:sz="0" w:space="0" w:color="auto"/>
        <w:right w:val="none" w:sz="0" w:space="0" w:color="auto"/>
      </w:divBdr>
    </w:div>
    <w:div w:id="1009068534">
      <w:bodyDiv w:val="1"/>
      <w:marLeft w:val="0"/>
      <w:marRight w:val="0"/>
      <w:marTop w:val="0"/>
      <w:marBottom w:val="0"/>
      <w:divBdr>
        <w:top w:val="none" w:sz="0" w:space="0" w:color="auto"/>
        <w:left w:val="none" w:sz="0" w:space="0" w:color="auto"/>
        <w:bottom w:val="none" w:sz="0" w:space="0" w:color="auto"/>
        <w:right w:val="none" w:sz="0" w:space="0" w:color="auto"/>
      </w:divBdr>
    </w:div>
    <w:div w:id="1010060306">
      <w:bodyDiv w:val="1"/>
      <w:marLeft w:val="0"/>
      <w:marRight w:val="0"/>
      <w:marTop w:val="0"/>
      <w:marBottom w:val="0"/>
      <w:divBdr>
        <w:top w:val="none" w:sz="0" w:space="0" w:color="auto"/>
        <w:left w:val="none" w:sz="0" w:space="0" w:color="auto"/>
        <w:bottom w:val="none" w:sz="0" w:space="0" w:color="auto"/>
        <w:right w:val="none" w:sz="0" w:space="0" w:color="auto"/>
      </w:divBdr>
    </w:div>
    <w:div w:id="1011685637">
      <w:bodyDiv w:val="1"/>
      <w:marLeft w:val="0"/>
      <w:marRight w:val="0"/>
      <w:marTop w:val="0"/>
      <w:marBottom w:val="0"/>
      <w:divBdr>
        <w:top w:val="none" w:sz="0" w:space="0" w:color="auto"/>
        <w:left w:val="none" w:sz="0" w:space="0" w:color="auto"/>
        <w:bottom w:val="none" w:sz="0" w:space="0" w:color="auto"/>
        <w:right w:val="none" w:sz="0" w:space="0" w:color="auto"/>
      </w:divBdr>
    </w:div>
    <w:div w:id="1013141446">
      <w:bodyDiv w:val="1"/>
      <w:marLeft w:val="0"/>
      <w:marRight w:val="0"/>
      <w:marTop w:val="0"/>
      <w:marBottom w:val="0"/>
      <w:divBdr>
        <w:top w:val="none" w:sz="0" w:space="0" w:color="auto"/>
        <w:left w:val="none" w:sz="0" w:space="0" w:color="auto"/>
        <w:bottom w:val="none" w:sz="0" w:space="0" w:color="auto"/>
        <w:right w:val="none" w:sz="0" w:space="0" w:color="auto"/>
      </w:divBdr>
    </w:div>
    <w:div w:id="1014111912">
      <w:bodyDiv w:val="1"/>
      <w:marLeft w:val="0"/>
      <w:marRight w:val="0"/>
      <w:marTop w:val="0"/>
      <w:marBottom w:val="0"/>
      <w:divBdr>
        <w:top w:val="none" w:sz="0" w:space="0" w:color="auto"/>
        <w:left w:val="none" w:sz="0" w:space="0" w:color="auto"/>
        <w:bottom w:val="none" w:sz="0" w:space="0" w:color="auto"/>
        <w:right w:val="none" w:sz="0" w:space="0" w:color="auto"/>
      </w:divBdr>
    </w:div>
    <w:div w:id="1015494943">
      <w:bodyDiv w:val="1"/>
      <w:marLeft w:val="0"/>
      <w:marRight w:val="0"/>
      <w:marTop w:val="0"/>
      <w:marBottom w:val="0"/>
      <w:divBdr>
        <w:top w:val="none" w:sz="0" w:space="0" w:color="auto"/>
        <w:left w:val="none" w:sz="0" w:space="0" w:color="auto"/>
        <w:bottom w:val="none" w:sz="0" w:space="0" w:color="auto"/>
        <w:right w:val="none" w:sz="0" w:space="0" w:color="auto"/>
      </w:divBdr>
    </w:div>
    <w:div w:id="1016424138">
      <w:bodyDiv w:val="1"/>
      <w:marLeft w:val="0"/>
      <w:marRight w:val="0"/>
      <w:marTop w:val="0"/>
      <w:marBottom w:val="0"/>
      <w:divBdr>
        <w:top w:val="none" w:sz="0" w:space="0" w:color="auto"/>
        <w:left w:val="none" w:sz="0" w:space="0" w:color="auto"/>
        <w:bottom w:val="none" w:sz="0" w:space="0" w:color="auto"/>
        <w:right w:val="none" w:sz="0" w:space="0" w:color="auto"/>
      </w:divBdr>
    </w:div>
    <w:div w:id="1017149053">
      <w:bodyDiv w:val="1"/>
      <w:marLeft w:val="0"/>
      <w:marRight w:val="0"/>
      <w:marTop w:val="0"/>
      <w:marBottom w:val="0"/>
      <w:divBdr>
        <w:top w:val="none" w:sz="0" w:space="0" w:color="auto"/>
        <w:left w:val="none" w:sz="0" w:space="0" w:color="auto"/>
        <w:bottom w:val="none" w:sz="0" w:space="0" w:color="auto"/>
        <w:right w:val="none" w:sz="0" w:space="0" w:color="auto"/>
      </w:divBdr>
    </w:div>
    <w:div w:id="1018971444">
      <w:bodyDiv w:val="1"/>
      <w:marLeft w:val="0"/>
      <w:marRight w:val="0"/>
      <w:marTop w:val="0"/>
      <w:marBottom w:val="0"/>
      <w:divBdr>
        <w:top w:val="none" w:sz="0" w:space="0" w:color="auto"/>
        <w:left w:val="none" w:sz="0" w:space="0" w:color="auto"/>
        <w:bottom w:val="none" w:sz="0" w:space="0" w:color="auto"/>
        <w:right w:val="none" w:sz="0" w:space="0" w:color="auto"/>
      </w:divBdr>
    </w:div>
    <w:div w:id="1020816045">
      <w:bodyDiv w:val="1"/>
      <w:marLeft w:val="0"/>
      <w:marRight w:val="0"/>
      <w:marTop w:val="0"/>
      <w:marBottom w:val="0"/>
      <w:divBdr>
        <w:top w:val="none" w:sz="0" w:space="0" w:color="auto"/>
        <w:left w:val="none" w:sz="0" w:space="0" w:color="auto"/>
        <w:bottom w:val="none" w:sz="0" w:space="0" w:color="auto"/>
        <w:right w:val="none" w:sz="0" w:space="0" w:color="auto"/>
      </w:divBdr>
    </w:div>
    <w:div w:id="1021082072">
      <w:bodyDiv w:val="1"/>
      <w:marLeft w:val="0"/>
      <w:marRight w:val="0"/>
      <w:marTop w:val="0"/>
      <w:marBottom w:val="0"/>
      <w:divBdr>
        <w:top w:val="none" w:sz="0" w:space="0" w:color="auto"/>
        <w:left w:val="none" w:sz="0" w:space="0" w:color="auto"/>
        <w:bottom w:val="none" w:sz="0" w:space="0" w:color="auto"/>
        <w:right w:val="none" w:sz="0" w:space="0" w:color="auto"/>
      </w:divBdr>
    </w:div>
    <w:div w:id="1021784803">
      <w:bodyDiv w:val="1"/>
      <w:marLeft w:val="0"/>
      <w:marRight w:val="0"/>
      <w:marTop w:val="0"/>
      <w:marBottom w:val="0"/>
      <w:divBdr>
        <w:top w:val="none" w:sz="0" w:space="0" w:color="auto"/>
        <w:left w:val="none" w:sz="0" w:space="0" w:color="auto"/>
        <w:bottom w:val="none" w:sz="0" w:space="0" w:color="auto"/>
        <w:right w:val="none" w:sz="0" w:space="0" w:color="auto"/>
      </w:divBdr>
      <w:divsChild>
        <w:div w:id="840122177">
          <w:marLeft w:val="0"/>
          <w:marRight w:val="0"/>
          <w:marTop w:val="0"/>
          <w:marBottom w:val="0"/>
          <w:divBdr>
            <w:top w:val="none" w:sz="0" w:space="0" w:color="auto"/>
            <w:left w:val="none" w:sz="0" w:space="0" w:color="auto"/>
            <w:bottom w:val="none" w:sz="0" w:space="0" w:color="auto"/>
            <w:right w:val="none" w:sz="0" w:space="0" w:color="auto"/>
          </w:divBdr>
          <w:divsChild>
            <w:div w:id="992833385">
              <w:marLeft w:val="0"/>
              <w:marRight w:val="0"/>
              <w:marTop w:val="0"/>
              <w:marBottom w:val="0"/>
              <w:divBdr>
                <w:top w:val="none" w:sz="0" w:space="0" w:color="auto"/>
                <w:left w:val="none" w:sz="0" w:space="0" w:color="auto"/>
                <w:bottom w:val="none" w:sz="0" w:space="0" w:color="auto"/>
                <w:right w:val="none" w:sz="0" w:space="0" w:color="auto"/>
              </w:divBdr>
              <w:divsChild>
                <w:div w:id="2079479195">
                  <w:marLeft w:val="0"/>
                  <w:marRight w:val="0"/>
                  <w:marTop w:val="0"/>
                  <w:marBottom w:val="0"/>
                  <w:divBdr>
                    <w:top w:val="none" w:sz="0" w:space="0" w:color="auto"/>
                    <w:left w:val="none" w:sz="0" w:space="0" w:color="auto"/>
                    <w:bottom w:val="none" w:sz="0" w:space="0" w:color="auto"/>
                    <w:right w:val="none" w:sz="0" w:space="0" w:color="auto"/>
                  </w:divBdr>
                  <w:divsChild>
                    <w:div w:id="5118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235203">
          <w:marLeft w:val="0"/>
          <w:marRight w:val="0"/>
          <w:marTop w:val="0"/>
          <w:marBottom w:val="0"/>
          <w:divBdr>
            <w:top w:val="none" w:sz="0" w:space="0" w:color="auto"/>
            <w:left w:val="none" w:sz="0" w:space="0" w:color="auto"/>
            <w:bottom w:val="none" w:sz="0" w:space="0" w:color="auto"/>
            <w:right w:val="none" w:sz="0" w:space="0" w:color="auto"/>
          </w:divBdr>
          <w:divsChild>
            <w:div w:id="1835484838">
              <w:marLeft w:val="0"/>
              <w:marRight w:val="0"/>
              <w:marTop w:val="0"/>
              <w:marBottom w:val="0"/>
              <w:divBdr>
                <w:top w:val="none" w:sz="0" w:space="0" w:color="auto"/>
                <w:left w:val="none" w:sz="0" w:space="0" w:color="auto"/>
                <w:bottom w:val="none" w:sz="0" w:space="0" w:color="auto"/>
                <w:right w:val="none" w:sz="0" w:space="0" w:color="auto"/>
              </w:divBdr>
              <w:divsChild>
                <w:div w:id="1306083235">
                  <w:marLeft w:val="0"/>
                  <w:marRight w:val="0"/>
                  <w:marTop w:val="0"/>
                  <w:marBottom w:val="0"/>
                  <w:divBdr>
                    <w:top w:val="none" w:sz="0" w:space="0" w:color="auto"/>
                    <w:left w:val="none" w:sz="0" w:space="0" w:color="auto"/>
                    <w:bottom w:val="none" w:sz="0" w:space="0" w:color="auto"/>
                    <w:right w:val="none" w:sz="0" w:space="0" w:color="auto"/>
                  </w:divBdr>
                  <w:divsChild>
                    <w:div w:id="171554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710588">
      <w:bodyDiv w:val="1"/>
      <w:marLeft w:val="0"/>
      <w:marRight w:val="0"/>
      <w:marTop w:val="0"/>
      <w:marBottom w:val="0"/>
      <w:divBdr>
        <w:top w:val="none" w:sz="0" w:space="0" w:color="auto"/>
        <w:left w:val="none" w:sz="0" w:space="0" w:color="auto"/>
        <w:bottom w:val="none" w:sz="0" w:space="0" w:color="auto"/>
        <w:right w:val="none" w:sz="0" w:space="0" w:color="auto"/>
      </w:divBdr>
    </w:div>
    <w:div w:id="1023897031">
      <w:bodyDiv w:val="1"/>
      <w:marLeft w:val="0"/>
      <w:marRight w:val="0"/>
      <w:marTop w:val="0"/>
      <w:marBottom w:val="0"/>
      <w:divBdr>
        <w:top w:val="none" w:sz="0" w:space="0" w:color="auto"/>
        <w:left w:val="none" w:sz="0" w:space="0" w:color="auto"/>
        <w:bottom w:val="none" w:sz="0" w:space="0" w:color="auto"/>
        <w:right w:val="none" w:sz="0" w:space="0" w:color="auto"/>
      </w:divBdr>
    </w:div>
    <w:div w:id="1024936307">
      <w:bodyDiv w:val="1"/>
      <w:marLeft w:val="0"/>
      <w:marRight w:val="0"/>
      <w:marTop w:val="0"/>
      <w:marBottom w:val="0"/>
      <w:divBdr>
        <w:top w:val="none" w:sz="0" w:space="0" w:color="auto"/>
        <w:left w:val="none" w:sz="0" w:space="0" w:color="auto"/>
        <w:bottom w:val="none" w:sz="0" w:space="0" w:color="auto"/>
        <w:right w:val="none" w:sz="0" w:space="0" w:color="auto"/>
      </w:divBdr>
    </w:div>
    <w:div w:id="1027412099">
      <w:bodyDiv w:val="1"/>
      <w:marLeft w:val="0"/>
      <w:marRight w:val="0"/>
      <w:marTop w:val="0"/>
      <w:marBottom w:val="0"/>
      <w:divBdr>
        <w:top w:val="none" w:sz="0" w:space="0" w:color="auto"/>
        <w:left w:val="none" w:sz="0" w:space="0" w:color="auto"/>
        <w:bottom w:val="none" w:sz="0" w:space="0" w:color="auto"/>
        <w:right w:val="none" w:sz="0" w:space="0" w:color="auto"/>
      </w:divBdr>
    </w:div>
    <w:div w:id="1029570858">
      <w:bodyDiv w:val="1"/>
      <w:marLeft w:val="0"/>
      <w:marRight w:val="0"/>
      <w:marTop w:val="0"/>
      <w:marBottom w:val="0"/>
      <w:divBdr>
        <w:top w:val="none" w:sz="0" w:space="0" w:color="auto"/>
        <w:left w:val="none" w:sz="0" w:space="0" w:color="auto"/>
        <w:bottom w:val="none" w:sz="0" w:space="0" w:color="auto"/>
        <w:right w:val="none" w:sz="0" w:space="0" w:color="auto"/>
      </w:divBdr>
    </w:div>
    <w:div w:id="1031103062">
      <w:bodyDiv w:val="1"/>
      <w:marLeft w:val="0"/>
      <w:marRight w:val="0"/>
      <w:marTop w:val="0"/>
      <w:marBottom w:val="0"/>
      <w:divBdr>
        <w:top w:val="none" w:sz="0" w:space="0" w:color="auto"/>
        <w:left w:val="none" w:sz="0" w:space="0" w:color="auto"/>
        <w:bottom w:val="none" w:sz="0" w:space="0" w:color="auto"/>
        <w:right w:val="none" w:sz="0" w:space="0" w:color="auto"/>
      </w:divBdr>
    </w:div>
    <w:div w:id="1031228034">
      <w:bodyDiv w:val="1"/>
      <w:marLeft w:val="0"/>
      <w:marRight w:val="0"/>
      <w:marTop w:val="0"/>
      <w:marBottom w:val="0"/>
      <w:divBdr>
        <w:top w:val="none" w:sz="0" w:space="0" w:color="auto"/>
        <w:left w:val="none" w:sz="0" w:space="0" w:color="auto"/>
        <w:bottom w:val="none" w:sz="0" w:space="0" w:color="auto"/>
        <w:right w:val="none" w:sz="0" w:space="0" w:color="auto"/>
      </w:divBdr>
    </w:div>
    <w:div w:id="1034694058">
      <w:bodyDiv w:val="1"/>
      <w:marLeft w:val="0"/>
      <w:marRight w:val="0"/>
      <w:marTop w:val="0"/>
      <w:marBottom w:val="0"/>
      <w:divBdr>
        <w:top w:val="none" w:sz="0" w:space="0" w:color="auto"/>
        <w:left w:val="none" w:sz="0" w:space="0" w:color="auto"/>
        <w:bottom w:val="none" w:sz="0" w:space="0" w:color="auto"/>
        <w:right w:val="none" w:sz="0" w:space="0" w:color="auto"/>
      </w:divBdr>
    </w:div>
    <w:div w:id="1038969404">
      <w:bodyDiv w:val="1"/>
      <w:marLeft w:val="0"/>
      <w:marRight w:val="0"/>
      <w:marTop w:val="0"/>
      <w:marBottom w:val="0"/>
      <w:divBdr>
        <w:top w:val="none" w:sz="0" w:space="0" w:color="auto"/>
        <w:left w:val="none" w:sz="0" w:space="0" w:color="auto"/>
        <w:bottom w:val="none" w:sz="0" w:space="0" w:color="auto"/>
        <w:right w:val="none" w:sz="0" w:space="0" w:color="auto"/>
      </w:divBdr>
    </w:div>
    <w:div w:id="1039552353">
      <w:bodyDiv w:val="1"/>
      <w:marLeft w:val="0"/>
      <w:marRight w:val="0"/>
      <w:marTop w:val="0"/>
      <w:marBottom w:val="0"/>
      <w:divBdr>
        <w:top w:val="none" w:sz="0" w:space="0" w:color="auto"/>
        <w:left w:val="none" w:sz="0" w:space="0" w:color="auto"/>
        <w:bottom w:val="none" w:sz="0" w:space="0" w:color="auto"/>
        <w:right w:val="none" w:sz="0" w:space="0" w:color="auto"/>
      </w:divBdr>
    </w:div>
    <w:div w:id="1041369670">
      <w:bodyDiv w:val="1"/>
      <w:marLeft w:val="0"/>
      <w:marRight w:val="0"/>
      <w:marTop w:val="0"/>
      <w:marBottom w:val="0"/>
      <w:divBdr>
        <w:top w:val="none" w:sz="0" w:space="0" w:color="auto"/>
        <w:left w:val="none" w:sz="0" w:space="0" w:color="auto"/>
        <w:bottom w:val="none" w:sz="0" w:space="0" w:color="auto"/>
        <w:right w:val="none" w:sz="0" w:space="0" w:color="auto"/>
      </w:divBdr>
    </w:div>
    <w:div w:id="1041435974">
      <w:bodyDiv w:val="1"/>
      <w:marLeft w:val="0"/>
      <w:marRight w:val="0"/>
      <w:marTop w:val="0"/>
      <w:marBottom w:val="0"/>
      <w:divBdr>
        <w:top w:val="none" w:sz="0" w:space="0" w:color="auto"/>
        <w:left w:val="none" w:sz="0" w:space="0" w:color="auto"/>
        <w:bottom w:val="none" w:sz="0" w:space="0" w:color="auto"/>
        <w:right w:val="none" w:sz="0" w:space="0" w:color="auto"/>
      </w:divBdr>
    </w:div>
    <w:div w:id="1042367813">
      <w:bodyDiv w:val="1"/>
      <w:marLeft w:val="0"/>
      <w:marRight w:val="0"/>
      <w:marTop w:val="0"/>
      <w:marBottom w:val="0"/>
      <w:divBdr>
        <w:top w:val="none" w:sz="0" w:space="0" w:color="auto"/>
        <w:left w:val="none" w:sz="0" w:space="0" w:color="auto"/>
        <w:bottom w:val="none" w:sz="0" w:space="0" w:color="auto"/>
        <w:right w:val="none" w:sz="0" w:space="0" w:color="auto"/>
      </w:divBdr>
    </w:div>
    <w:div w:id="1043406892">
      <w:bodyDiv w:val="1"/>
      <w:marLeft w:val="0"/>
      <w:marRight w:val="0"/>
      <w:marTop w:val="0"/>
      <w:marBottom w:val="0"/>
      <w:divBdr>
        <w:top w:val="none" w:sz="0" w:space="0" w:color="auto"/>
        <w:left w:val="none" w:sz="0" w:space="0" w:color="auto"/>
        <w:bottom w:val="none" w:sz="0" w:space="0" w:color="auto"/>
        <w:right w:val="none" w:sz="0" w:space="0" w:color="auto"/>
      </w:divBdr>
    </w:div>
    <w:div w:id="1045520232">
      <w:bodyDiv w:val="1"/>
      <w:marLeft w:val="0"/>
      <w:marRight w:val="0"/>
      <w:marTop w:val="0"/>
      <w:marBottom w:val="0"/>
      <w:divBdr>
        <w:top w:val="none" w:sz="0" w:space="0" w:color="auto"/>
        <w:left w:val="none" w:sz="0" w:space="0" w:color="auto"/>
        <w:bottom w:val="none" w:sz="0" w:space="0" w:color="auto"/>
        <w:right w:val="none" w:sz="0" w:space="0" w:color="auto"/>
      </w:divBdr>
    </w:div>
    <w:div w:id="1046678807">
      <w:bodyDiv w:val="1"/>
      <w:marLeft w:val="0"/>
      <w:marRight w:val="0"/>
      <w:marTop w:val="0"/>
      <w:marBottom w:val="0"/>
      <w:divBdr>
        <w:top w:val="none" w:sz="0" w:space="0" w:color="auto"/>
        <w:left w:val="none" w:sz="0" w:space="0" w:color="auto"/>
        <w:bottom w:val="none" w:sz="0" w:space="0" w:color="auto"/>
        <w:right w:val="none" w:sz="0" w:space="0" w:color="auto"/>
      </w:divBdr>
    </w:div>
    <w:div w:id="1046679564">
      <w:bodyDiv w:val="1"/>
      <w:marLeft w:val="0"/>
      <w:marRight w:val="0"/>
      <w:marTop w:val="0"/>
      <w:marBottom w:val="0"/>
      <w:divBdr>
        <w:top w:val="none" w:sz="0" w:space="0" w:color="auto"/>
        <w:left w:val="none" w:sz="0" w:space="0" w:color="auto"/>
        <w:bottom w:val="none" w:sz="0" w:space="0" w:color="auto"/>
        <w:right w:val="none" w:sz="0" w:space="0" w:color="auto"/>
      </w:divBdr>
    </w:div>
    <w:div w:id="1048653213">
      <w:bodyDiv w:val="1"/>
      <w:marLeft w:val="0"/>
      <w:marRight w:val="0"/>
      <w:marTop w:val="0"/>
      <w:marBottom w:val="0"/>
      <w:divBdr>
        <w:top w:val="none" w:sz="0" w:space="0" w:color="auto"/>
        <w:left w:val="none" w:sz="0" w:space="0" w:color="auto"/>
        <w:bottom w:val="none" w:sz="0" w:space="0" w:color="auto"/>
        <w:right w:val="none" w:sz="0" w:space="0" w:color="auto"/>
      </w:divBdr>
    </w:div>
    <w:div w:id="1050881981">
      <w:bodyDiv w:val="1"/>
      <w:marLeft w:val="0"/>
      <w:marRight w:val="0"/>
      <w:marTop w:val="0"/>
      <w:marBottom w:val="0"/>
      <w:divBdr>
        <w:top w:val="none" w:sz="0" w:space="0" w:color="auto"/>
        <w:left w:val="none" w:sz="0" w:space="0" w:color="auto"/>
        <w:bottom w:val="none" w:sz="0" w:space="0" w:color="auto"/>
        <w:right w:val="none" w:sz="0" w:space="0" w:color="auto"/>
      </w:divBdr>
    </w:div>
    <w:div w:id="1051150263">
      <w:bodyDiv w:val="1"/>
      <w:marLeft w:val="0"/>
      <w:marRight w:val="0"/>
      <w:marTop w:val="0"/>
      <w:marBottom w:val="0"/>
      <w:divBdr>
        <w:top w:val="none" w:sz="0" w:space="0" w:color="auto"/>
        <w:left w:val="none" w:sz="0" w:space="0" w:color="auto"/>
        <w:bottom w:val="none" w:sz="0" w:space="0" w:color="auto"/>
        <w:right w:val="none" w:sz="0" w:space="0" w:color="auto"/>
      </w:divBdr>
    </w:div>
    <w:div w:id="1051421714">
      <w:bodyDiv w:val="1"/>
      <w:marLeft w:val="0"/>
      <w:marRight w:val="0"/>
      <w:marTop w:val="0"/>
      <w:marBottom w:val="0"/>
      <w:divBdr>
        <w:top w:val="none" w:sz="0" w:space="0" w:color="auto"/>
        <w:left w:val="none" w:sz="0" w:space="0" w:color="auto"/>
        <w:bottom w:val="none" w:sz="0" w:space="0" w:color="auto"/>
        <w:right w:val="none" w:sz="0" w:space="0" w:color="auto"/>
      </w:divBdr>
    </w:div>
    <w:div w:id="1051422858">
      <w:bodyDiv w:val="1"/>
      <w:marLeft w:val="0"/>
      <w:marRight w:val="0"/>
      <w:marTop w:val="0"/>
      <w:marBottom w:val="0"/>
      <w:divBdr>
        <w:top w:val="none" w:sz="0" w:space="0" w:color="auto"/>
        <w:left w:val="none" w:sz="0" w:space="0" w:color="auto"/>
        <w:bottom w:val="none" w:sz="0" w:space="0" w:color="auto"/>
        <w:right w:val="none" w:sz="0" w:space="0" w:color="auto"/>
      </w:divBdr>
    </w:div>
    <w:div w:id="1051613226">
      <w:bodyDiv w:val="1"/>
      <w:marLeft w:val="0"/>
      <w:marRight w:val="0"/>
      <w:marTop w:val="0"/>
      <w:marBottom w:val="0"/>
      <w:divBdr>
        <w:top w:val="none" w:sz="0" w:space="0" w:color="auto"/>
        <w:left w:val="none" w:sz="0" w:space="0" w:color="auto"/>
        <w:bottom w:val="none" w:sz="0" w:space="0" w:color="auto"/>
        <w:right w:val="none" w:sz="0" w:space="0" w:color="auto"/>
      </w:divBdr>
    </w:div>
    <w:div w:id="1051807388">
      <w:bodyDiv w:val="1"/>
      <w:marLeft w:val="0"/>
      <w:marRight w:val="0"/>
      <w:marTop w:val="0"/>
      <w:marBottom w:val="0"/>
      <w:divBdr>
        <w:top w:val="none" w:sz="0" w:space="0" w:color="auto"/>
        <w:left w:val="none" w:sz="0" w:space="0" w:color="auto"/>
        <w:bottom w:val="none" w:sz="0" w:space="0" w:color="auto"/>
        <w:right w:val="none" w:sz="0" w:space="0" w:color="auto"/>
      </w:divBdr>
    </w:div>
    <w:div w:id="1055619530">
      <w:bodyDiv w:val="1"/>
      <w:marLeft w:val="0"/>
      <w:marRight w:val="0"/>
      <w:marTop w:val="0"/>
      <w:marBottom w:val="0"/>
      <w:divBdr>
        <w:top w:val="none" w:sz="0" w:space="0" w:color="auto"/>
        <w:left w:val="none" w:sz="0" w:space="0" w:color="auto"/>
        <w:bottom w:val="none" w:sz="0" w:space="0" w:color="auto"/>
        <w:right w:val="none" w:sz="0" w:space="0" w:color="auto"/>
      </w:divBdr>
    </w:div>
    <w:div w:id="1063329254">
      <w:bodyDiv w:val="1"/>
      <w:marLeft w:val="0"/>
      <w:marRight w:val="0"/>
      <w:marTop w:val="0"/>
      <w:marBottom w:val="0"/>
      <w:divBdr>
        <w:top w:val="none" w:sz="0" w:space="0" w:color="auto"/>
        <w:left w:val="none" w:sz="0" w:space="0" w:color="auto"/>
        <w:bottom w:val="none" w:sz="0" w:space="0" w:color="auto"/>
        <w:right w:val="none" w:sz="0" w:space="0" w:color="auto"/>
      </w:divBdr>
    </w:div>
    <w:div w:id="1065110146">
      <w:bodyDiv w:val="1"/>
      <w:marLeft w:val="0"/>
      <w:marRight w:val="0"/>
      <w:marTop w:val="0"/>
      <w:marBottom w:val="0"/>
      <w:divBdr>
        <w:top w:val="none" w:sz="0" w:space="0" w:color="auto"/>
        <w:left w:val="none" w:sz="0" w:space="0" w:color="auto"/>
        <w:bottom w:val="none" w:sz="0" w:space="0" w:color="auto"/>
        <w:right w:val="none" w:sz="0" w:space="0" w:color="auto"/>
      </w:divBdr>
    </w:div>
    <w:div w:id="1066877929">
      <w:bodyDiv w:val="1"/>
      <w:marLeft w:val="0"/>
      <w:marRight w:val="0"/>
      <w:marTop w:val="0"/>
      <w:marBottom w:val="0"/>
      <w:divBdr>
        <w:top w:val="none" w:sz="0" w:space="0" w:color="auto"/>
        <w:left w:val="none" w:sz="0" w:space="0" w:color="auto"/>
        <w:bottom w:val="none" w:sz="0" w:space="0" w:color="auto"/>
        <w:right w:val="none" w:sz="0" w:space="0" w:color="auto"/>
      </w:divBdr>
    </w:div>
    <w:div w:id="1067338870">
      <w:bodyDiv w:val="1"/>
      <w:marLeft w:val="0"/>
      <w:marRight w:val="0"/>
      <w:marTop w:val="0"/>
      <w:marBottom w:val="0"/>
      <w:divBdr>
        <w:top w:val="none" w:sz="0" w:space="0" w:color="auto"/>
        <w:left w:val="none" w:sz="0" w:space="0" w:color="auto"/>
        <w:bottom w:val="none" w:sz="0" w:space="0" w:color="auto"/>
        <w:right w:val="none" w:sz="0" w:space="0" w:color="auto"/>
      </w:divBdr>
    </w:div>
    <w:div w:id="1067802960">
      <w:bodyDiv w:val="1"/>
      <w:marLeft w:val="0"/>
      <w:marRight w:val="0"/>
      <w:marTop w:val="0"/>
      <w:marBottom w:val="0"/>
      <w:divBdr>
        <w:top w:val="none" w:sz="0" w:space="0" w:color="auto"/>
        <w:left w:val="none" w:sz="0" w:space="0" w:color="auto"/>
        <w:bottom w:val="none" w:sz="0" w:space="0" w:color="auto"/>
        <w:right w:val="none" w:sz="0" w:space="0" w:color="auto"/>
      </w:divBdr>
    </w:div>
    <w:div w:id="1067993701">
      <w:bodyDiv w:val="1"/>
      <w:marLeft w:val="0"/>
      <w:marRight w:val="0"/>
      <w:marTop w:val="0"/>
      <w:marBottom w:val="0"/>
      <w:divBdr>
        <w:top w:val="none" w:sz="0" w:space="0" w:color="auto"/>
        <w:left w:val="none" w:sz="0" w:space="0" w:color="auto"/>
        <w:bottom w:val="none" w:sz="0" w:space="0" w:color="auto"/>
        <w:right w:val="none" w:sz="0" w:space="0" w:color="auto"/>
      </w:divBdr>
    </w:div>
    <w:div w:id="1069351802">
      <w:bodyDiv w:val="1"/>
      <w:marLeft w:val="0"/>
      <w:marRight w:val="0"/>
      <w:marTop w:val="0"/>
      <w:marBottom w:val="0"/>
      <w:divBdr>
        <w:top w:val="none" w:sz="0" w:space="0" w:color="auto"/>
        <w:left w:val="none" w:sz="0" w:space="0" w:color="auto"/>
        <w:bottom w:val="none" w:sz="0" w:space="0" w:color="auto"/>
        <w:right w:val="none" w:sz="0" w:space="0" w:color="auto"/>
      </w:divBdr>
    </w:div>
    <w:div w:id="1069645236">
      <w:bodyDiv w:val="1"/>
      <w:marLeft w:val="0"/>
      <w:marRight w:val="0"/>
      <w:marTop w:val="0"/>
      <w:marBottom w:val="0"/>
      <w:divBdr>
        <w:top w:val="none" w:sz="0" w:space="0" w:color="auto"/>
        <w:left w:val="none" w:sz="0" w:space="0" w:color="auto"/>
        <w:bottom w:val="none" w:sz="0" w:space="0" w:color="auto"/>
        <w:right w:val="none" w:sz="0" w:space="0" w:color="auto"/>
      </w:divBdr>
    </w:div>
    <w:div w:id="1070269186">
      <w:bodyDiv w:val="1"/>
      <w:marLeft w:val="0"/>
      <w:marRight w:val="0"/>
      <w:marTop w:val="0"/>
      <w:marBottom w:val="0"/>
      <w:divBdr>
        <w:top w:val="none" w:sz="0" w:space="0" w:color="auto"/>
        <w:left w:val="none" w:sz="0" w:space="0" w:color="auto"/>
        <w:bottom w:val="none" w:sz="0" w:space="0" w:color="auto"/>
        <w:right w:val="none" w:sz="0" w:space="0" w:color="auto"/>
      </w:divBdr>
    </w:div>
    <w:div w:id="1070277203">
      <w:bodyDiv w:val="1"/>
      <w:marLeft w:val="0"/>
      <w:marRight w:val="0"/>
      <w:marTop w:val="0"/>
      <w:marBottom w:val="0"/>
      <w:divBdr>
        <w:top w:val="none" w:sz="0" w:space="0" w:color="auto"/>
        <w:left w:val="none" w:sz="0" w:space="0" w:color="auto"/>
        <w:bottom w:val="none" w:sz="0" w:space="0" w:color="auto"/>
        <w:right w:val="none" w:sz="0" w:space="0" w:color="auto"/>
      </w:divBdr>
    </w:div>
    <w:div w:id="1070888080">
      <w:bodyDiv w:val="1"/>
      <w:marLeft w:val="0"/>
      <w:marRight w:val="0"/>
      <w:marTop w:val="0"/>
      <w:marBottom w:val="0"/>
      <w:divBdr>
        <w:top w:val="none" w:sz="0" w:space="0" w:color="auto"/>
        <w:left w:val="none" w:sz="0" w:space="0" w:color="auto"/>
        <w:bottom w:val="none" w:sz="0" w:space="0" w:color="auto"/>
        <w:right w:val="none" w:sz="0" w:space="0" w:color="auto"/>
      </w:divBdr>
    </w:div>
    <w:div w:id="1071193652">
      <w:bodyDiv w:val="1"/>
      <w:marLeft w:val="0"/>
      <w:marRight w:val="0"/>
      <w:marTop w:val="0"/>
      <w:marBottom w:val="0"/>
      <w:divBdr>
        <w:top w:val="none" w:sz="0" w:space="0" w:color="auto"/>
        <w:left w:val="none" w:sz="0" w:space="0" w:color="auto"/>
        <w:bottom w:val="none" w:sz="0" w:space="0" w:color="auto"/>
        <w:right w:val="none" w:sz="0" w:space="0" w:color="auto"/>
      </w:divBdr>
    </w:div>
    <w:div w:id="1073701689">
      <w:bodyDiv w:val="1"/>
      <w:marLeft w:val="0"/>
      <w:marRight w:val="0"/>
      <w:marTop w:val="0"/>
      <w:marBottom w:val="0"/>
      <w:divBdr>
        <w:top w:val="none" w:sz="0" w:space="0" w:color="auto"/>
        <w:left w:val="none" w:sz="0" w:space="0" w:color="auto"/>
        <w:bottom w:val="none" w:sz="0" w:space="0" w:color="auto"/>
        <w:right w:val="none" w:sz="0" w:space="0" w:color="auto"/>
      </w:divBdr>
    </w:div>
    <w:div w:id="1074165859">
      <w:bodyDiv w:val="1"/>
      <w:marLeft w:val="0"/>
      <w:marRight w:val="0"/>
      <w:marTop w:val="0"/>
      <w:marBottom w:val="0"/>
      <w:divBdr>
        <w:top w:val="none" w:sz="0" w:space="0" w:color="auto"/>
        <w:left w:val="none" w:sz="0" w:space="0" w:color="auto"/>
        <w:bottom w:val="none" w:sz="0" w:space="0" w:color="auto"/>
        <w:right w:val="none" w:sz="0" w:space="0" w:color="auto"/>
      </w:divBdr>
    </w:div>
    <w:div w:id="1076435836">
      <w:bodyDiv w:val="1"/>
      <w:marLeft w:val="0"/>
      <w:marRight w:val="0"/>
      <w:marTop w:val="0"/>
      <w:marBottom w:val="0"/>
      <w:divBdr>
        <w:top w:val="none" w:sz="0" w:space="0" w:color="auto"/>
        <w:left w:val="none" w:sz="0" w:space="0" w:color="auto"/>
        <w:bottom w:val="none" w:sz="0" w:space="0" w:color="auto"/>
        <w:right w:val="none" w:sz="0" w:space="0" w:color="auto"/>
      </w:divBdr>
    </w:div>
    <w:div w:id="1077047745">
      <w:bodyDiv w:val="1"/>
      <w:marLeft w:val="0"/>
      <w:marRight w:val="0"/>
      <w:marTop w:val="0"/>
      <w:marBottom w:val="0"/>
      <w:divBdr>
        <w:top w:val="none" w:sz="0" w:space="0" w:color="auto"/>
        <w:left w:val="none" w:sz="0" w:space="0" w:color="auto"/>
        <w:bottom w:val="none" w:sz="0" w:space="0" w:color="auto"/>
        <w:right w:val="none" w:sz="0" w:space="0" w:color="auto"/>
      </w:divBdr>
    </w:div>
    <w:div w:id="1078674798">
      <w:bodyDiv w:val="1"/>
      <w:marLeft w:val="0"/>
      <w:marRight w:val="0"/>
      <w:marTop w:val="0"/>
      <w:marBottom w:val="0"/>
      <w:divBdr>
        <w:top w:val="none" w:sz="0" w:space="0" w:color="auto"/>
        <w:left w:val="none" w:sz="0" w:space="0" w:color="auto"/>
        <w:bottom w:val="none" w:sz="0" w:space="0" w:color="auto"/>
        <w:right w:val="none" w:sz="0" w:space="0" w:color="auto"/>
      </w:divBdr>
    </w:div>
    <w:div w:id="1079787318">
      <w:bodyDiv w:val="1"/>
      <w:marLeft w:val="0"/>
      <w:marRight w:val="0"/>
      <w:marTop w:val="0"/>
      <w:marBottom w:val="0"/>
      <w:divBdr>
        <w:top w:val="none" w:sz="0" w:space="0" w:color="auto"/>
        <w:left w:val="none" w:sz="0" w:space="0" w:color="auto"/>
        <w:bottom w:val="none" w:sz="0" w:space="0" w:color="auto"/>
        <w:right w:val="none" w:sz="0" w:space="0" w:color="auto"/>
      </w:divBdr>
    </w:div>
    <w:div w:id="1080371203">
      <w:bodyDiv w:val="1"/>
      <w:marLeft w:val="0"/>
      <w:marRight w:val="0"/>
      <w:marTop w:val="0"/>
      <w:marBottom w:val="0"/>
      <w:divBdr>
        <w:top w:val="none" w:sz="0" w:space="0" w:color="auto"/>
        <w:left w:val="none" w:sz="0" w:space="0" w:color="auto"/>
        <w:bottom w:val="none" w:sz="0" w:space="0" w:color="auto"/>
        <w:right w:val="none" w:sz="0" w:space="0" w:color="auto"/>
      </w:divBdr>
    </w:div>
    <w:div w:id="1081558880">
      <w:bodyDiv w:val="1"/>
      <w:marLeft w:val="0"/>
      <w:marRight w:val="0"/>
      <w:marTop w:val="0"/>
      <w:marBottom w:val="0"/>
      <w:divBdr>
        <w:top w:val="none" w:sz="0" w:space="0" w:color="auto"/>
        <w:left w:val="none" w:sz="0" w:space="0" w:color="auto"/>
        <w:bottom w:val="none" w:sz="0" w:space="0" w:color="auto"/>
        <w:right w:val="none" w:sz="0" w:space="0" w:color="auto"/>
      </w:divBdr>
    </w:div>
    <w:div w:id="1081758525">
      <w:bodyDiv w:val="1"/>
      <w:marLeft w:val="0"/>
      <w:marRight w:val="0"/>
      <w:marTop w:val="0"/>
      <w:marBottom w:val="0"/>
      <w:divBdr>
        <w:top w:val="none" w:sz="0" w:space="0" w:color="auto"/>
        <w:left w:val="none" w:sz="0" w:space="0" w:color="auto"/>
        <w:bottom w:val="none" w:sz="0" w:space="0" w:color="auto"/>
        <w:right w:val="none" w:sz="0" w:space="0" w:color="auto"/>
      </w:divBdr>
    </w:div>
    <w:div w:id="1082876098">
      <w:bodyDiv w:val="1"/>
      <w:marLeft w:val="0"/>
      <w:marRight w:val="0"/>
      <w:marTop w:val="0"/>
      <w:marBottom w:val="0"/>
      <w:divBdr>
        <w:top w:val="none" w:sz="0" w:space="0" w:color="auto"/>
        <w:left w:val="none" w:sz="0" w:space="0" w:color="auto"/>
        <w:bottom w:val="none" w:sz="0" w:space="0" w:color="auto"/>
        <w:right w:val="none" w:sz="0" w:space="0" w:color="auto"/>
      </w:divBdr>
    </w:div>
    <w:div w:id="1087993619">
      <w:bodyDiv w:val="1"/>
      <w:marLeft w:val="0"/>
      <w:marRight w:val="0"/>
      <w:marTop w:val="0"/>
      <w:marBottom w:val="0"/>
      <w:divBdr>
        <w:top w:val="none" w:sz="0" w:space="0" w:color="auto"/>
        <w:left w:val="none" w:sz="0" w:space="0" w:color="auto"/>
        <w:bottom w:val="none" w:sz="0" w:space="0" w:color="auto"/>
        <w:right w:val="none" w:sz="0" w:space="0" w:color="auto"/>
      </w:divBdr>
    </w:div>
    <w:div w:id="1089615342">
      <w:bodyDiv w:val="1"/>
      <w:marLeft w:val="0"/>
      <w:marRight w:val="0"/>
      <w:marTop w:val="0"/>
      <w:marBottom w:val="0"/>
      <w:divBdr>
        <w:top w:val="none" w:sz="0" w:space="0" w:color="auto"/>
        <w:left w:val="none" w:sz="0" w:space="0" w:color="auto"/>
        <w:bottom w:val="none" w:sz="0" w:space="0" w:color="auto"/>
        <w:right w:val="none" w:sz="0" w:space="0" w:color="auto"/>
      </w:divBdr>
    </w:div>
    <w:div w:id="1091009763">
      <w:bodyDiv w:val="1"/>
      <w:marLeft w:val="0"/>
      <w:marRight w:val="0"/>
      <w:marTop w:val="0"/>
      <w:marBottom w:val="0"/>
      <w:divBdr>
        <w:top w:val="none" w:sz="0" w:space="0" w:color="auto"/>
        <w:left w:val="none" w:sz="0" w:space="0" w:color="auto"/>
        <w:bottom w:val="none" w:sz="0" w:space="0" w:color="auto"/>
        <w:right w:val="none" w:sz="0" w:space="0" w:color="auto"/>
      </w:divBdr>
    </w:div>
    <w:div w:id="1091313371">
      <w:bodyDiv w:val="1"/>
      <w:marLeft w:val="0"/>
      <w:marRight w:val="0"/>
      <w:marTop w:val="0"/>
      <w:marBottom w:val="0"/>
      <w:divBdr>
        <w:top w:val="none" w:sz="0" w:space="0" w:color="auto"/>
        <w:left w:val="none" w:sz="0" w:space="0" w:color="auto"/>
        <w:bottom w:val="none" w:sz="0" w:space="0" w:color="auto"/>
        <w:right w:val="none" w:sz="0" w:space="0" w:color="auto"/>
      </w:divBdr>
    </w:div>
    <w:div w:id="1094084362">
      <w:bodyDiv w:val="1"/>
      <w:marLeft w:val="0"/>
      <w:marRight w:val="0"/>
      <w:marTop w:val="0"/>
      <w:marBottom w:val="0"/>
      <w:divBdr>
        <w:top w:val="none" w:sz="0" w:space="0" w:color="auto"/>
        <w:left w:val="none" w:sz="0" w:space="0" w:color="auto"/>
        <w:bottom w:val="none" w:sz="0" w:space="0" w:color="auto"/>
        <w:right w:val="none" w:sz="0" w:space="0" w:color="auto"/>
      </w:divBdr>
    </w:div>
    <w:div w:id="1096634379">
      <w:bodyDiv w:val="1"/>
      <w:marLeft w:val="0"/>
      <w:marRight w:val="0"/>
      <w:marTop w:val="0"/>
      <w:marBottom w:val="0"/>
      <w:divBdr>
        <w:top w:val="none" w:sz="0" w:space="0" w:color="auto"/>
        <w:left w:val="none" w:sz="0" w:space="0" w:color="auto"/>
        <w:bottom w:val="none" w:sz="0" w:space="0" w:color="auto"/>
        <w:right w:val="none" w:sz="0" w:space="0" w:color="auto"/>
      </w:divBdr>
    </w:div>
    <w:div w:id="1099789753">
      <w:bodyDiv w:val="1"/>
      <w:marLeft w:val="0"/>
      <w:marRight w:val="0"/>
      <w:marTop w:val="0"/>
      <w:marBottom w:val="0"/>
      <w:divBdr>
        <w:top w:val="none" w:sz="0" w:space="0" w:color="auto"/>
        <w:left w:val="none" w:sz="0" w:space="0" w:color="auto"/>
        <w:bottom w:val="none" w:sz="0" w:space="0" w:color="auto"/>
        <w:right w:val="none" w:sz="0" w:space="0" w:color="auto"/>
      </w:divBdr>
    </w:div>
    <w:div w:id="1100250417">
      <w:bodyDiv w:val="1"/>
      <w:marLeft w:val="0"/>
      <w:marRight w:val="0"/>
      <w:marTop w:val="0"/>
      <w:marBottom w:val="0"/>
      <w:divBdr>
        <w:top w:val="none" w:sz="0" w:space="0" w:color="auto"/>
        <w:left w:val="none" w:sz="0" w:space="0" w:color="auto"/>
        <w:bottom w:val="none" w:sz="0" w:space="0" w:color="auto"/>
        <w:right w:val="none" w:sz="0" w:space="0" w:color="auto"/>
      </w:divBdr>
    </w:div>
    <w:div w:id="1100566124">
      <w:bodyDiv w:val="1"/>
      <w:marLeft w:val="0"/>
      <w:marRight w:val="0"/>
      <w:marTop w:val="0"/>
      <w:marBottom w:val="0"/>
      <w:divBdr>
        <w:top w:val="none" w:sz="0" w:space="0" w:color="auto"/>
        <w:left w:val="none" w:sz="0" w:space="0" w:color="auto"/>
        <w:bottom w:val="none" w:sz="0" w:space="0" w:color="auto"/>
        <w:right w:val="none" w:sz="0" w:space="0" w:color="auto"/>
      </w:divBdr>
    </w:div>
    <w:div w:id="1100754591">
      <w:bodyDiv w:val="1"/>
      <w:marLeft w:val="0"/>
      <w:marRight w:val="0"/>
      <w:marTop w:val="0"/>
      <w:marBottom w:val="0"/>
      <w:divBdr>
        <w:top w:val="none" w:sz="0" w:space="0" w:color="auto"/>
        <w:left w:val="none" w:sz="0" w:space="0" w:color="auto"/>
        <w:bottom w:val="none" w:sz="0" w:space="0" w:color="auto"/>
        <w:right w:val="none" w:sz="0" w:space="0" w:color="auto"/>
      </w:divBdr>
    </w:div>
    <w:div w:id="1100836672">
      <w:bodyDiv w:val="1"/>
      <w:marLeft w:val="0"/>
      <w:marRight w:val="0"/>
      <w:marTop w:val="0"/>
      <w:marBottom w:val="0"/>
      <w:divBdr>
        <w:top w:val="none" w:sz="0" w:space="0" w:color="auto"/>
        <w:left w:val="none" w:sz="0" w:space="0" w:color="auto"/>
        <w:bottom w:val="none" w:sz="0" w:space="0" w:color="auto"/>
        <w:right w:val="none" w:sz="0" w:space="0" w:color="auto"/>
      </w:divBdr>
    </w:div>
    <w:div w:id="1102069396">
      <w:bodyDiv w:val="1"/>
      <w:marLeft w:val="0"/>
      <w:marRight w:val="0"/>
      <w:marTop w:val="0"/>
      <w:marBottom w:val="0"/>
      <w:divBdr>
        <w:top w:val="none" w:sz="0" w:space="0" w:color="auto"/>
        <w:left w:val="none" w:sz="0" w:space="0" w:color="auto"/>
        <w:bottom w:val="none" w:sz="0" w:space="0" w:color="auto"/>
        <w:right w:val="none" w:sz="0" w:space="0" w:color="auto"/>
      </w:divBdr>
    </w:div>
    <w:div w:id="1102609080">
      <w:bodyDiv w:val="1"/>
      <w:marLeft w:val="0"/>
      <w:marRight w:val="0"/>
      <w:marTop w:val="0"/>
      <w:marBottom w:val="0"/>
      <w:divBdr>
        <w:top w:val="none" w:sz="0" w:space="0" w:color="auto"/>
        <w:left w:val="none" w:sz="0" w:space="0" w:color="auto"/>
        <w:bottom w:val="none" w:sz="0" w:space="0" w:color="auto"/>
        <w:right w:val="none" w:sz="0" w:space="0" w:color="auto"/>
      </w:divBdr>
    </w:div>
    <w:div w:id="1109348683">
      <w:bodyDiv w:val="1"/>
      <w:marLeft w:val="0"/>
      <w:marRight w:val="0"/>
      <w:marTop w:val="0"/>
      <w:marBottom w:val="0"/>
      <w:divBdr>
        <w:top w:val="none" w:sz="0" w:space="0" w:color="auto"/>
        <w:left w:val="none" w:sz="0" w:space="0" w:color="auto"/>
        <w:bottom w:val="none" w:sz="0" w:space="0" w:color="auto"/>
        <w:right w:val="none" w:sz="0" w:space="0" w:color="auto"/>
      </w:divBdr>
    </w:div>
    <w:div w:id="1110396997">
      <w:bodyDiv w:val="1"/>
      <w:marLeft w:val="0"/>
      <w:marRight w:val="0"/>
      <w:marTop w:val="0"/>
      <w:marBottom w:val="0"/>
      <w:divBdr>
        <w:top w:val="none" w:sz="0" w:space="0" w:color="auto"/>
        <w:left w:val="none" w:sz="0" w:space="0" w:color="auto"/>
        <w:bottom w:val="none" w:sz="0" w:space="0" w:color="auto"/>
        <w:right w:val="none" w:sz="0" w:space="0" w:color="auto"/>
      </w:divBdr>
    </w:div>
    <w:div w:id="1111316160">
      <w:bodyDiv w:val="1"/>
      <w:marLeft w:val="0"/>
      <w:marRight w:val="0"/>
      <w:marTop w:val="0"/>
      <w:marBottom w:val="0"/>
      <w:divBdr>
        <w:top w:val="none" w:sz="0" w:space="0" w:color="auto"/>
        <w:left w:val="none" w:sz="0" w:space="0" w:color="auto"/>
        <w:bottom w:val="none" w:sz="0" w:space="0" w:color="auto"/>
        <w:right w:val="none" w:sz="0" w:space="0" w:color="auto"/>
      </w:divBdr>
    </w:div>
    <w:div w:id="1112092303">
      <w:bodyDiv w:val="1"/>
      <w:marLeft w:val="0"/>
      <w:marRight w:val="0"/>
      <w:marTop w:val="0"/>
      <w:marBottom w:val="0"/>
      <w:divBdr>
        <w:top w:val="none" w:sz="0" w:space="0" w:color="auto"/>
        <w:left w:val="none" w:sz="0" w:space="0" w:color="auto"/>
        <w:bottom w:val="none" w:sz="0" w:space="0" w:color="auto"/>
        <w:right w:val="none" w:sz="0" w:space="0" w:color="auto"/>
      </w:divBdr>
    </w:div>
    <w:div w:id="1112238953">
      <w:bodyDiv w:val="1"/>
      <w:marLeft w:val="0"/>
      <w:marRight w:val="0"/>
      <w:marTop w:val="0"/>
      <w:marBottom w:val="0"/>
      <w:divBdr>
        <w:top w:val="none" w:sz="0" w:space="0" w:color="auto"/>
        <w:left w:val="none" w:sz="0" w:space="0" w:color="auto"/>
        <w:bottom w:val="none" w:sz="0" w:space="0" w:color="auto"/>
        <w:right w:val="none" w:sz="0" w:space="0" w:color="auto"/>
      </w:divBdr>
    </w:div>
    <w:div w:id="1112434749">
      <w:bodyDiv w:val="1"/>
      <w:marLeft w:val="0"/>
      <w:marRight w:val="0"/>
      <w:marTop w:val="0"/>
      <w:marBottom w:val="0"/>
      <w:divBdr>
        <w:top w:val="none" w:sz="0" w:space="0" w:color="auto"/>
        <w:left w:val="none" w:sz="0" w:space="0" w:color="auto"/>
        <w:bottom w:val="none" w:sz="0" w:space="0" w:color="auto"/>
        <w:right w:val="none" w:sz="0" w:space="0" w:color="auto"/>
      </w:divBdr>
    </w:div>
    <w:div w:id="1113787412">
      <w:bodyDiv w:val="1"/>
      <w:marLeft w:val="0"/>
      <w:marRight w:val="0"/>
      <w:marTop w:val="0"/>
      <w:marBottom w:val="0"/>
      <w:divBdr>
        <w:top w:val="none" w:sz="0" w:space="0" w:color="auto"/>
        <w:left w:val="none" w:sz="0" w:space="0" w:color="auto"/>
        <w:bottom w:val="none" w:sz="0" w:space="0" w:color="auto"/>
        <w:right w:val="none" w:sz="0" w:space="0" w:color="auto"/>
      </w:divBdr>
    </w:div>
    <w:div w:id="1115368832">
      <w:bodyDiv w:val="1"/>
      <w:marLeft w:val="0"/>
      <w:marRight w:val="0"/>
      <w:marTop w:val="0"/>
      <w:marBottom w:val="0"/>
      <w:divBdr>
        <w:top w:val="none" w:sz="0" w:space="0" w:color="auto"/>
        <w:left w:val="none" w:sz="0" w:space="0" w:color="auto"/>
        <w:bottom w:val="none" w:sz="0" w:space="0" w:color="auto"/>
        <w:right w:val="none" w:sz="0" w:space="0" w:color="auto"/>
      </w:divBdr>
    </w:div>
    <w:div w:id="1115441733">
      <w:bodyDiv w:val="1"/>
      <w:marLeft w:val="0"/>
      <w:marRight w:val="0"/>
      <w:marTop w:val="0"/>
      <w:marBottom w:val="0"/>
      <w:divBdr>
        <w:top w:val="none" w:sz="0" w:space="0" w:color="auto"/>
        <w:left w:val="none" w:sz="0" w:space="0" w:color="auto"/>
        <w:bottom w:val="none" w:sz="0" w:space="0" w:color="auto"/>
        <w:right w:val="none" w:sz="0" w:space="0" w:color="auto"/>
      </w:divBdr>
    </w:div>
    <w:div w:id="1115832021">
      <w:bodyDiv w:val="1"/>
      <w:marLeft w:val="0"/>
      <w:marRight w:val="0"/>
      <w:marTop w:val="0"/>
      <w:marBottom w:val="0"/>
      <w:divBdr>
        <w:top w:val="none" w:sz="0" w:space="0" w:color="auto"/>
        <w:left w:val="none" w:sz="0" w:space="0" w:color="auto"/>
        <w:bottom w:val="none" w:sz="0" w:space="0" w:color="auto"/>
        <w:right w:val="none" w:sz="0" w:space="0" w:color="auto"/>
      </w:divBdr>
    </w:div>
    <w:div w:id="1116099457">
      <w:bodyDiv w:val="1"/>
      <w:marLeft w:val="0"/>
      <w:marRight w:val="0"/>
      <w:marTop w:val="0"/>
      <w:marBottom w:val="0"/>
      <w:divBdr>
        <w:top w:val="none" w:sz="0" w:space="0" w:color="auto"/>
        <w:left w:val="none" w:sz="0" w:space="0" w:color="auto"/>
        <w:bottom w:val="none" w:sz="0" w:space="0" w:color="auto"/>
        <w:right w:val="none" w:sz="0" w:space="0" w:color="auto"/>
      </w:divBdr>
    </w:div>
    <w:div w:id="1119452853">
      <w:bodyDiv w:val="1"/>
      <w:marLeft w:val="0"/>
      <w:marRight w:val="0"/>
      <w:marTop w:val="0"/>
      <w:marBottom w:val="0"/>
      <w:divBdr>
        <w:top w:val="none" w:sz="0" w:space="0" w:color="auto"/>
        <w:left w:val="none" w:sz="0" w:space="0" w:color="auto"/>
        <w:bottom w:val="none" w:sz="0" w:space="0" w:color="auto"/>
        <w:right w:val="none" w:sz="0" w:space="0" w:color="auto"/>
      </w:divBdr>
    </w:div>
    <w:div w:id="1120565980">
      <w:bodyDiv w:val="1"/>
      <w:marLeft w:val="0"/>
      <w:marRight w:val="0"/>
      <w:marTop w:val="0"/>
      <w:marBottom w:val="0"/>
      <w:divBdr>
        <w:top w:val="none" w:sz="0" w:space="0" w:color="auto"/>
        <w:left w:val="none" w:sz="0" w:space="0" w:color="auto"/>
        <w:bottom w:val="none" w:sz="0" w:space="0" w:color="auto"/>
        <w:right w:val="none" w:sz="0" w:space="0" w:color="auto"/>
      </w:divBdr>
    </w:div>
    <w:div w:id="1122382025">
      <w:bodyDiv w:val="1"/>
      <w:marLeft w:val="0"/>
      <w:marRight w:val="0"/>
      <w:marTop w:val="0"/>
      <w:marBottom w:val="0"/>
      <w:divBdr>
        <w:top w:val="none" w:sz="0" w:space="0" w:color="auto"/>
        <w:left w:val="none" w:sz="0" w:space="0" w:color="auto"/>
        <w:bottom w:val="none" w:sz="0" w:space="0" w:color="auto"/>
        <w:right w:val="none" w:sz="0" w:space="0" w:color="auto"/>
      </w:divBdr>
    </w:div>
    <w:div w:id="1123381947">
      <w:bodyDiv w:val="1"/>
      <w:marLeft w:val="0"/>
      <w:marRight w:val="0"/>
      <w:marTop w:val="0"/>
      <w:marBottom w:val="0"/>
      <w:divBdr>
        <w:top w:val="none" w:sz="0" w:space="0" w:color="auto"/>
        <w:left w:val="none" w:sz="0" w:space="0" w:color="auto"/>
        <w:bottom w:val="none" w:sz="0" w:space="0" w:color="auto"/>
        <w:right w:val="none" w:sz="0" w:space="0" w:color="auto"/>
      </w:divBdr>
    </w:div>
    <w:div w:id="1124153332">
      <w:bodyDiv w:val="1"/>
      <w:marLeft w:val="0"/>
      <w:marRight w:val="0"/>
      <w:marTop w:val="0"/>
      <w:marBottom w:val="0"/>
      <w:divBdr>
        <w:top w:val="none" w:sz="0" w:space="0" w:color="auto"/>
        <w:left w:val="none" w:sz="0" w:space="0" w:color="auto"/>
        <w:bottom w:val="none" w:sz="0" w:space="0" w:color="auto"/>
        <w:right w:val="none" w:sz="0" w:space="0" w:color="auto"/>
      </w:divBdr>
    </w:div>
    <w:div w:id="1124539950">
      <w:bodyDiv w:val="1"/>
      <w:marLeft w:val="0"/>
      <w:marRight w:val="0"/>
      <w:marTop w:val="0"/>
      <w:marBottom w:val="0"/>
      <w:divBdr>
        <w:top w:val="none" w:sz="0" w:space="0" w:color="auto"/>
        <w:left w:val="none" w:sz="0" w:space="0" w:color="auto"/>
        <w:bottom w:val="none" w:sz="0" w:space="0" w:color="auto"/>
        <w:right w:val="none" w:sz="0" w:space="0" w:color="auto"/>
      </w:divBdr>
    </w:div>
    <w:div w:id="1127891013">
      <w:bodyDiv w:val="1"/>
      <w:marLeft w:val="0"/>
      <w:marRight w:val="0"/>
      <w:marTop w:val="0"/>
      <w:marBottom w:val="0"/>
      <w:divBdr>
        <w:top w:val="none" w:sz="0" w:space="0" w:color="auto"/>
        <w:left w:val="none" w:sz="0" w:space="0" w:color="auto"/>
        <w:bottom w:val="none" w:sz="0" w:space="0" w:color="auto"/>
        <w:right w:val="none" w:sz="0" w:space="0" w:color="auto"/>
      </w:divBdr>
    </w:div>
    <w:div w:id="1128669612">
      <w:bodyDiv w:val="1"/>
      <w:marLeft w:val="0"/>
      <w:marRight w:val="0"/>
      <w:marTop w:val="0"/>
      <w:marBottom w:val="0"/>
      <w:divBdr>
        <w:top w:val="none" w:sz="0" w:space="0" w:color="auto"/>
        <w:left w:val="none" w:sz="0" w:space="0" w:color="auto"/>
        <w:bottom w:val="none" w:sz="0" w:space="0" w:color="auto"/>
        <w:right w:val="none" w:sz="0" w:space="0" w:color="auto"/>
      </w:divBdr>
    </w:div>
    <w:div w:id="1129082903">
      <w:bodyDiv w:val="1"/>
      <w:marLeft w:val="0"/>
      <w:marRight w:val="0"/>
      <w:marTop w:val="0"/>
      <w:marBottom w:val="0"/>
      <w:divBdr>
        <w:top w:val="none" w:sz="0" w:space="0" w:color="auto"/>
        <w:left w:val="none" w:sz="0" w:space="0" w:color="auto"/>
        <w:bottom w:val="none" w:sz="0" w:space="0" w:color="auto"/>
        <w:right w:val="none" w:sz="0" w:space="0" w:color="auto"/>
      </w:divBdr>
    </w:div>
    <w:div w:id="1133791279">
      <w:bodyDiv w:val="1"/>
      <w:marLeft w:val="0"/>
      <w:marRight w:val="0"/>
      <w:marTop w:val="0"/>
      <w:marBottom w:val="0"/>
      <w:divBdr>
        <w:top w:val="none" w:sz="0" w:space="0" w:color="auto"/>
        <w:left w:val="none" w:sz="0" w:space="0" w:color="auto"/>
        <w:bottom w:val="none" w:sz="0" w:space="0" w:color="auto"/>
        <w:right w:val="none" w:sz="0" w:space="0" w:color="auto"/>
      </w:divBdr>
    </w:div>
    <w:div w:id="1137067657">
      <w:bodyDiv w:val="1"/>
      <w:marLeft w:val="0"/>
      <w:marRight w:val="0"/>
      <w:marTop w:val="0"/>
      <w:marBottom w:val="0"/>
      <w:divBdr>
        <w:top w:val="none" w:sz="0" w:space="0" w:color="auto"/>
        <w:left w:val="none" w:sz="0" w:space="0" w:color="auto"/>
        <w:bottom w:val="none" w:sz="0" w:space="0" w:color="auto"/>
        <w:right w:val="none" w:sz="0" w:space="0" w:color="auto"/>
      </w:divBdr>
    </w:div>
    <w:div w:id="1138571969">
      <w:bodyDiv w:val="1"/>
      <w:marLeft w:val="0"/>
      <w:marRight w:val="0"/>
      <w:marTop w:val="0"/>
      <w:marBottom w:val="0"/>
      <w:divBdr>
        <w:top w:val="none" w:sz="0" w:space="0" w:color="auto"/>
        <w:left w:val="none" w:sz="0" w:space="0" w:color="auto"/>
        <w:bottom w:val="none" w:sz="0" w:space="0" w:color="auto"/>
        <w:right w:val="none" w:sz="0" w:space="0" w:color="auto"/>
      </w:divBdr>
    </w:div>
    <w:div w:id="1138914020">
      <w:bodyDiv w:val="1"/>
      <w:marLeft w:val="0"/>
      <w:marRight w:val="0"/>
      <w:marTop w:val="0"/>
      <w:marBottom w:val="0"/>
      <w:divBdr>
        <w:top w:val="none" w:sz="0" w:space="0" w:color="auto"/>
        <w:left w:val="none" w:sz="0" w:space="0" w:color="auto"/>
        <w:bottom w:val="none" w:sz="0" w:space="0" w:color="auto"/>
        <w:right w:val="none" w:sz="0" w:space="0" w:color="auto"/>
      </w:divBdr>
    </w:div>
    <w:div w:id="1139224950">
      <w:bodyDiv w:val="1"/>
      <w:marLeft w:val="0"/>
      <w:marRight w:val="0"/>
      <w:marTop w:val="0"/>
      <w:marBottom w:val="0"/>
      <w:divBdr>
        <w:top w:val="none" w:sz="0" w:space="0" w:color="auto"/>
        <w:left w:val="none" w:sz="0" w:space="0" w:color="auto"/>
        <w:bottom w:val="none" w:sz="0" w:space="0" w:color="auto"/>
        <w:right w:val="none" w:sz="0" w:space="0" w:color="auto"/>
      </w:divBdr>
    </w:div>
    <w:div w:id="1139419358">
      <w:bodyDiv w:val="1"/>
      <w:marLeft w:val="0"/>
      <w:marRight w:val="0"/>
      <w:marTop w:val="0"/>
      <w:marBottom w:val="0"/>
      <w:divBdr>
        <w:top w:val="none" w:sz="0" w:space="0" w:color="auto"/>
        <w:left w:val="none" w:sz="0" w:space="0" w:color="auto"/>
        <w:bottom w:val="none" w:sz="0" w:space="0" w:color="auto"/>
        <w:right w:val="none" w:sz="0" w:space="0" w:color="auto"/>
      </w:divBdr>
    </w:div>
    <w:div w:id="1140852224">
      <w:bodyDiv w:val="1"/>
      <w:marLeft w:val="0"/>
      <w:marRight w:val="0"/>
      <w:marTop w:val="0"/>
      <w:marBottom w:val="0"/>
      <w:divBdr>
        <w:top w:val="none" w:sz="0" w:space="0" w:color="auto"/>
        <w:left w:val="none" w:sz="0" w:space="0" w:color="auto"/>
        <w:bottom w:val="none" w:sz="0" w:space="0" w:color="auto"/>
        <w:right w:val="none" w:sz="0" w:space="0" w:color="auto"/>
      </w:divBdr>
    </w:div>
    <w:div w:id="1142625624">
      <w:bodyDiv w:val="1"/>
      <w:marLeft w:val="0"/>
      <w:marRight w:val="0"/>
      <w:marTop w:val="0"/>
      <w:marBottom w:val="0"/>
      <w:divBdr>
        <w:top w:val="none" w:sz="0" w:space="0" w:color="auto"/>
        <w:left w:val="none" w:sz="0" w:space="0" w:color="auto"/>
        <w:bottom w:val="none" w:sz="0" w:space="0" w:color="auto"/>
        <w:right w:val="none" w:sz="0" w:space="0" w:color="auto"/>
      </w:divBdr>
    </w:div>
    <w:div w:id="1143036862">
      <w:bodyDiv w:val="1"/>
      <w:marLeft w:val="0"/>
      <w:marRight w:val="0"/>
      <w:marTop w:val="0"/>
      <w:marBottom w:val="0"/>
      <w:divBdr>
        <w:top w:val="none" w:sz="0" w:space="0" w:color="auto"/>
        <w:left w:val="none" w:sz="0" w:space="0" w:color="auto"/>
        <w:bottom w:val="none" w:sz="0" w:space="0" w:color="auto"/>
        <w:right w:val="none" w:sz="0" w:space="0" w:color="auto"/>
      </w:divBdr>
    </w:div>
    <w:div w:id="1143353192">
      <w:bodyDiv w:val="1"/>
      <w:marLeft w:val="0"/>
      <w:marRight w:val="0"/>
      <w:marTop w:val="0"/>
      <w:marBottom w:val="0"/>
      <w:divBdr>
        <w:top w:val="none" w:sz="0" w:space="0" w:color="auto"/>
        <w:left w:val="none" w:sz="0" w:space="0" w:color="auto"/>
        <w:bottom w:val="none" w:sz="0" w:space="0" w:color="auto"/>
        <w:right w:val="none" w:sz="0" w:space="0" w:color="auto"/>
      </w:divBdr>
    </w:div>
    <w:div w:id="1144155288">
      <w:bodyDiv w:val="1"/>
      <w:marLeft w:val="0"/>
      <w:marRight w:val="0"/>
      <w:marTop w:val="0"/>
      <w:marBottom w:val="0"/>
      <w:divBdr>
        <w:top w:val="none" w:sz="0" w:space="0" w:color="auto"/>
        <w:left w:val="none" w:sz="0" w:space="0" w:color="auto"/>
        <w:bottom w:val="none" w:sz="0" w:space="0" w:color="auto"/>
        <w:right w:val="none" w:sz="0" w:space="0" w:color="auto"/>
      </w:divBdr>
    </w:div>
    <w:div w:id="1144277969">
      <w:bodyDiv w:val="1"/>
      <w:marLeft w:val="0"/>
      <w:marRight w:val="0"/>
      <w:marTop w:val="0"/>
      <w:marBottom w:val="0"/>
      <w:divBdr>
        <w:top w:val="none" w:sz="0" w:space="0" w:color="auto"/>
        <w:left w:val="none" w:sz="0" w:space="0" w:color="auto"/>
        <w:bottom w:val="none" w:sz="0" w:space="0" w:color="auto"/>
        <w:right w:val="none" w:sz="0" w:space="0" w:color="auto"/>
      </w:divBdr>
    </w:div>
    <w:div w:id="1146554328">
      <w:bodyDiv w:val="1"/>
      <w:marLeft w:val="0"/>
      <w:marRight w:val="0"/>
      <w:marTop w:val="0"/>
      <w:marBottom w:val="0"/>
      <w:divBdr>
        <w:top w:val="none" w:sz="0" w:space="0" w:color="auto"/>
        <w:left w:val="none" w:sz="0" w:space="0" w:color="auto"/>
        <w:bottom w:val="none" w:sz="0" w:space="0" w:color="auto"/>
        <w:right w:val="none" w:sz="0" w:space="0" w:color="auto"/>
      </w:divBdr>
    </w:div>
    <w:div w:id="1146897474">
      <w:bodyDiv w:val="1"/>
      <w:marLeft w:val="0"/>
      <w:marRight w:val="0"/>
      <w:marTop w:val="0"/>
      <w:marBottom w:val="0"/>
      <w:divBdr>
        <w:top w:val="none" w:sz="0" w:space="0" w:color="auto"/>
        <w:left w:val="none" w:sz="0" w:space="0" w:color="auto"/>
        <w:bottom w:val="none" w:sz="0" w:space="0" w:color="auto"/>
        <w:right w:val="none" w:sz="0" w:space="0" w:color="auto"/>
      </w:divBdr>
    </w:div>
    <w:div w:id="1147433103">
      <w:bodyDiv w:val="1"/>
      <w:marLeft w:val="0"/>
      <w:marRight w:val="0"/>
      <w:marTop w:val="0"/>
      <w:marBottom w:val="0"/>
      <w:divBdr>
        <w:top w:val="none" w:sz="0" w:space="0" w:color="auto"/>
        <w:left w:val="none" w:sz="0" w:space="0" w:color="auto"/>
        <w:bottom w:val="none" w:sz="0" w:space="0" w:color="auto"/>
        <w:right w:val="none" w:sz="0" w:space="0" w:color="auto"/>
      </w:divBdr>
    </w:div>
    <w:div w:id="1147935119">
      <w:bodyDiv w:val="1"/>
      <w:marLeft w:val="0"/>
      <w:marRight w:val="0"/>
      <w:marTop w:val="0"/>
      <w:marBottom w:val="0"/>
      <w:divBdr>
        <w:top w:val="none" w:sz="0" w:space="0" w:color="auto"/>
        <w:left w:val="none" w:sz="0" w:space="0" w:color="auto"/>
        <w:bottom w:val="none" w:sz="0" w:space="0" w:color="auto"/>
        <w:right w:val="none" w:sz="0" w:space="0" w:color="auto"/>
      </w:divBdr>
    </w:div>
    <w:div w:id="1148746302">
      <w:bodyDiv w:val="1"/>
      <w:marLeft w:val="0"/>
      <w:marRight w:val="0"/>
      <w:marTop w:val="0"/>
      <w:marBottom w:val="0"/>
      <w:divBdr>
        <w:top w:val="none" w:sz="0" w:space="0" w:color="auto"/>
        <w:left w:val="none" w:sz="0" w:space="0" w:color="auto"/>
        <w:bottom w:val="none" w:sz="0" w:space="0" w:color="auto"/>
        <w:right w:val="none" w:sz="0" w:space="0" w:color="auto"/>
      </w:divBdr>
    </w:div>
    <w:div w:id="1149513527">
      <w:bodyDiv w:val="1"/>
      <w:marLeft w:val="0"/>
      <w:marRight w:val="0"/>
      <w:marTop w:val="0"/>
      <w:marBottom w:val="0"/>
      <w:divBdr>
        <w:top w:val="none" w:sz="0" w:space="0" w:color="auto"/>
        <w:left w:val="none" w:sz="0" w:space="0" w:color="auto"/>
        <w:bottom w:val="none" w:sz="0" w:space="0" w:color="auto"/>
        <w:right w:val="none" w:sz="0" w:space="0" w:color="auto"/>
      </w:divBdr>
    </w:div>
    <w:div w:id="1149639867">
      <w:bodyDiv w:val="1"/>
      <w:marLeft w:val="0"/>
      <w:marRight w:val="0"/>
      <w:marTop w:val="0"/>
      <w:marBottom w:val="0"/>
      <w:divBdr>
        <w:top w:val="none" w:sz="0" w:space="0" w:color="auto"/>
        <w:left w:val="none" w:sz="0" w:space="0" w:color="auto"/>
        <w:bottom w:val="none" w:sz="0" w:space="0" w:color="auto"/>
        <w:right w:val="none" w:sz="0" w:space="0" w:color="auto"/>
      </w:divBdr>
    </w:div>
    <w:div w:id="1151286607">
      <w:bodyDiv w:val="1"/>
      <w:marLeft w:val="0"/>
      <w:marRight w:val="0"/>
      <w:marTop w:val="0"/>
      <w:marBottom w:val="0"/>
      <w:divBdr>
        <w:top w:val="none" w:sz="0" w:space="0" w:color="auto"/>
        <w:left w:val="none" w:sz="0" w:space="0" w:color="auto"/>
        <w:bottom w:val="none" w:sz="0" w:space="0" w:color="auto"/>
        <w:right w:val="none" w:sz="0" w:space="0" w:color="auto"/>
      </w:divBdr>
    </w:div>
    <w:div w:id="1154494935">
      <w:bodyDiv w:val="1"/>
      <w:marLeft w:val="0"/>
      <w:marRight w:val="0"/>
      <w:marTop w:val="0"/>
      <w:marBottom w:val="0"/>
      <w:divBdr>
        <w:top w:val="none" w:sz="0" w:space="0" w:color="auto"/>
        <w:left w:val="none" w:sz="0" w:space="0" w:color="auto"/>
        <w:bottom w:val="none" w:sz="0" w:space="0" w:color="auto"/>
        <w:right w:val="none" w:sz="0" w:space="0" w:color="auto"/>
      </w:divBdr>
    </w:div>
    <w:div w:id="1157457531">
      <w:bodyDiv w:val="1"/>
      <w:marLeft w:val="0"/>
      <w:marRight w:val="0"/>
      <w:marTop w:val="0"/>
      <w:marBottom w:val="0"/>
      <w:divBdr>
        <w:top w:val="none" w:sz="0" w:space="0" w:color="auto"/>
        <w:left w:val="none" w:sz="0" w:space="0" w:color="auto"/>
        <w:bottom w:val="none" w:sz="0" w:space="0" w:color="auto"/>
        <w:right w:val="none" w:sz="0" w:space="0" w:color="auto"/>
      </w:divBdr>
    </w:div>
    <w:div w:id="1159424037">
      <w:bodyDiv w:val="1"/>
      <w:marLeft w:val="0"/>
      <w:marRight w:val="0"/>
      <w:marTop w:val="0"/>
      <w:marBottom w:val="0"/>
      <w:divBdr>
        <w:top w:val="none" w:sz="0" w:space="0" w:color="auto"/>
        <w:left w:val="none" w:sz="0" w:space="0" w:color="auto"/>
        <w:bottom w:val="none" w:sz="0" w:space="0" w:color="auto"/>
        <w:right w:val="none" w:sz="0" w:space="0" w:color="auto"/>
      </w:divBdr>
    </w:div>
    <w:div w:id="1163353274">
      <w:bodyDiv w:val="1"/>
      <w:marLeft w:val="0"/>
      <w:marRight w:val="0"/>
      <w:marTop w:val="0"/>
      <w:marBottom w:val="0"/>
      <w:divBdr>
        <w:top w:val="none" w:sz="0" w:space="0" w:color="auto"/>
        <w:left w:val="none" w:sz="0" w:space="0" w:color="auto"/>
        <w:bottom w:val="none" w:sz="0" w:space="0" w:color="auto"/>
        <w:right w:val="none" w:sz="0" w:space="0" w:color="auto"/>
      </w:divBdr>
    </w:div>
    <w:div w:id="1168593703">
      <w:bodyDiv w:val="1"/>
      <w:marLeft w:val="0"/>
      <w:marRight w:val="0"/>
      <w:marTop w:val="0"/>
      <w:marBottom w:val="0"/>
      <w:divBdr>
        <w:top w:val="none" w:sz="0" w:space="0" w:color="auto"/>
        <w:left w:val="none" w:sz="0" w:space="0" w:color="auto"/>
        <w:bottom w:val="none" w:sz="0" w:space="0" w:color="auto"/>
        <w:right w:val="none" w:sz="0" w:space="0" w:color="auto"/>
      </w:divBdr>
    </w:div>
    <w:div w:id="1171867655">
      <w:bodyDiv w:val="1"/>
      <w:marLeft w:val="0"/>
      <w:marRight w:val="0"/>
      <w:marTop w:val="0"/>
      <w:marBottom w:val="0"/>
      <w:divBdr>
        <w:top w:val="none" w:sz="0" w:space="0" w:color="auto"/>
        <w:left w:val="none" w:sz="0" w:space="0" w:color="auto"/>
        <w:bottom w:val="none" w:sz="0" w:space="0" w:color="auto"/>
        <w:right w:val="none" w:sz="0" w:space="0" w:color="auto"/>
      </w:divBdr>
    </w:div>
    <w:div w:id="1173497028">
      <w:bodyDiv w:val="1"/>
      <w:marLeft w:val="0"/>
      <w:marRight w:val="0"/>
      <w:marTop w:val="0"/>
      <w:marBottom w:val="0"/>
      <w:divBdr>
        <w:top w:val="none" w:sz="0" w:space="0" w:color="auto"/>
        <w:left w:val="none" w:sz="0" w:space="0" w:color="auto"/>
        <w:bottom w:val="none" w:sz="0" w:space="0" w:color="auto"/>
        <w:right w:val="none" w:sz="0" w:space="0" w:color="auto"/>
      </w:divBdr>
    </w:div>
    <w:div w:id="1174609046">
      <w:bodyDiv w:val="1"/>
      <w:marLeft w:val="0"/>
      <w:marRight w:val="0"/>
      <w:marTop w:val="0"/>
      <w:marBottom w:val="0"/>
      <w:divBdr>
        <w:top w:val="none" w:sz="0" w:space="0" w:color="auto"/>
        <w:left w:val="none" w:sz="0" w:space="0" w:color="auto"/>
        <w:bottom w:val="none" w:sz="0" w:space="0" w:color="auto"/>
        <w:right w:val="none" w:sz="0" w:space="0" w:color="auto"/>
      </w:divBdr>
    </w:div>
    <w:div w:id="1181119078">
      <w:bodyDiv w:val="1"/>
      <w:marLeft w:val="0"/>
      <w:marRight w:val="0"/>
      <w:marTop w:val="0"/>
      <w:marBottom w:val="0"/>
      <w:divBdr>
        <w:top w:val="none" w:sz="0" w:space="0" w:color="auto"/>
        <w:left w:val="none" w:sz="0" w:space="0" w:color="auto"/>
        <w:bottom w:val="none" w:sz="0" w:space="0" w:color="auto"/>
        <w:right w:val="none" w:sz="0" w:space="0" w:color="auto"/>
      </w:divBdr>
    </w:div>
    <w:div w:id="1181551851">
      <w:bodyDiv w:val="1"/>
      <w:marLeft w:val="0"/>
      <w:marRight w:val="0"/>
      <w:marTop w:val="0"/>
      <w:marBottom w:val="0"/>
      <w:divBdr>
        <w:top w:val="none" w:sz="0" w:space="0" w:color="auto"/>
        <w:left w:val="none" w:sz="0" w:space="0" w:color="auto"/>
        <w:bottom w:val="none" w:sz="0" w:space="0" w:color="auto"/>
        <w:right w:val="none" w:sz="0" w:space="0" w:color="auto"/>
      </w:divBdr>
    </w:div>
    <w:div w:id="1182210141">
      <w:bodyDiv w:val="1"/>
      <w:marLeft w:val="0"/>
      <w:marRight w:val="0"/>
      <w:marTop w:val="0"/>
      <w:marBottom w:val="0"/>
      <w:divBdr>
        <w:top w:val="none" w:sz="0" w:space="0" w:color="auto"/>
        <w:left w:val="none" w:sz="0" w:space="0" w:color="auto"/>
        <w:bottom w:val="none" w:sz="0" w:space="0" w:color="auto"/>
        <w:right w:val="none" w:sz="0" w:space="0" w:color="auto"/>
      </w:divBdr>
    </w:div>
    <w:div w:id="1184128341">
      <w:bodyDiv w:val="1"/>
      <w:marLeft w:val="0"/>
      <w:marRight w:val="0"/>
      <w:marTop w:val="0"/>
      <w:marBottom w:val="0"/>
      <w:divBdr>
        <w:top w:val="none" w:sz="0" w:space="0" w:color="auto"/>
        <w:left w:val="none" w:sz="0" w:space="0" w:color="auto"/>
        <w:bottom w:val="none" w:sz="0" w:space="0" w:color="auto"/>
        <w:right w:val="none" w:sz="0" w:space="0" w:color="auto"/>
      </w:divBdr>
    </w:div>
    <w:div w:id="1185634829">
      <w:bodyDiv w:val="1"/>
      <w:marLeft w:val="0"/>
      <w:marRight w:val="0"/>
      <w:marTop w:val="0"/>
      <w:marBottom w:val="0"/>
      <w:divBdr>
        <w:top w:val="none" w:sz="0" w:space="0" w:color="auto"/>
        <w:left w:val="none" w:sz="0" w:space="0" w:color="auto"/>
        <w:bottom w:val="none" w:sz="0" w:space="0" w:color="auto"/>
        <w:right w:val="none" w:sz="0" w:space="0" w:color="auto"/>
      </w:divBdr>
    </w:div>
    <w:div w:id="1186483314">
      <w:bodyDiv w:val="1"/>
      <w:marLeft w:val="0"/>
      <w:marRight w:val="0"/>
      <w:marTop w:val="0"/>
      <w:marBottom w:val="0"/>
      <w:divBdr>
        <w:top w:val="none" w:sz="0" w:space="0" w:color="auto"/>
        <w:left w:val="none" w:sz="0" w:space="0" w:color="auto"/>
        <w:bottom w:val="none" w:sz="0" w:space="0" w:color="auto"/>
        <w:right w:val="none" w:sz="0" w:space="0" w:color="auto"/>
      </w:divBdr>
    </w:div>
    <w:div w:id="1188563306">
      <w:bodyDiv w:val="1"/>
      <w:marLeft w:val="0"/>
      <w:marRight w:val="0"/>
      <w:marTop w:val="0"/>
      <w:marBottom w:val="0"/>
      <w:divBdr>
        <w:top w:val="none" w:sz="0" w:space="0" w:color="auto"/>
        <w:left w:val="none" w:sz="0" w:space="0" w:color="auto"/>
        <w:bottom w:val="none" w:sz="0" w:space="0" w:color="auto"/>
        <w:right w:val="none" w:sz="0" w:space="0" w:color="auto"/>
      </w:divBdr>
    </w:div>
    <w:div w:id="1188790094">
      <w:bodyDiv w:val="1"/>
      <w:marLeft w:val="0"/>
      <w:marRight w:val="0"/>
      <w:marTop w:val="0"/>
      <w:marBottom w:val="0"/>
      <w:divBdr>
        <w:top w:val="none" w:sz="0" w:space="0" w:color="auto"/>
        <w:left w:val="none" w:sz="0" w:space="0" w:color="auto"/>
        <w:bottom w:val="none" w:sz="0" w:space="0" w:color="auto"/>
        <w:right w:val="none" w:sz="0" w:space="0" w:color="auto"/>
      </w:divBdr>
    </w:div>
    <w:div w:id="1189952509">
      <w:bodyDiv w:val="1"/>
      <w:marLeft w:val="0"/>
      <w:marRight w:val="0"/>
      <w:marTop w:val="0"/>
      <w:marBottom w:val="0"/>
      <w:divBdr>
        <w:top w:val="none" w:sz="0" w:space="0" w:color="auto"/>
        <w:left w:val="none" w:sz="0" w:space="0" w:color="auto"/>
        <w:bottom w:val="none" w:sz="0" w:space="0" w:color="auto"/>
        <w:right w:val="none" w:sz="0" w:space="0" w:color="auto"/>
      </w:divBdr>
    </w:div>
    <w:div w:id="1191452871">
      <w:bodyDiv w:val="1"/>
      <w:marLeft w:val="0"/>
      <w:marRight w:val="0"/>
      <w:marTop w:val="0"/>
      <w:marBottom w:val="0"/>
      <w:divBdr>
        <w:top w:val="none" w:sz="0" w:space="0" w:color="auto"/>
        <w:left w:val="none" w:sz="0" w:space="0" w:color="auto"/>
        <w:bottom w:val="none" w:sz="0" w:space="0" w:color="auto"/>
        <w:right w:val="none" w:sz="0" w:space="0" w:color="auto"/>
      </w:divBdr>
    </w:div>
    <w:div w:id="1192766299">
      <w:bodyDiv w:val="1"/>
      <w:marLeft w:val="0"/>
      <w:marRight w:val="0"/>
      <w:marTop w:val="0"/>
      <w:marBottom w:val="0"/>
      <w:divBdr>
        <w:top w:val="none" w:sz="0" w:space="0" w:color="auto"/>
        <w:left w:val="none" w:sz="0" w:space="0" w:color="auto"/>
        <w:bottom w:val="none" w:sz="0" w:space="0" w:color="auto"/>
        <w:right w:val="none" w:sz="0" w:space="0" w:color="auto"/>
      </w:divBdr>
    </w:div>
    <w:div w:id="1193961051">
      <w:bodyDiv w:val="1"/>
      <w:marLeft w:val="0"/>
      <w:marRight w:val="0"/>
      <w:marTop w:val="0"/>
      <w:marBottom w:val="0"/>
      <w:divBdr>
        <w:top w:val="none" w:sz="0" w:space="0" w:color="auto"/>
        <w:left w:val="none" w:sz="0" w:space="0" w:color="auto"/>
        <w:bottom w:val="none" w:sz="0" w:space="0" w:color="auto"/>
        <w:right w:val="none" w:sz="0" w:space="0" w:color="auto"/>
      </w:divBdr>
    </w:div>
    <w:div w:id="1199586053">
      <w:bodyDiv w:val="1"/>
      <w:marLeft w:val="0"/>
      <w:marRight w:val="0"/>
      <w:marTop w:val="0"/>
      <w:marBottom w:val="0"/>
      <w:divBdr>
        <w:top w:val="none" w:sz="0" w:space="0" w:color="auto"/>
        <w:left w:val="none" w:sz="0" w:space="0" w:color="auto"/>
        <w:bottom w:val="none" w:sz="0" w:space="0" w:color="auto"/>
        <w:right w:val="none" w:sz="0" w:space="0" w:color="auto"/>
      </w:divBdr>
    </w:div>
    <w:div w:id="1200505779">
      <w:bodyDiv w:val="1"/>
      <w:marLeft w:val="0"/>
      <w:marRight w:val="0"/>
      <w:marTop w:val="0"/>
      <w:marBottom w:val="0"/>
      <w:divBdr>
        <w:top w:val="none" w:sz="0" w:space="0" w:color="auto"/>
        <w:left w:val="none" w:sz="0" w:space="0" w:color="auto"/>
        <w:bottom w:val="none" w:sz="0" w:space="0" w:color="auto"/>
        <w:right w:val="none" w:sz="0" w:space="0" w:color="auto"/>
      </w:divBdr>
    </w:div>
    <w:div w:id="1202741830">
      <w:bodyDiv w:val="1"/>
      <w:marLeft w:val="0"/>
      <w:marRight w:val="0"/>
      <w:marTop w:val="0"/>
      <w:marBottom w:val="0"/>
      <w:divBdr>
        <w:top w:val="none" w:sz="0" w:space="0" w:color="auto"/>
        <w:left w:val="none" w:sz="0" w:space="0" w:color="auto"/>
        <w:bottom w:val="none" w:sz="0" w:space="0" w:color="auto"/>
        <w:right w:val="none" w:sz="0" w:space="0" w:color="auto"/>
      </w:divBdr>
    </w:div>
    <w:div w:id="1202784824">
      <w:bodyDiv w:val="1"/>
      <w:marLeft w:val="0"/>
      <w:marRight w:val="0"/>
      <w:marTop w:val="0"/>
      <w:marBottom w:val="0"/>
      <w:divBdr>
        <w:top w:val="none" w:sz="0" w:space="0" w:color="auto"/>
        <w:left w:val="none" w:sz="0" w:space="0" w:color="auto"/>
        <w:bottom w:val="none" w:sz="0" w:space="0" w:color="auto"/>
        <w:right w:val="none" w:sz="0" w:space="0" w:color="auto"/>
      </w:divBdr>
    </w:div>
    <w:div w:id="1203207354">
      <w:bodyDiv w:val="1"/>
      <w:marLeft w:val="0"/>
      <w:marRight w:val="0"/>
      <w:marTop w:val="0"/>
      <w:marBottom w:val="0"/>
      <w:divBdr>
        <w:top w:val="none" w:sz="0" w:space="0" w:color="auto"/>
        <w:left w:val="none" w:sz="0" w:space="0" w:color="auto"/>
        <w:bottom w:val="none" w:sz="0" w:space="0" w:color="auto"/>
        <w:right w:val="none" w:sz="0" w:space="0" w:color="auto"/>
      </w:divBdr>
    </w:div>
    <w:div w:id="1205364329">
      <w:bodyDiv w:val="1"/>
      <w:marLeft w:val="0"/>
      <w:marRight w:val="0"/>
      <w:marTop w:val="0"/>
      <w:marBottom w:val="0"/>
      <w:divBdr>
        <w:top w:val="none" w:sz="0" w:space="0" w:color="auto"/>
        <w:left w:val="none" w:sz="0" w:space="0" w:color="auto"/>
        <w:bottom w:val="none" w:sz="0" w:space="0" w:color="auto"/>
        <w:right w:val="none" w:sz="0" w:space="0" w:color="auto"/>
      </w:divBdr>
    </w:div>
    <w:div w:id="1208184376">
      <w:bodyDiv w:val="1"/>
      <w:marLeft w:val="0"/>
      <w:marRight w:val="0"/>
      <w:marTop w:val="0"/>
      <w:marBottom w:val="0"/>
      <w:divBdr>
        <w:top w:val="none" w:sz="0" w:space="0" w:color="auto"/>
        <w:left w:val="none" w:sz="0" w:space="0" w:color="auto"/>
        <w:bottom w:val="none" w:sz="0" w:space="0" w:color="auto"/>
        <w:right w:val="none" w:sz="0" w:space="0" w:color="auto"/>
      </w:divBdr>
    </w:div>
    <w:div w:id="1209026352">
      <w:bodyDiv w:val="1"/>
      <w:marLeft w:val="0"/>
      <w:marRight w:val="0"/>
      <w:marTop w:val="0"/>
      <w:marBottom w:val="0"/>
      <w:divBdr>
        <w:top w:val="none" w:sz="0" w:space="0" w:color="auto"/>
        <w:left w:val="none" w:sz="0" w:space="0" w:color="auto"/>
        <w:bottom w:val="none" w:sz="0" w:space="0" w:color="auto"/>
        <w:right w:val="none" w:sz="0" w:space="0" w:color="auto"/>
      </w:divBdr>
    </w:div>
    <w:div w:id="1209609292">
      <w:bodyDiv w:val="1"/>
      <w:marLeft w:val="0"/>
      <w:marRight w:val="0"/>
      <w:marTop w:val="0"/>
      <w:marBottom w:val="0"/>
      <w:divBdr>
        <w:top w:val="none" w:sz="0" w:space="0" w:color="auto"/>
        <w:left w:val="none" w:sz="0" w:space="0" w:color="auto"/>
        <w:bottom w:val="none" w:sz="0" w:space="0" w:color="auto"/>
        <w:right w:val="none" w:sz="0" w:space="0" w:color="auto"/>
      </w:divBdr>
    </w:div>
    <w:div w:id="1209687362">
      <w:bodyDiv w:val="1"/>
      <w:marLeft w:val="0"/>
      <w:marRight w:val="0"/>
      <w:marTop w:val="0"/>
      <w:marBottom w:val="0"/>
      <w:divBdr>
        <w:top w:val="none" w:sz="0" w:space="0" w:color="auto"/>
        <w:left w:val="none" w:sz="0" w:space="0" w:color="auto"/>
        <w:bottom w:val="none" w:sz="0" w:space="0" w:color="auto"/>
        <w:right w:val="none" w:sz="0" w:space="0" w:color="auto"/>
      </w:divBdr>
    </w:div>
    <w:div w:id="1211308765">
      <w:bodyDiv w:val="1"/>
      <w:marLeft w:val="0"/>
      <w:marRight w:val="0"/>
      <w:marTop w:val="0"/>
      <w:marBottom w:val="0"/>
      <w:divBdr>
        <w:top w:val="none" w:sz="0" w:space="0" w:color="auto"/>
        <w:left w:val="none" w:sz="0" w:space="0" w:color="auto"/>
        <w:bottom w:val="none" w:sz="0" w:space="0" w:color="auto"/>
        <w:right w:val="none" w:sz="0" w:space="0" w:color="auto"/>
      </w:divBdr>
    </w:div>
    <w:div w:id="1211770112">
      <w:bodyDiv w:val="1"/>
      <w:marLeft w:val="0"/>
      <w:marRight w:val="0"/>
      <w:marTop w:val="0"/>
      <w:marBottom w:val="0"/>
      <w:divBdr>
        <w:top w:val="none" w:sz="0" w:space="0" w:color="auto"/>
        <w:left w:val="none" w:sz="0" w:space="0" w:color="auto"/>
        <w:bottom w:val="none" w:sz="0" w:space="0" w:color="auto"/>
        <w:right w:val="none" w:sz="0" w:space="0" w:color="auto"/>
      </w:divBdr>
    </w:div>
    <w:div w:id="1216619309">
      <w:bodyDiv w:val="1"/>
      <w:marLeft w:val="0"/>
      <w:marRight w:val="0"/>
      <w:marTop w:val="0"/>
      <w:marBottom w:val="0"/>
      <w:divBdr>
        <w:top w:val="none" w:sz="0" w:space="0" w:color="auto"/>
        <w:left w:val="none" w:sz="0" w:space="0" w:color="auto"/>
        <w:bottom w:val="none" w:sz="0" w:space="0" w:color="auto"/>
        <w:right w:val="none" w:sz="0" w:space="0" w:color="auto"/>
      </w:divBdr>
    </w:div>
    <w:div w:id="1216816053">
      <w:bodyDiv w:val="1"/>
      <w:marLeft w:val="0"/>
      <w:marRight w:val="0"/>
      <w:marTop w:val="0"/>
      <w:marBottom w:val="0"/>
      <w:divBdr>
        <w:top w:val="none" w:sz="0" w:space="0" w:color="auto"/>
        <w:left w:val="none" w:sz="0" w:space="0" w:color="auto"/>
        <w:bottom w:val="none" w:sz="0" w:space="0" w:color="auto"/>
        <w:right w:val="none" w:sz="0" w:space="0" w:color="auto"/>
      </w:divBdr>
    </w:div>
    <w:div w:id="1216939406">
      <w:bodyDiv w:val="1"/>
      <w:marLeft w:val="0"/>
      <w:marRight w:val="0"/>
      <w:marTop w:val="0"/>
      <w:marBottom w:val="0"/>
      <w:divBdr>
        <w:top w:val="none" w:sz="0" w:space="0" w:color="auto"/>
        <w:left w:val="none" w:sz="0" w:space="0" w:color="auto"/>
        <w:bottom w:val="none" w:sz="0" w:space="0" w:color="auto"/>
        <w:right w:val="none" w:sz="0" w:space="0" w:color="auto"/>
      </w:divBdr>
    </w:div>
    <w:div w:id="1217089721">
      <w:bodyDiv w:val="1"/>
      <w:marLeft w:val="0"/>
      <w:marRight w:val="0"/>
      <w:marTop w:val="0"/>
      <w:marBottom w:val="0"/>
      <w:divBdr>
        <w:top w:val="none" w:sz="0" w:space="0" w:color="auto"/>
        <w:left w:val="none" w:sz="0" w:space="0" w:color="auto"/>
        <w:bottom w:val="none" w:sz="0" w:space="0" w:color="auto"/>
        <w:right w:val="none" w:sz="0" w:space="0" w:color="auto"/>
      </w:divBdr>
    </w:div>
    <w:div w:id="1218206387">
      <w:bodyDiv w:val="1"/>
      <w:marLeft w:val="0"/>
      <w:marRight w:val="0"/>
      <w:marTop w:val="0"/>
      <w:marBottom w:val="0"/>
      <w:divBdr>
        <w:top w:val="none" w:sz="0" w:space="0" w:color="auto"/>
        <w:left w:val="none" w:sz="0" w:space="0" w:color="auto"/>
        <w:bottom w:val="none" w:sz="0" w:space="0" w:color="auto"/>
        <w:right w:val="none" w:sz="0" w:space="0" w:color="auto"/>
      </w:divBdr>
    </w:div>
    <w:div w:id="1220508630">
      <w:bodyDiv w:val="1"/>
      <w:marLeft w:val="0"/>
      <w:marRight w:val="0"/>
      <w:marTop w:val="0"/>
      <w:marBottom w:val="0"/>
      <w:divBdr>
        <w:top w:val="none" w:sz="0" w:space="0" w:color="auto"/>
        <w:left w:val="none" w:sz="0" w:space="0" w:color="auto"/>
        <w:bottom w:val="none" w:sz="0" w:space="0" w:color="auto"/>
        <w:right w:val="none" w:sz="0" w:space="0" w:color="auto"/>
      </w:divBdr>
    </w:div>
    <w:div w:id="1222253825">
      <w:bodyDiv w:val="1"/>
      <w:marLeft w:val="0"/>
      <w:marRight w:val="0"/>
      <w:marTop w:val="0"/>
      <w:marBottom w:val="0"/>
      <w:divBdr>
        <w:top w:val="none" w:sz="0" w:space="0" w:color="auto"/>
        <w:left w:val="none" w:sz="0" w:space="0" w:color="auto"/>
        <w:bottom w:val="none" w:sz="0" w:space="0" w:color="auto"/>
        <w:right w:val="none" w:sz="0" w:space="0" w:color="auto"/>
      </w:divBdr>
    </w:div>
    <w:div w:id="1225722567">
      <w:bodyDiv w:val="1"/>
      <w:marLeft w:val="0"/>
      <w:marRight w:val="0"/>
      <w:marTop w:val="0"/>
      <w:marBottom w:val="0"/>
      <w:divBdr>
        <w:top w:val="none" w:sz="0" w:space="0" w:color="auto"/>
        <w:left w:val="none" w:sz="0" w:space="0" w:color="auto"/>
        <w:bottom w:val="none" w:sz="0" w:space="0" w:color="auto"/>
        <w:right w:val="none" w:sz="0" w:space="0" w:color="auto"/>
      </w:divBdr>
    </w:div>
    <w:div w:id="1225723005">
      <w:bodyDiv w:val="1"/>
      <w:marLeft w:val="0"/>
      <w:marRight w:val="0"/>
      <w:marTop w:val="0"/>
      <w:marBottom w:val="0"/>
      <w:divBdr>
        <w:top w:val="none" w:sz="0" w:space="0" w:color="auto"/>
        <w:left w:val="none" w:sz="0" w:space="0" w:color="auto"/>
        <w:bottom w:val="none" w:sz="0" w:space="0" w:color="auto"/>
        <w:right w:val="none" w:sz="0" w:space="0" w:color="auto"/>
      </w:divBdr>
    </w:div>
    <w:div w:id="1226719906">
      <w:bodyDiv w:val="1"/>
      <w:marLeft w:val="0"/>
      <w:marRight w:val="0"/>
      <w:marTop w:val="0"/>
      <w:marBottom w:val="0"/>
      <w:divBdr>
        <w:top w:val="none" w:sz="0" w:space="0" w:color="auto"/>
        <w:left w:val="none" w:sz="0" w:space="0" w:color="auto"/>
        <w:bottom w:val="none" w:sz="0" w:space="0" w:color="auto"/>
        <w:right w:val="none" w:sz="0" w:space="0" w:color="auto"/>
      </w:divBdr>
    </w:div>
    <w:div w:id="1228220950">
      <w:bodyDiv w:val="1"/>
      <w:marLeft w:val="0"/>
      <w:marRight w:val="0"/>
      <w:marTop w:val="0"/>
      <w:marBottom w:val="0"/>
      <w:divBdr>
        <w:top w:val="none" w:sz="0" w:space="0" w:color="auto"/>
        <w:left w:val="none" w:sz="0" w:space="0" w:color="auto"/>
        <w:bottom w:val="none" w:sz="0" w:space="0" w:color="auto"/>
        <w:right w:val="none" w:sz="0" w:space="0" w:color="auto"/>
      </w:divBdr>
    </w:div>
    <w:div w:id="1228760894">
      <w:bodyDiv w:val="1"/>
      <w:marLeft w:val="0"/>
      <w:marRight w:val="0"/>
      <w:marTop w:val="0"/>
      <w:marBottom w:val="0"/>
      <w:divBdr>
        <w:top w:val="none" w:sz="0" w:space="0" w:color="auto"/>
        <w:left w:val="none" w:sz="0" w:space="0" w:color="auto"/>
        <w:bottom w:val="none" w:sz="0" w:space="0" w:color="auto"/>
        <w:right w:val="none" w:sz="0" w:space="0" w:color="auto"/>
      </w:divBdr>
    </w:div>
    <w:div w:id="1231304748">
      <w:bodyDiv w:val="1"/>
      <w:marLeft w:val="0"/>
      <w:marRight w:val="0"/>
      <w:marTop w:val="0"/>
      <w:marBottom w:val="0"/>
      <w:divBdr>
        <w:top w:val="none" w:sz="0" w:space="0" w:color="auto"/>
        <w:left w:val="none" w:sz="0" w:space="0" w:color="auto"/>
        <w:bottom w:val="none" w:sz="0" w:space="0" w:color="auto"/>
        <w:right w:val="none" w:sz="0" w:space="0" w:color="auto"/>
      </w:divBdr>
    </w:div>
    <w:div w:id="1234195359">
      <w:bodyDiv w:val="1"/>
      <w:marLeft w:val="0"/>
      <w:marRight w:val="0"/>
      <w:marTop w:val="0"/>
      <w:marBottom w:val="0"/>
      <w:divBdr>
        <w:top w:val="none" w:sz="0" w:space="0" w:color="auto"/>
        <w:left w:val="none" w:sz="0" w:space="0" w:color="auto"/>
        <w:bottom w:val="none" w:sz="0" w:space="0" w:color="auto"/>
        <w:right w:val="none" w:sz="0" w:space="0" w:color="auto"/>
      </w:divBdr>
    </w:div>
    <w:div w:id="1234854294">
      <w:bodyDiv w:val="1"/>
      <w:marLeft w:val="0"/>
      <w:marRight w:val="0"/>
      <w:marTop w:val="0"/>
      <w:marBottom w:val="0"/>
      <w:divBdr>
        <w:top w:val="none" w:sz="0" w:space="0" w:color="auto"/>
        <w:left w:val="none" w:sz="0" w:space="0" w:color="auto"/>
        <w:bottom w:val="none" w:sz="0" w:space="0" w:color="auto"/>
        <w:right w:val="none" w:sz="0" w:space="0" w:color="auto"/>
      </w:divBdr>
    </w:div>
    <w:div w:id="1235581232">
      <w:bodyDiv w:val="1"/>
      <w:marLeft w:val="0"/>
      <w:marRight w:val="0"/>
      <w:marTop w:val="0"/>
      <w:marBottom w:val="0"/>
      <w:divBdr>
        <w:top w:val="none" w:sz="0" w:space="0" w:color="auto"/>
        <w:left w:val="none" w:sz="0" w:space="0" w:color="auto"/>
        <w:bottom w:val="none" w:sz="0" w:space="0" w:color="auto"/>
        <w:right w:val="none" w:sz="0" w:space="0" w:color="auto"/>
      </w:divBdr>
    </w:div>
    <w:div w:id="1235623021">
      <w:bodyDiv w:val="1"/>
      <w:marLeft w:val="0"/>
      <w:marRight w:val="0"/>
      <w:marTop w:val="0"/>
      <w:marBottom w:val="0"/>
      <w:divBdr>
        <w:top w:val="none" w:sz="0" w:space="0" w:color="auto"/>
        <w:left w:val="none" w:sz="0" w:space="0" w:color="auto"/>
        <w:bottom w:val="none" w:sz="0" w:space="0" w:color="auto"/>
        <w:right w:val="none" w:sz="0" w:space="0" w:color="auto"/>
      </w:divBdr>
    </w:div>
    <w:div w:id="1236086810">
      <w:bodyDiv w:val="1"/>
      <w:marLeft w:val="0"/>
      <w:marRight w:val="0"/>
      <w:marTop w:val="0"/>
      <w:marBottom w:val="0"/>
      <w:divBdr>
        <w:top w:val="none" w:sz="0" w:space="0" w:color="auto"/>
        <w:left w:val="none" w:sz="0" w:space="0" w:color="auto"/>
        <w:bottom w:val="none" w:sz="0" w:space="0" w:color="auto"/>
        <w:right w:val="none" w:sz="0" w:space="0" w:color="auto"/>
      </w:divBdr>
    </w:div>
    <w:div w:id="1236744259">
      <w:bodyDiv w:val="1"/>
      <w:marLeft w:val="0"/>
      <w:marRight w:val="0"/>
      <w:marTop w:val="0"/>
      <w:marBottom w:val="0"/>
      <w:divBdr>
        <w:top w:val="none" w:sz="0" w:space="0" w:color="auto"/>
        <w:left w:val="none" w:sz="0" w:space="0" w:color="auto"/>
        <w:bottom w:val="none" w:sz="0" w:space="0" w:color="auto"/>
        <w:right w:val="none" w:sz="0" w:space="0" w:color="auto"/>
      </w:divBdr>
    </w:div>
    <w:div w:id="1238981338">
      <w:bodyDiv w:val="1"/>
      <w:marLeft w:val="0"/>
      <w:marRight w:val="0"/>
      <w:marTop w:val="0"/>
      <w:marBottom w:val="0"/>
      <w:divBdr>
        <w:top w:val="none" w:sz="0" w:space="0" w:color="auto"/>
        <w:left w:val="none" w:sz="0" w:space="0" w:color="auto"/>
        <w:bottom w:val="none" w:sz="0" w:space="0" w:color="auto"/>
        <w:right w:val="none" w:sz="0" w:space="0" w:color="auto"/>
      </w:divBdr>
    </w:div>
    <w:div w:id="1241676041">
      <w:bodyDiv w:val="1"/>
      <w:marLeft w:val="0"/>
      <w:marRight w:val="0"/>
      <w:marTop w:val="0"/>
      <w:marBottom w:val="0"/>
      <w:divBdr>
        <w:top w:val="none" w:sz="0" w:space="0" w:color="auto"/>
        <w:left w:val="none" w:sz="0" w:space="0" w:color="auto"/>
        <w:bottom w:val="none" w:sz="0" w:space="0" w:color="auto"/>
        <w:right w:val="none" w:sz="0" w:space="0" w:color="auto"/>
      </w:divBdr>
    </w:div>
    <w:div w:id="1243569360">
      <w:bodyDiv w:val="1"/>
      <w:marLeft w:val="0"/>
      <w:marRight w:val="0"/>
      <w:marTop w:val="0"/>
      <w:marBottom w:val="0"/>
      <w:divBdr>
        <w:top w:val="none" w:sz="0" w:space="0" w:color="auto"/>
        <w:left w:val="none" w:sz="0" w:space="0" w:color="auto"/>
        <w:bottom w:val="none" w:sz="0" w:space="0" w:color="auto"/>
        <w:right w:val="none" w:sz="0" w:space="0" w:color="auto"/>
      </w:divBdr>
    </w:div>
    <w:div w:id="1243685050">
      <w:bodyDiv w:val="1"/>
      <w:marLeft w:val="0"/>
      <w:marRight w:val="0"/>
      <w:marTop w:val="0"/>
      <w:marBottom w:val="0"/>
      <w:divBdr>
        <w:top w:val="none" w:sz="0" w:space="0" w:color="auto"/>
        <w:left w:val="none" w:sz="0" w:space="0" w:color="auto"/>
        <w:bottom w:val="none" w:sz="0" w:space="0" w:color="auto"/>
        <w:right w:val="none" w:sz="0" w:space="0" w:color="auto"/>
      </w:divBdr>
    </w:div>
    <w:div w:id="1246065169">
      <w:bodyDiv w:val="1"/>
      <w:marLeft w:val="0"/>
      <w:marRight w:val="0"/>
      <w:marTop w:val="0"/>
      <w:marBottom w:val="0"/>
      <w:divBdr>
        <w:top w:val="none" w:sz="0" w:space="0" w:color="auto"/>
        <w:left w:val="none" w:sz="0" w:space="0" w:color="auto"/>
        <w:bottom w:val="none" w:sz="0" w:space="0" w:color="auto"/>
        <w:right w:val="none" w:sz="0" w:space="0" w:color="auto"/>
      </w:divBdr>
    </w:div>
    <w:div w:id="1246570307">
      <w:bodyDiv w:val="1"/>
      <w:marLeft w:val="0"/>
      <w:marRight w:val="0"/>
      <w:marTop w:val="0"/>
      <w:marBottom w:val="0"/>
      <w:divBdr>
        <w:top w:val="none" w:sz="0" w:space="0" w:color="auto"/>
        <w:left w:val="none" w:sz="0" w:space="0" w:color="auto"/>
        <w:bottom w:val="none" w:sz="0" w:space="0" w:color="auto"/>
        <w:right w:val="none" w:sz="0" w:space="0" w:color="auto"/>
      </w:divBdr>
    </w:div>
    <w:div w:id="1246652105">
      <w:bodyDiv w:val="1"/>
      <w:marLeft w:val="0"/>
      <w:marRight w:val="0"/>
      <w:marTop w:val="0"/>
      <w:marBottom w:val="0"/>
      <w:divBdr>
        <w:top w:val="none" w:sz="0" w:space="0" w:color="auto"/>
        <w:left w:val="none" w:sz="0" w:space="0" w:color="auto"/>
        <w:bottom w:val="none" w:sz="0" w:space="0" w:color="auto"/>
        <w:right w:val="none" w:sz="0" w:space="0" w:color="auto"/>
      </w:divBdr>
    </w:div>
    <w:div w:id="1248227240">
      <w:bodyDiv w:val="1"/>
      <w:marLeft w:val="0"/>
      <w:marRight w:val="0"/>
      <w:marTop w:val="0"/>
      <w:marBottom w:val="0"/>
      <w:divBdr>
        <w:top w:val="none" w:sz="0" w:space="0" w:color="auto"/>
        <w:left w:val="none" w:sz="0" w:space="0" w:color="auto"/>
        <w:bottom w:val="none" w:sz="0" w:space="0" w:color="auto"/>
        <w:right w:val="none" w:sz="0" w:space="0" w:color="auto"/>
      </w:divBdr>
    </w:div>
    <w:div w:id="1248806602">
      <w:bodyDiv w:val="1"/>
      <w:marLeft w:val="0"/>
      <w:marRight w:val="0"/>
      <w:marTop w:val="0"/>
      <w:marBottom w:val="0"/>
      <w:divBdr>
        <w:top w:val="none" w:sz="0" w:space="0" w:color="auto"/>
        <w:left w:val="none" w:sz="0" w:space="0" w:color="auto"/>
        <w:bottom w:val="none" w:sz="0" w:space="0" w:color="auto"/>
        <w:right w:val="none" w:sz="0" w:space="0" w:color="auto"/>
      </w:divBdr>
    </w:div>
    <w:div w:id="1248810450">
      <w:bodyDiv w:val="1"/>
      <w:marLeft w:val="0"/>
      <w:marRight w:val="0"/>
      <w:marTop w:val="0"/>
      <w:marBottom w:val="0"/>
      <w:divBdr>
        <w:top w:val="none" w:sz="0" w:space="0" w:color="auto"/>
        <w:left w:val="none" w:sz="0" w:space="0" w:color="auto"/>
        <w:bottom w:val="none" w:sz="0" w:space="0" w:color="auto"/>
        <w:right w:val="none" w:sz="0" w:space="0" w:color="auto"/>
      </w:divBdr>
    </w:div>
    <w:div w:id="1249189644">
      <w:bodyDiv w:val="1"/>
      <w:marLeft w:val="0"/>
      <w:marRight w:val="0"/>
      <w:marTop w:val="0"/>
      <w:marBottom w:val="0"/>
      <w:divBdr>
        <w:top w:val="none" w:sz="0" w:space="0" w:color="auto"/>
        <w:left w:val="none" w:sz="0" w:space="0" w:color="auto"/>
        <w:bottom w:val="none" w:sz="0" w:space="0" w:color="auto"/>
        <w:right w:val="none" w:sz="0" w:space="0" w:color="auto"/>
      </w:divBdr>
    </w:div>
    <w:div w:id="1249539663">
      <w:bodyDiv w:val="1"/>
      <w:marLeft w:val="0"/>
      <w:marRight w:val="0"/>
      <w:marTop w:val="0"/>
      <w:marBottom w:val="0"/>
      <w:divBdr>
        <w:top w:val="none" w:sz="0" w:space="0" w:color="auto"/>
        <w:left w:val="none" w:sz="0" w:space="0" w:color="auto"/>
        <w:bottom w:val="none" w:sz="0" w:space="0" w:color="auto"/>
        <w:right w:val="none" w:sz="0" w:space="0" w:color="auto"/>
      </w:divBdr>
    </w:div>
    <w:div w:id="1249657188">
      <w:bodyDiv w:val="1"/>
      <w:marLeft w:val="0"/>
      <w:marRight w:val="0"/>
      <w:marTop w:val="0"/>
      <w:marBottom w:val="0"/>
      <w:divBdr>
        <w:top w:val="none" w:sz="0" w:space="0" w:color="auto"/>
        <w:left w:val="none" w:sz="0" w:space="0" w:color="auto"/>
        <w:bottom w:val="none" w:sz="0" w:space="0" w:color="auto"/>
        <w:right w:val="none" w:sz="0" w:space="0" w:color="auto"/>
      </w:divBdr>
    </w:div>
    <w:div w:id="1252740839">
      <w:bodyDiv w:val="1"/>
      <w:marLeft w:val="0"/>
      <w:marRight w:val="0"/>
      <w:marTop w:val="0"/>
      <w:marBottom w:val="0"/>
      <w:divBdr>
        <w:top w:val="none" w:sz="0" w:space="0" w:color="auto"/>
        <w:left w:val="none" w:sz="0" w:space="0" w:color="auto"/>
        <w:bottom w:val="none" w:sz="0" w:space="0" w:color="auto"/>
        <w:right w:val="none" w:sz="0" w:space="0" w:color="auto"/>
      </w:divBdr>
    </w:div>
    <w:div w:id="1254127739">
      <w:bodyDiv w:val="1"/>
      <w:marLeft w:val="0"/>
      <w:marRight w:val="0"/>
      <w:marTop w:val="0"/>
      <w:marBottom w:val="0"/>
      <w:divBdr>
        <w:top w:val="none" w:sz="0" w:space="0" w:color="auto"/>
        <w:left w:val="none" w:sz="0" w:space="0" w:color="auto"/>
        <w:bottom w:val="none" w:sz="0" w:space="0" w:color="auto"/>
        <w:right w:val="none" w:sz="0" w:space="0" w:color="auto"/>
      </w:divBdr>
    </w:div>
    <w:div w:id="1254582831">
      <w:bodyDiv w:val="1"/>
      <w:marLeft w:val="0"/>
      <w:marRight w:val="0"/>
      <w:marTop w:val="0"/>
      <w:marBottom w:val="0"/>
      <w:divBdr>
        <w:top w:val="none" w:sz="0" w:space="0" w:color="auto"/>
        <w:left w:val="none" w:sz="0" w:space="0" w:color="auto"/>
        <w:bottom w:val="none" w:sz="0" w:space="0" w:color="auto"/>
        <w:right w:val="none" w:sz="0" w:space="0" w:color="auto"/>
      </w:divBdr>
    </w:div>
    <w:div w:id="1254826303">
      <w:bodyDiv w:val="1"/>
      <w:marLeft w:val="0"/>
      <w:marRight w:val="0"/>
      <w:marTop w:val="0"/>
      <w:marBottom w:val="0"/>
      <w:divBdr>
        <w:top w:val="none" w:sz="0" w:space="0" w:color="auto"/>
        <w:left w:val="none" w:sz="0" w:space="0" w:color="auto"/>
        <w:bottom w:val="none" w:sz="0" w:space="0" w:color="auto"/>
        <w:right w:val="none" w:sz="0" w:space="0" w:color="auto"/>
      </w:divBdr>
    </w:div>
    <w:div w:id="1254976221">
      <w:bodyDiv w:val="1"/>
      <w:marLeft w:val="0"/>
      <w:marRight w:val="0"/>
      <w:marTop w:val="0"/>
      <w:marBottom w:val="0"/>
      <w:divBdr>
        <w:top w:val="none" w:sz="0" w:space="0" w:color="auto"/>
        <w:left w:val="none" w:sz="0" w:space="0" w:color="auto"/>
        <w:bottom w:val="none" w:sz="0" w:space="0" w:color="auto"/>
        <w:right w:val="none" w:sz="0" w:space="0" w:color="auto"/>
      </w:divBdr>
    </w:div>
    <w:div w:id="1256284742">
      <w:bodyDiv w:val="1"/>
      <w:marLeft w:val="0"/>
      <w:marRight w:val="0"/>
      <w:marTop w:val="0"/>
      <w:marBottom w:val="0"/>
      <w:divBdr>
        <w:top w:val="none" w:sz="0" w:space="0" w:color="auto"/>
        <w:left w:val="none" w:sz="0" w:space="0" w:color="auto"/>
        <w:bottom w:val="none" w:sz="0" w:space="0" w:color="auto"/>
        <w:right w:val="none" w:sz="0" w:space="0" w:color="auto"/>
      </w:divBdr>
    </w:div>
    <w:div w:id="1256480895">
      <w:bodyDiv w:val="1"/>
      <w:marLeft w:val="0"/>
      <w:marRight w:val="0"/>
      <w:marTop w:val="0"/>
      <w:marBottom w:val="0"/>
      <w:divBdr>
        <w:top w:val="none" w:sz="0" w:space="0" w:color="auto"/>
        <w:left w:val="none" w:sz="0" w:space="0" w:color="auto"/>
        <w:bottom w:val="none" w:sz="0" w:space="0" w:color="auto"/>
        <w:right w:val="none" w:sz="0" w:space="0" w:color="auto"/>
      </w:divBdr>
    </w:div>
    <w:div w:id="1258444692">
      <w:bodyDiv w:val="1"/>
      <w:marLeft w:val="0"/>
      <w:marRight w:val="0"/>
      <w:marTop w:val="0"/>
      <w:marBottom w:val="0"/>
      <w:divBdr>
        <w:top w:val="none" w:sz="0" w:space="0" w:color="auto"/>
        <w:left w:val="none" w:sz="0" w:space="0" w:color="auto"/>
        <w:bottom w:val="none" w:sz="0" w:space="0" w:color="auto"/>
        <w:right w:val="none" w:sz="0" w:space="0" w:color="auto"/>
      </w:divBdr>
    </w:div>
    <w:div w:id="1259825587">
      <w:bodyDiv w:val="1"/>
      <w:marLeft w:val="0"/>
      <w:marRight w:val="0"/>
      <w:marTop w:val="0"/>
      <w:marBottom w:val="0"/>
      <w:divBdr>
        <w:top w:val="none" w:sz="0" w:space="0" w:color="auto"/>
        <w:left w:val="none" w:sz="0" w:space="0" w:color="auto"/>
        <w:bottom w:val="none" w:sz="0" w:space="0" w:color="auto"/>
        <w:right w:val="none" w:sz="0" w:space="0" w:color="auto"/>
      </w:divBdr>
    </w:div>
    <w:div w:id="1260330637">
      <w:bodyDiv w:val="1"/>
      <w:marLeft w:val="0"/>
      <w:marRight w:val="0"/>
      <w:marTop w:val="0"/>
      <w:marBottom w:val="0"/>
      <w:divBdr>
        <w:top w:val="none" w:sz="0" w:space="0" w:color="auto"/>
        <w:left w:val="none" w:sz="0" w:space="0" w:color="auto"/>
        <w:bottom w:val="none" w:sz="0" w:space="0" w:color="auto"/>
        <w:right w:val="none" w:sz="0" w:space="0" w:color="auto"/>
      </w:divBdr>
    </w:div>
    <w:div w:id="1261526656">
      <w:bodyDiv w:val="1"/>
      <w:marLeft w:val="0"/>
      <w:marRight w:val="0"/>
      <w:marTop w:val="0"/>
      <w:marBottom w:val="0"/>
      <w:divBdr>
        <w:top w:val="none" w:sz="0" w:space="0" w:color="auto"/>
        <w:left w:val="none" w:sz="0" w:space="0" w:color="auto"/>
        <w:bottom w:val="none" w:sz="0" w:space="0" w:color="auto"/>
        <w:right w:val="none" w:sz="0" w:space="0" w:color="auto"/>
      </w:divBdr>
    </w:div>
    <w:div w:id="1262685461">
      <w:bodyDiv w:val="1"/>
      <w:marLeft w:val="0"/>
      <w:marRight w:val="0"/>
      <w:marTop w:val="0"/>
      <w:marBottom w:val="0"/>
      <w:divBdr>
        <w:top w:val="none" w:sz="0" w:space="0" w:color="auto"/>
        <w:left w:val="none" w:sz="0" w:space="0" w:color="auto"/>
        <w:bottom w:val="none" w:sz="0" w:space="0" w:color="auto"/>
        <w:right w:val="none" w:sz="0" w:space="0" w:color="auto"/>
      </w:divBdr>
    </w:div>
    <w:div w:id="1264145334">
      <w:bodyDiv w:val="1"/>
      <w:marLeft w:val="0"/>
      <w:marRight w:val="0"/>
      <w:marTop w:val="0"/>
      <w:marBottom w:val="0"/>
      <w:divBdr>
        <w:top w:val="none" w:sz="0" w:space="0" w:color="auto"/>
        <w:left w:val="none" w:sz="0" w:space="0" w:color="auto"/>
        <w:bottom w:val="none" w:sz="0" w:space="0" w:color="auto"/>
        <w:right w:val="none" w:sz="0" w:space="0" w:color="auto"/>
      </w:divBdr>
    </w:div>
    <w:div w:id="1264806438">
      <w:bodyDiv w:val="1"/>
      <w:marLeft w:val="0"/>
      <w:marRight w:val="0"/>
      <w:marTop w:val="0"/>
      <w:marBottom w:val="0"/>
      <w:divBdr>
        <w:top w:val="none" w:sz="0" w:space="0" w:color="auto"/>
        <w:left w:val="none" w:sz="0" w:space="0" w:color="auto"/>
        <w:bottom w:val="none" w:sz="0" w:space="0" w:color="auto"/>
        <w:right w:val="none" w:sz="0" w:space="0" w:color="auto"/>
      </w:divBdr>
    </w:div>
    <w:div w:id="1264848234">
      <w:bodyDiv w:val="1"/>
      <w:marLeft w:val="0"/>
      <w:marRight w:val="0"/>
      <w:marTop w:val="0"/>
      <w:marBottom w:val="0"/>
      <w:divBdr>
        <w:top w:val="none" w:sz="0" w:space="0" w:color="auto"/>
        <w:left w:val="none" w:sz="0" w:space="0" w:color="auto"/>
        <w:bottom w:val="none" w:sz="0" w:space="0" w:color="auto"/>
        <w:right w:val="none" w:sz="0" w:space="0" w:color="auto"/>
      </w:divBdr>
    </w:div>
    <w:div w:id="1265265961">
      <w:bodyDiv w:val="1"/>
      <w:marLeft w:val="0"/>
      <w:marRight w:val="0"/>
      <w:marTop w:val="0"/>
      <w:marBottom w:val="0"/>
      <w:divBdr>
        <w:top w:val="none" w:sz="0" w:space="0" w:color="auto"/>
        <w:left w:val="none" w:sz="0" w:space="0" w:color="auto"/>
        <w:bottom w:val="none" w:sz="0" w:space="0" w:color="auto"/>
        <w:right w:val="none" w:sz="0" w:space="0" w:color="auto"/>
      </w:divBdr>
    </w:div>
    <w:div w:id="1267082095">
      <w:bodyDiv w:val="1"/>
      <w:marLeft w:val="0"/>
      <w:marRight w:val="0"/>
      <w:marTop w:val="0"/>
      <w:marBottom w:val="0"/>
      <w:divBdr>
        <w:top w:val="none" w:sz="0" w:space="0" w:color="auto"/>
        <w:left w:val="none" w:sz="0" w:space="0" w:color="auto"/>
        <w:bottom w:val="none" w:sz="0" w:space="0" w:color="auto"/>
        <w:right w:val="none" w:sz="0" w:space="0" w:color="auto"/>
      </w:divBdr>
    </w:div>
    <w:div w:id="1270242435">
      <w:bodyDiv w:val="1"/>
      <w:marLeft w:val="0"/>
      <w:marRight w:val="0"/>
      <w:marTop w:val="0"/>
      <w:marBottom w:val="0"/>
      <w:divBdr>
        <w:top w:val="none" w:sz="0" w:space="0" w:color="auto"/>
        <w:left w:val="none" w:sz="0" w:space="0" w:color="auto"/>
        <w:bottom w:val="none" w:sz="0" w:space="0" w:color="auto"/>
        <w:right w:val="none" w:sz="0" w:space="0" w:color="auto"/>
      </w:divBdr>
    </w:div>
    <w:div w:id="1270429847">
      <w:bodyDiv w:val="1"/>
      <w:marLeft w:val="0"/>
      <w:marRight w:val="0"/>
      <w:marTop w:val="0"/>
      <w:marBottom w:val="0"/>
      <w:divBdr>
        <w:top w:val="none" w:sz="0" w:space="0" w:color="auto"/>
        <w:left w:val="none" w:sz="0" w:space="0" w:color="auto"/>
        <w:bottom w:val="none" w:sz="0" w:space="0" w:color="auto"/>
        <w:right w:val="none" w:sz="0" w:space="0" w:color="auto"/>
      </w:divBdr>
    </w:div>
    <w:div w:id="1274167951">
      <w:bodyDiv w:val="1"/>
      <w:marLeft w:val="0"/>
      <w:marRight w:val="0"/>
      <w:marTop w:val="0"/>
      <w:marBottom w:val="0"/>
      <w:divBdr>
        <w:top w:val="none" w:sz="0" w:space="0" w:color="auto"/>
        <w:left w:val="none" w:sz="0" w:space="0" w:color="auto"/>
        <w:bottom w:val="none" w:sz="0" w:space="0" w:color="auto"/>
        <w:right w:val="none" w:sz="0" w:space="0" w:color="auto"/>
      </w:divBdr>
    </w:div>
    <w:div w:id="1274438968">
      <w:bodyDiv w:val="1"/>
      <w:marLeft w:val="0"/>
      <w:marRight w:val="0"/>
      <w:marTop w:val="0"/>
      <w:marBottom w:val="0"/>
      <w:divBdr>
        <w:top w:val="none" w:sz="0" w:space="0" w:color="auto"/>
        <w:left w:val="none" w:sz="0" w:space="0" w:color="auto"/>
        <w:bottom w:val="none" w:sz="0" w:space="0" w:color="auto"/>
        <w:right w:val="none" w:sz="0" w:space="0" w:color="auto"/>
      </w:divBdr>
    </w:div>
    <w:div w:id="1275281886">
      <w:bodyDiv w:val="1"/>
      <w:marLeft w:val="0"/>
      <w:marRight w:val="0"/>
      <w:marTop w:val="0"/>
      <w:marBottom w:val="0"/>
      <w:divBdr>
        <w:top w:val="none" w:sz="0" w:space="0" w:color="auto"/>
        <w:left w:val="none" w:sz="0" w:space="0" w:color="auto"/>
        <w:bottom w:val="none" w:sz="0" w:space="0" w:color="auto"/>
        <w:right w:val="none" w:sz="0" w:space="0" w:color="auto"/>
      </w:divBdr>
    </w:div>
    <w:div w:id="1275483129">
      <w:bodyDiv w:val="1"/>
      <w:marLeft w:val="0"/>
      <w:marRight w:val="0"/>
      <w:marTop w:val="0"/>
      <w:marBottom w:val="0"/>
      <w:divBdr>
        <w:top w:val="none" w:sz="0" w:space="0" w:color="auto"/>
        <w:left w:val="none" w:sz="0" w:space="0" w:color="auto"/>
        <w:bottom w:val="none" w:sz="0" w:space="0" w:color="auto"/>
        <w:right w:val="none" w:sz="0" w:space="0" w:color="auto"/>
      </w:divBdr>
    </w:div>
    <w:div w:id="1276399766">
      <w:bodyDiv w:val="1"/>
      <w:marLeft w:val="0"/>
      <w:marRight w:val="0"/>
      <w:marTop w:val="0"/>
      <w:marBottom w:val="0"/>
      <w:divBdr>
        <w:top w:val="none" w:sz="0" w:space="0" w:color="auto"/>
        <w:left w:val="none" w:sz="0" w:space="0" w:color="auto"/>
        <w:bottom w:val="none" w:sz="0" w:space="0" w:color="auto"/>
        <w:right w:val="none" w:sz="0" w:space="0" w:color="auto"/>
      </w:divBdr>
    </w:div>
    <w:div w:id="1278751718">
      <w:bodyDiv w:val="1"/>
      <w:marLeft w:val="0"/>
      <w:marRight w:val="0"/>
      <w:marTop w:val="0"/>
      <w:marBottom w:val="0"/>
      <w:divBdr>
        <w:top w:val="none" w:sz="0" w:space="0" w:color="auto"/>
        <w:left w:val="none" w:sz="0" w:space="0" w:color="auto"/>
        <w:bottom w:val="none" w:sz="0" w:space="0" w:color="auto"/>
        <w:right w:val="none" w:sz="0" w:space="0" w:color="auto"/>
      </w:divBdr>
    </w:div>
    <w:div w:id="1279293577">
      <w:bodyDiv w:val="1"/>
      <w:marLeft w:val="0"/>
      <w:marRight w:val="0"/>
      <w:marTop w:val="0"/>
      <w:marBottom w:val="0"/>
      <w:divBdr>
        <w:top w:val="none" w:sz="0" w:space="0" w:color="auto"/>
        <w:left w:val="none" w:sz="0" w:space="0" w:color="auto"/>
        <w:bottom w:val="none" w:sz="0" w:space="0" w:color="auto"/>
        <w:right w:val="none" w:sz="0" w:space="0" w:color="auto"/>
      </w:divBdr>
    </w:div>
    <w:div w:id="1280449935">
      <w:bodyDiv w:val="1"/>
      <w:marLeft w:val="0"/>
      <w:marRight w:val="0"/>
      <w:marTop w:val="0"/>
      <w:marBottom w:val="0"/>
      <w:divBdr>
        <w:top w:val="none" w:sz="0" w:space="0" w:color="auto"/>
        <w:left w:val="none" w:sz="0" w:space="0" w:color="auto"/>
        <w:bottom w:val="none" w:sz="0" w:space="0" w:color="auto"/>
        <w:right w:val="none" w:sz="0" w:space="0" w:color="auto"/>
      </w:divBdr>
    </w:div>
    <w:div w:id="1282110751">
      <w:bodyDiv w:val="1"/>
      <w:marLeft w:val="0"/>
      <w:marRight w:val="0"/>
      <w:marTop w:val="0"/>
      <w:marBottom w:val="0"/>
      <w:divBdr>
        <w:top w:val="none" w:sz="0" w:space="0" w:color="auto"/>
        <w:left w:val="none" w:sz="0" w:space="0" w:color="auto"/>
        <w:bottom w:val="none" w:sz="0" w:space="0" w:color="auto"/>
        <w:right w:val="none" w:sz="0" w:space="0" w:color="auto"/>
      </w:divBdr>
    </w:div>
    <w:div w:id="1282421402">
      <w:bodyDiv w:val="1"/>
      <w:marLeft w:val="0"/>
      <w:marRight w:val="0"/>
      <w:marTop w:val="0"/>
      <w:marBottom w:val="0"/>
      <w:divBdr>
        <w:top w:val="none" w:sz="0" w:space="0" w:color="auto"/>
        <w:left w:val="none" w:sz="0" w:space="0" w:color="auto"/>
        <w:bottom w:val="none" w:sz="0" w:space="0" w:color="auto"/>
        <w:right w:val="none" w:sz="0" w:space="0" w:color="auto"/>
      </w:divBdr>
    </w:div>
    <w:div w:id="1284313961">
      <w:bodyDiv w:val="1"/>
      <w:marLeft w:val="0"/>
      <w:marRight w:val="0"/>
      <w:marTop w:val="0"/>
      <w:marBottom w:val="0"/>
      <w:divBdr>
        <w:top w:val="none" w:sz="0" w:space="0" w:color="auto"/>
        <w:left w:val="none" w:sz="0" w:space="0" w:color="auto"/>
        <w:bottom w:val="none" w:sz="0" w:space="0" w:color="auto"/>
        <w:right w:val="none" w:sz="0" w:space="0" w:color="auto"/>
      </w:divBdr>
    </w:div>
    <w:div w:id="1284995704">
      <w:bodyDiv w:val="1"/>
      <w:marLeft w:val="0"/>
      <w:marRight w:val="0"/>
      <w:marTop w:val="0"/>
      <w:marBottom w:val="0"/>
      <w:divBdr>
        <w:top w:val="none" w:sz="0" w:space="0" w:color="auto"/>
        <w:left w:val="none" w:sz="0" w:space="0" w:color="auto"/>
        <w:bottom w:val="none" w:sz="0" w:space="0" w:color="auto"/>
        <w:right w:val="none" w:sz="0" w:space="0" w:color="auto"/>
      </w:divBdr>
    </w:div>
    <w:div w:id="1287009107">
      <w:bodyDiv w:val="1"/>
      <w:marLeft w:val="0"/>
      <w:marRight w:val="0"/>
      <w:marTop w:val="0"/>
      <w:marBottom w:val="0"/>
      <w:divBdr>
        <w:top w:val="none" w:sz="0" w:space="0" w:color="auto"/>
        <w:left w:val="none" w:sz="0" w:space="0" w:color="auto"/>
        <w:bottom w:val="none" w:sz="0" w:space="0" w:color="auto"/>
        <w:right w:val="none" w:sz="0" w:space="0" w:color="auto"/>
      </w:divBdr>
    </w:div>
    <w:div w:id="1287279318">
      <w:bodyDiv w:val="1"/>
      <w:marLeft w:val="0"/>
      <w:marRight w:val="0"/>
      <w:marTop w:val="0"/>
      <w:marBottom w:val="0"/>
      <w:divBdr>
        <w:top w:val="none" w:sz="0" w:space="0" w:color="auto"/>
        <w:left w:val="none" w:sz="0" w:space="0" w:color="auto"/>
        <w:bottom w:val="none" w:sz="0" w:space="0" w:color="auto"/>
        <w:right w:val="none" w:sz="0" w:space="0" w:color="auto"/>
      </w:divBdr>
    </w:div>
    <w:div w:id="1287542321">
      <w:bodyDiv w:val="1"/>
      <w:marLeft w:val="0"/>
      <w:marRight w:val="0"/>
      <w:marTop w:val="0"/>
      <w:marBottom w:val="0"/>
      <w:divBdr>
        <w:top w:val="none" w:sz="0" w:space="0" w:color="auto"/>
        <w:left w:val="none" w:sz="0" w:space="0" w:color="auto"/>
        <w:bottom w:val="none" w:sz="0" w:space="0" w:color="auto"/>
        <w:right w:val="none" w:sz="0" w:space="0" w:color="auto"/>
      </w:divBdr>
    </w:div>
    <w:div w:id="1291745675">
      <w:bodyDiv w:val="1"/>
      <w:marLeft w:val="0"/>
      <w:marRight w:val="0"/>
      <w:marTop w:val="0"/>
      <w:marBottom w:val="0"/>
      <w:divBdr>
        <w:top w:val="none" w:sz="0" w:space="0" w:color="auto"/>
        <w:left w:val="none" w:sz="0" w:space="0" w:color="auto"/>
        <w:bottom w:val="none" w:sz="0" w:space="0" w:color="auto"/>
        <w:right w:val="none" w:sz="0" w:space="0" w:color="auto"/>
      </w:divBdr>
    </w:div>
    <w:div w:id="1292203870">
      <w:bodyDiv w:val="1"/>
      <w:marLeft w:val="0"/>
      <w:marRight w:val="0"/>
      <w:marTop w:val="0"/>
      <w:marBottom w:val="0"/>
      <w:divBdr>
        <w:top w:val="none" w:sz="0" w:space="0" w:color="auto"/>
        <w:left w:val="none" w:sz="0" w:space="0" w:color="auto"/>
        <w:bottom w:val="none" w:sz="0" w:space="0" w:color="auto"/>
        <w:right w:val="none" w:sz="0" w:space="0" w:color="auto"/>
      </w:divBdr>
    </w:div>
    <w:div w:id="1294364636">
      <w:bodyDiv w:val="1"/>
      <w:marLeft w:val="0"/>
      <w:marRight w:val="0"/>
      <w:marTop w:val="0"/>
      <w:marBottom w:val="0"/>
      <w:divBdr>
        <w:top w:val="none" w:sz="0" w:space="0" w:color="auto"/>
        <w:left w:val="none" w:sz="0" w:space="0" w:color="auto"/>
        <w:bottom w:val="none" w:sz="0" w:space="0" w:color="auto"/>
        <w:right w:val="none" w:sz="0" w:space="0" w:color="auto"/>
      </w:divBdr>
    </w:div>
    <w:div w:id="1295135341">
      <w:bodyDiv w:val="1"/>
      <w:marLeft w:val="0"/>
      <w:marRight w:val="0"/>
      <w:marTop w:val="0"/>
      <w:marBottom w:val="0"/>
      <w:divBdr>
        <w:top w:val="none" w:sz="0" w:space="0" w:color="auto"/>
        <w:left w:val="none" w:sz="0" w:space="0" w:color="auto"/>
        <w:bottom w:val="none" w:sz="0" w:space="0" w:color="auto"/>
        <w:right w:val="none" w:sz="0" w:space="0" w:color="auto"/>
      </w:divBdr>
    </w:div>
    <w:div w:id="1299216019">
      <w:bodyDiv w:val="1"/>
      <w:marLeft w:val="0"/>
      <w:marRight w:val="0"/>
      <w:marTop w:val="0"/>
      <w:marBottom w:val="0"/>
      <w:divBdr>
        <w:top w:val="none" w:sz="0" w:space="0" w:color="auto"/>
        <w:left w:val="none" w:sz="0" w:space="0" w:color="auto"/>
        <w:bottom w:val="none" w:sz="0" w:space="0" w:color="auto"/>
        <w:right w:val="none" w:sz="0" w:space="0" w:color="auto"/>
      </w:divBdr>
    </w:div>
    <w:div w:id="1300115112">
      <w:bodyDiv w:val="1"/>
      <w:marLeft w:val="0"/>
      <w:marRight w:val="0"/>
      <w:marTop w:val="0"/>
      <w:marBottom w:val="0"/>
      <w:divBdr>
        <w:top w:val="none" w:sz="0" w:space="0" w:color="auto"/>
        <w:left w:val="none" w:sz="0" w:space="0" w:color="auto"/>
        <w:bottom w:val="none" w:sz="0" w:space="0" w:color="auto"/>
        <w:right w:val="none" w:sz="0" w:space="0" w:color="auto"/>
      </w:divBdr>
    </w:div>
    <w:div w:id="1301495518">
      <w:bodyDiv w:val="1"/>
      <w:marLeft w:val="0"/>
      <w:marRight w:val="0"/>
      <w:marTop w:val="0"/>
      <w:marBottom w:val="0"/>
      <w:divBdr>
        <w:top w:val="none" w:sz="0" w:space="0" w:color="auto"/>
        <w:left w:val="none" w:sz="0" w:space="0" w:color="auto"/>
        <w:bottom w:val="none" w:sz="0" w:space="0" w:color="auto"/>
        <w:right w:val="none" w:sz="0" w:space="0" w:color="auto"/>
      </w:divBdr>
    </w:div>
    <w:div w:id="1301619955">
      <w:bodyDiv w:val="1"/>
      <w:marLeft w:val="0"/>
      <w:marRight w:val="0"/>
      <w:marTop w:val="0"/>
      <w:marBottom w:val="0"/>
      <w:divBdr>
        <w:top w:val="none" w:sz="0" w:space="0" w:color="auto"/>
        <w:left w:val="none" w:sz="0" w:space="0" w:color="auto"/>
        <w:bottom w:val="none" w:sz="0" w:space="0" w:color="auto"/>
        <w:right w:val="none" w:sz="0" w:space="0" w:color="auto"/>
      </w:divBdr>
    </w:div>
    <w:div w:id="1302424941">
      <w:bodyDiv w:val="1"/>
      <w:marLeft w:val="0"/>
      <w:marRight w:val="0"/>
      <w:marTop w:val="0"/>
      <w:marBottom w:val="0"/>
      <w:divBdr>
        <w:top w:val="none" w:sz="0" w:space="0" w:color="auto"/>
        <w:left w:val="none" w:sz="0" w:space="0" w:color="auto"/>
        <w:bottom w:val="none" w:sz="0" w:space="0" w:color="auto"/>
        <w:right w:val="none" w:sz="0" w:space="0" w:color="auto"/>
      </w:divBdr>
    </w:div>
    <w:div w:id="1302884389">
      <w:bodyDiv w:val="1"/>
      <w:marLeft w:val="0"/>
      <w:marRight w:val="0"/>
      <w:marTop w:val="0"/>
      <w:marBottom w:val="0"/>
      <w:divBdr>
        <w:top w:val="none" w:sz="0" w:space="0" w:color="auto"/>
        <w:left w:val="none" w:sz="0" w:space="0" w:color="auto"/>
        <w:bottom w:val="none" w:sz="0" w:space="0" w:color="auto"/>
        <w:right w:val="none" w:sz="0" w:space="0" w:color="auto"/>
      </w:divBdr>
    </w:div>
    <w:div w:id="1303272100">
      <w:bodyDiv w:val="1"/>
      <w:marLeft w:val="0"/>
      <w:marRight w:val="0"/>
      <w:marTop w:val="0"/>
      <w:marBottom w:val="0"/>
      <w:divBdr>
        <w:top w:val="none" w:sz="0" w:space="0" w:color="auto"/>
        <w:left w:val="none" w:sz="0" w:space="0" w:color="auto"/>
        <w:bottom w:val="none" w:sz="0" w:space="0" w:color="auto"/>
        <w:right w:val="none" w:sz="0" w:space="0" w:color="auto"/>
      </w:divBdr>
    </w:div>
    <w:div w:id="1304312749">
      <w:bodyDiv w:val="1"/>
      <w:marLeft w:val="0"/>
      <w:marRight w:val="0"/>
      <w:marTop w:val="0"/>
      <w:marBottom w:val="0"/>
      <w:divBdr>
        <w:top w:val="none" w:sz="0" w:space="0" w:color="auto"/>
        <w:left w:val="none" w:sz="0" w:space="0" w:color="auto"/>
        <w:bottom w:val="none" w:sz="0" w:space="0" w:color="auto"/>
        <w:right w:val="none" w:sz="0" w:space="0" w:color="auto"/>
      </w:divBdr>
    </w:div>
    <w:div w:id="1304390004">
      <w:bodyDiv w:val="1"/>
      <w:marLeft w:val="0"/>
      <w:marRight w:val="0"/>
      <w:marTop w:val="0"/>
      <w:marBottom w:val="0"/>
      <w:divBdr>
        <w:top w:val="none" w:sz="0" w:space="0" w:color="auto"/>
        <w:left w:val="none" w:sz="0" w:space="0" w:color="auto"/>
        <w:bottom w:val="none" w:sz="0" w:space="0" w:color="auto"/>
        <w:right w:val="none" w:sz="0" w:space="0" w:color="auto"/>
      </w:divBdr>
    </w:div>
    <w:div w:id="1305039016">
      <w:bodyDiv w:val="1"/>
      <w:marLeft w:val="0"/>
      <w:marRight w:val="0"/>
      <w:marTop w:val="0"/>
      <w:marBottom w:val="0"/>
      <w:divBdr>
        <w:top w:val="none" w:sz="0" w:space="0" w:color="auto"/>
        <w:left w:val="none" w:sz="0" w:space="0" w:color="auto"/>
        <w:bottom w:val="none" w:sz="0" w:space="0" w:color="auto"/>
        <w:right w:val="none" w:sz="0" w:space="0" w:color="auto"/>
      </w:divBdr>
    </w:div>
    <w:div w:id="1305620111">
      <w:bodyDiv w:val="1"/>
      <w:marLeft w:val="0"/>
      <w:marRight w:val="0"/>
      <w:marTop w:val="0"/>
      <w:marBottom w:val="0"/>
      <w:divBdr>
        <w:top w:val="none" w:sz="0" w:space="0" w:color="auto"/>
        <w:left w:val="none" w:sz="0" w:space="0" w:color="auto"/>
        <w:bottom w:val="none" w:sz="0" w:space="0" w:color="auto"/>
        <w:right w:val="none" w:sz="0" w:space="0" w:color="auto"/>
      </w:divBdr>
    </w:div>
    <w:div w:id="1305817286">
      <w:bodyDiv w:val="1"/>
      <w:marLeft w:val="0"/>
      <w:marRight w:val="0"/>
      <w:marTop w:val="0"/>
      <w:marBottom w:val="0"/>
      <w:divBdr>
        <w:top w:val="none" w:sz="0" w:space="0" w:color="auto"/>
        <w:left w:val="none" w:sz="0" w:space="0" w:color="auto"/>
        <w:bottom w:val="none" w:sz="0" w:space="0" w:color="auto"/>
        <w:right w:val="none" w:sz="0" w:space="0" w:color="auto"/>
      </w:divBdr>
    </w:div>
    <w:div w:id="1305936061">
      <w:bodyDiv w:val="1"/>
      <w:marLeft w:val="0"/>
      <w:marRight w:val="0"/>
      <w:marTop w:val="0"/>
      <w:marBottom w:val="0"/>
      <w:divBdr>
        <w:top w:val="none" w:sz="0" w:space="0" w:color="auto"/>
        <w:left w:val="none" w:sz="0" w:space="0" w:color="auto"/>
        <w:bottom w:val="none" w:sz="0" w:space="0" w:color="auto"/>
        <w:right w:val="none" w:sz="0" w:space="0" w:color="auto"/>
      </w:divBdr>
    </w:div>
    <w:div w:id="1306617561">
      <w:bodyDiv w:val="1"/>
      <w:marLeft w:val="0"/>
      <w:marRight w:val="0"/>
      <w:marTop w:val="0"/>
      <w:marBottom w:val="0"/>
      <w:divBdr>
        <w:top w:val="none" w:sz="0" w:space="0" w:color="auto"/>
        <w:left w:val="none" w:sz="0" w:space="0" w:color="auto"/>
        <w:bottom w:val="none" w:sz="0" w:space="0" w:color="auto"/>
        <w:right w:val="none" w:sz="0" w:space="0" w:color="auto"/>
      </w:divBdr>
    </w:div>
    <w:div w:id="1306814626">
      <w:bodyDiv w:val="1"/>
      <w:marLeft w:val="0"/>
      <w:marRight w:val="0"/>
      <w:marTop w:val="0"/>
      <w:marBottom w:val="0"/>
      <w:divBdr>
        <w:top w:val="none" w:sz="0" w:space="0" w:color="auto"/>
        <w:left w:val="none" w:sz="0" w:space="0" w:color="auto"/>
        <w:bottom w:val="none" w:sz="0" w:space="0" w:color="auto"/>
        <w:right w:val="none" w:sz="0" w:space="0" w:color="auto"/>
      </w:divBdr>
    </w:div>
    <w:div w:id="1308121717">
      <w:bodyDiv w:val="1"/>
      <w:marLeft w:val="0"/>
      <w:marRight w:val="0"/>
      <w:marTop w:val="0"/>
      <w:marBottom w:val="0"/>
      <w:divBdr>
        <w:top w:val="none" w:sz="0" w:space="0" w:color="auto"/>
        <w:left w:val="none" w:sz="0" w:space="0" w:color="auto"/>
        <w:bottom w:val="none" w:sz="0" w:space="0" w:color="auto"/>
        <w:right w:val="none" w:sz="0" w:space="0" w:color="auto"/>
      </w:divBdr>
    </w:div>
    <w:div w:id="1308587352">
      <w:bodyDiv w:val="1"/>
      <w:marLeft w:val="0"/>
      <w:marRight w:val="0"/>
      <w:marTop w:val="0"/>
      <w:marBottom w:val="0"/>
      <w:divBdr>
        <w:top w:val="none" w:sz="0" w:space="0" w:color="auto"/>
        <w:left w:val="none" w:sz="0" w:space="0" w:color="auto"/>
        <w:bottom w:val="none" w:sz="0" w:space="0" w:color="auto"/>
        <w:right w:val="none" w:sz="0" w:space="0" w:color="auto"/>
      </w:divBdr>
    </w:div>
    <w:div w:id="1310358555">
      <w:bodyDiv w:val="1"/>
      <w:marLeft w:val="0"/>
      <w:marRight w:val="0"/>
      <w:marTop w:val="0"/>
      <w:marBottom w:val="0"/>
      <w:divBdr>
        <w:top w:val="none" w:sz="0" w:space="0" w:color="auto"/>
        <w:left w:val="none" w:sz="0" w:space="0" w:color="auto"/>
        <w:bottom w:val="none" w:sz="0" w:space="0" w:color="auto"/>
        <w:right w:val="none" w:sz="0" w:space="0" w:color="auto"/>
      </w:divBdr>
    </w:div>
    <w:div w:id="1311790051">
      <w:bodyDiv w:val="1"/>
      <w:marLeft w:val="0"/>
      <w:marRight w:val="0"/>
      <w:marTop w:val="0"/>
      <w:marBottom w:val="0"/>
      <w:divBdr>
        <w:top w:val="none" w:sz="0" w:space="0" w:color="auto"/>
        <w:left w:val="none" w:sz="0" w:space="0" w:color="auto"/>
        <w:bottom w:val="none" w:sz="0" w:space="0" w:color="auto"/>
        <w:right w:val="none" w:sz="0" w:space="0" w:color="auto"/>
      </w:divBdr>
    </w:div>
    <w:div w:id="1312296375">
      <w:bodyDiv w:val="1"/>
      <w:marLeft w:val="0"/>
      <w:marRight w:val="0"/>
      <w:marTop w:val="0"/>
      <w:marBottom w:val="0"/>
      <w:divBdr>
        <w:top w:val="none" w:sz="0" w:space="0" w:color="auto"/>
        <w:left w:val="none" w:sz="0" w:space="0" w:color="auto"/>
        <w:bottom w:val="none" w:sz="0" w:space="0" w:color="auto"/>
        <w:right w:val="none" w:sz="0" w:space="0" w:color="auto"/>
      </w:divBdr>
    </w:div>
    <w:div w:id="1316110949">
      <w:bodyDiv w:val="1"/>
      <w:marLeft w:val="0"/>
      <w:marRight w:val="0"/>
      <w:marTop w:val="0"/>
      <w:marBottom w:val="0"/>
      <w:divBdr>
        <w:top w:val="none" w:sz="0" w:space="0" w:color="auto"/>
        <w:left w:val="none" w:sz="0" w:space="0" w:color="auto"/>
        <w:bottom w:val="none" w:sz="0" w:space="0" w:color="auto"/>
        <w:right w:val="none" w:sz="0" w:space="0" w:color="auto"/>
      </w:divBdr>
    </w:div>
    <w:div w:id="1317102091">
      <w:bodyDiv w:val="1"/>
      <w:marLeft w:val="0"/>
      <w:marRight w:val="0"/>
      <w:marTop w:val="0"/>
      <w:marBottom w:val="0"/>
      <w:divBdr>
        <w:top w:val="none" w:sz="0" w:space="0" w:color="auto"/>
        <w:left w:val="none" w:sz="0" w:space="0" w:color="auto"/>
        <w:bottom w:val="none" w:sz="0" w:space="0" w:color="auto"/>
        <w:right w:val="none" w:sz="0" w:space="0" w:color="auto"/>
      </w:divBdr>
    </w:div>
    <w:div w:id="1318800821">
      <w:bodyDiv w:val="1"/>
      <w:marLeft w:val="0"/>
      <w:marRight w:val="0"/>
      <w:marTop w:val="0"/>
      <w:marBottom w:val="0"/>
      <w:divBdr>
        <w:top w:val="none" w:sz="0" w:space="0" w:color="auto"/>
        <w:left w:val="none" w:sz="0" w:space="0" w:color="auto"/>
        <w:bottom w:val="none" w:sz="0" w:space="0" w:color="auto"/>
        <w:right w:val="none" w:sz="0" w:space="0" w:color="auto"/>
      </w:divBdr>
    </w:div>
    <w:div w:id="1320648507">
      <w:bodyDiv w:val="1"/>
      <w:marLeft w:val="0"/>
      <w:marRight w:val="0"/>
      <w:marTop w:val="0"/>
      <w:marBottom w:val="0"/>
      <w:divBdr>
        <w:top w:val="none" w:sz="0" w:space="0" w:color="auto"/>
        <w:left w:val="none" w:sz="0" w:space="0" w:color="auto"/>
        <w:bottom w:val="none" w:sz="0" w:space="0" w:color="auto"/>
        <w:right w:val="none" w:sz="0" w:space="0" w:color="auto"/>
      </w:divBdr>
    </w:div>
    <w:div w:id="1321158002">
      <w:bodyDiv w:val="1"/>
      <w:marLeft w:val="0"/>
      <w:marRight w:val="0"/>
      <w:marTop w:val="0"/>
      <w:marBottom w:val="0"/>
      <w:divBdr>
        <w:top w:val="none" w:sz="0" w:space="0" w:color="auto"/>
        <w:left w:val="none" w:sz="0" w:space="0" w:color="auto"/>
        <w:bottom w:val="none" w:sz="0" w:space="0" w:color="auto"/>
        <w:right w:val="none" w:sz="0" w:space="0" w:color="auto"/>
      </w:divBdr>
    </w:div>
    <w:div w:id="1323046428">
      <w:bodyDiv w:val="1"/>
      <w:marLeft w:val="0"/>
      <w:marRight w:val="0"/>
      <w:marTop w:val="0"/>
      <w:marBottom w:val="0"/>
      <w:divBdr>
        <w:top w:val="none" w:sz="0" w:space="0" w:color="auto"/>
        <w:left w:val="none" w:sz="0" w:space="0" w:color="auto"/>
        <w:bottom w:val="none" w:sz="0" w:space="0" w:color="auto"/>
        <w:right w:val="none" w:sz="0" w:space="0" w:color="auto"/>
      </w:divBdr>
    </w:div>
    <w:div w:id="1327130301">
      <w:bodyDiv w:val="1"/>
      <w:marLeft w:val="0"/>
      <w:marRight w:val="0"/>
      <w:marTop w:val="0"/>
      <w:marBottom w:val="0"/>
      <w:divBdr>
        <w:top w:val="none" w:sz="0" w:space="0" w:color="auto"/>
        <w:left w:val="none" w:sz="0" w:space="0" w:color="auto"/>
        <w:bottom w:val="none" w:sz="0" w:space="0" w:color="auto"/>
        <w:right w:val="none" w:sz="0" w:space="0" w:color="auto"/>
      </w:divBdr>
    </w:div>
    <w:div w:id="1327242735">
      <w:bodyDiv w:val="1"/>
      <w:marLeft w:val="0"/>
      <w:marRight w:val="0"/>
      <w:marTop w:val="0"/>
      <w:marBottom w:val="0"/>
      <w:divBdr>
        <w:top w:val="none" w:sz="0" w:space="0" w:color="auto"/>
        <w:left w:val="none" w:sz="0" w:space="0" w:color="auto"/>
        <w:bottom w:val="none" w:sz="0" w:space="0" w:color="auto"/>
        <w:right w:val="none" w:sz="0" w:space="0" w:color="auto"/>
      </w:divBdr>
    </w:div>
    <w:div w:id="1327825368">
      <w:bodyDiv w:val="1"/>
      <w:marLeft w:val="0"/>
      <w:marRight w:val="0"/>
      <w:marTop w:val="0"/>
      <w:marBottom w:val="0"/>
      <w:divBdr>
        <w:top w:val="none" w:sz="0" w:space="0" w:color="auto"/>
        <w:left w:val="none" w:sz="0" w:space="0" w:color="auto"/>
        <w:bottom w:val="none" w:sz="0" w:space="0" w:color="auto"/>
        <w:right w:val="none" w:sz="0" w:space="0" w:color="auto"/>
      </w:divBdr>
    </w:div>
    <w:div w:id="1328941438">
      <w:bodyDiv w:val="1"/>
      <w:marLeft w:val="0"/>
      <w:marRight w:val="0"/>
      <w:marTop w:val="0"/>
      <w:marBottom w:val="0"/>
      <w:divBdr>
        <w:top w:val="none" w:sz="0" w:space="0" w:color="auto"/>
        <w:left w:val="none" w:sz="0" w:space="0" w:color="auto"/>
        <w:bottom w:val="none" w:sz="0" w:space="0" w:color="auto"/>
        <w:right w:val="none" w:sz="0" w:space="0" w:color="auto"/>
      </w:divBdr>
    </w:div>
    <w:div w:id="1329212837">
      <w:bodyDiv w:val="1"/>
      <w:marLeft w:val="0"/>
      <w:marRight w:val="0"/>
      <w:marTop w:val="0"/>
      <w:marBottom w:val="0"/>
      <w:divBdr>
        <w:top w:val="none" w:sz="0" w:space="0" w:color="auto"/>
        <w:left w:val="none" w:sz="0" w:space="0" w:color="auto"/>
        <w:bottom w:val="none" w:sz="0" w:space="0" w:color="auto"/>
        <w:right w:val="none" w:sz="0" w:space="0" w:color="auto"/>
      </w:divBdr>
    </w:div>
    <w:div w:id="1330790842">
      <w:bodyDiv w:val="1"/>
      <w:marLeft w:val="0"/>
      <w:marRight w:val="0"/>
      <w:marTop w:val="0"/>
      <w:marBottom w:val="0"/>
      <w:divBdr>
        <w:top w:val="none" w:sz="0" w:space="0" w:color="auto"/>
        <w:left w:val="none" w:sz="0" w:space="0" w:color="auto"/>
        <w:bottom w:val="none" w:sz="0" w:space="0" w:color="auto"/>
        <w:right w:val="none" w:sz="0" w:space="0" w:color="auto"/>
      </w:divBdr>
    </w:div>
    <w:div w:id="1331445741">
      <w:bodyDiv w:val="1"/>
      <w:marLeft w:val="0"/>
      <w:marRight w:val="0"/>
      <w:marTop w:val="0"/>
      <w:marBottom w:val="0"/>
      <w:divBdr>
        <w:top w:val="none" w:sz="0" w:space="0" w:color="auto"/>
        <w:left w:val="none" w:sz="0" w:space="0" w:color="auto"/>
        <w:bottom w:val="none" w:sz="0" w:space="0" w:color="auto"/>
        <w:right w:val="none" w:sz="0" w:space="0" w:color="auto"/>
      </w:divBdr>
    </w:div>
    <w:div w:id="1331789067">
      <w:bodyDiv w:val="1"/>
      <w:marLeft w:val="0"/>
      <w:marRight w:val="0"/>
      <w:marTop w:val="0"/>
      <w:marBottom w:val="0"/>
      <w:divBdr>
        <w:top w:val="none" w:sz="0" w:space="0" w:color="auto"/>
        <w:left w:val="none" w:sz="0" w:space="0" w:color="auto"/>
        <w:bottom w:val="none" w:sz="0" w:space="0" w:color="auto"/>
        <w:right w:val="none" w:sz="0" w:space="0" w:color="auto"/>
      </w:divBdr>
    </w:div>
    <w:div w:id="1332223506">
      <w:bodyDiv w:val="1"/>
      <w:marLeft w:val="0"/>
      <w:marRight w:val="0"/>
      <w:marTop w:val="0"/>
      <w:marBottom w:val="0"/>
      <w:divBdr>
        <w:top w:val="none" w:sz="0" w:space="0" w:color="auto"/>
        <w:left w:val="none" w:sz="0" w:space="0" w:color="auto"/>
        <w:bottom w:val="none" w:sz="0" w:space="0" w:color="auto"/>
        <w:right w:val="none" w:sz="0" w:space="0" w:color="auto"/>
      </w:divBdr>
    </w:div>
    <w:div w:id="1332952383">
      <w:bodyDiv w:val="1"/>
      <w:marLeft w:val="0"/>
      <w:marRight w:val="0"/>
      <w:marTop w:val="0"/>
      <w:marBottom w:val="0"/>
      <w:divBdr>
        <w:top w:val="none" w:sz="0" w:space="0" w:color="auto"/>
        <w:left w:val="none" w:sz="0" w:space="0" w:color="auto"/>
        <w:bottom w:val="none" w:sz="0" w:space="0" w:color="auto"/>
        <w:right w:val="none" w:sz="0" w:space="0" w:color="auto"/>
      </w:divBdr>
    </w:div>
    <w:div w:id="1336108100">
      <w:bodyDiv w:val="1"/>
      <w:marLeft w:val="0"/>
      <w:marRight w:val="0"/>
      <w:marTop w:val="0"/>
      <w:marBottom w:val="0"/>
      <w:divBdr>
        <w:top w:val="none" w:sz="0" w:space="0" w:color="auto"/>
        <w:left w:val="none" w:sz="0" w:space="0" w:color="auto"/>
        <w:bottom w:val="none" w:sz="0" w:space="0" w:color="auto"/>
        <w:right w:val="none" w:sz="0" w:space="0" w:color="auto"/>
      </w:divBdr>
    </w:div>
    <w:div w:id="1336419817">
      <w:bodyDiv w:val="1"/>
      <w:marLeft w:val="0"/>
      <w:marRight w:val="0"/>
      <w:marTop w:val="0"/>
      <w:marBottom w:val="0"/>
      <w:divBdr>
        <w:top w:val="none" w:sz="0" w:space="0" w:color="auto"/>
        <w:left w:val="none" w:sz="0" w:space="0" w:color="auto"/>
        <w:bottom w:val="none" w:sz="0" w:space="0" w:color="auto"/>
        <w:right w:val="none" w:sz="0" w:space="0" w:color="auto"/>
      </w:divBdr>
    </w:div>
    <w:div w:id="1340889932">
      <w:bodyDiv w:val="1"/>
      <w:marLeft w:val="0"/>
      <w:marRight w:val="0"/>
      <w:marTop w:val="0"/>
      <w:marBottom w:val="0"/>
      <w:divBdr>
        <w:top w:val="none" w:sz="0" w:space="0" w:color="auto"/>
        <w:left w:val="none" w:sz="0" w:space="0" w:color="auto"/>
        <w:bottom w:val="none" w:sz="0" w:space="0" w:color="auto"/>
        <w:right w:val="none" w:sz="0" w:space="0" w:color="auto"/>
      </w:divBdr>
    </w:div>
    <w:div w:id="1341664299">
      <w:bodyDiv w:val="1"/>
      <w:marLeft w:val="0"/>
      <w:marRight w:val="0"/>
      <w:marTop w:val="0"/>
      <w:marBottom w:val="0"/>
      <w:divBdr>
        <w:top w:val="none" w:sz="0" w:space="0" w:color="auto"/>
        <w:left w:val="none" w:sz="0" w:space="0" w:color="auto"/>
        <w:bottom w:val="none" w:sz="0" w:space="0" w:color="auto"/>
        <w:right w:val="none" w:sz="0" w:space="0" w:color="auto"/>
      </w:divBdr>
    </w:div>
    <w:div w:id="1348678640">
      <w:bodyDiv w:val="1"/>
      <w:marLeft w:val="0"/>
      <w:marRight w:val="0"/>
      <w:marTop w:val="0"/>
      <w:marBottom w:val="0"/>
      <w:divBdr>
        <w:top w:val="none" w:sz="0" w:space="0" w:color="auto"/>
        <w:left w:val="none" w:sz="0" w:space="0" w:color="auto"/>
        <w:bottom w:val="none" w:sz="0" w:space="0" w:color="auto"/>
        <w:right w:val="none" w:sz="0" w:space="0" w:color="auto"/>
      </w:divBdr>
    </w:div>
    <w:div w:id="1351680326">
      <w:bodyDiv w:val="1"/>
      <w:marLeft w:val="0"/>
      <w:marRight w:val="0"/>
      <w:marTop w:val="0"/>
      <w:marBottom w:val="0"/>
      <w:divBdr>
        <w:top w:val="none" w:sz="0" w:space="0" w:color="auto"/>
        <w:left w:val="none" w:sz="0" w:space="0" w:color="auto"/>
        <w:bottom w:val="none" w:sz="0" w:space="0" w:color="auto"/>
        <w:right w:val="none" w:sz="0" w:space="0" w:color="auto"/>
      </w:divBdr>
    </w:div>
    <w:div w:id="1355613862">
      <w:bodyDiv w:val="1"/>
      <w:marLeft w:val="0"/>
      <w:marRight w:val="0"/>
      <w:marTop w:val="0"/>
      <w:marBottom w:val="0"/>
      <w:divBdr>
        <w:top w:val="none" w:sz="0" w:space="0" w:color="auto"/>
        <w:left w:val="none" w:sz="0" w:space="0" w:color="auto"/>
        <w:bottom w:val="none" w:sz="0" w:space="0" w:color="auto"/>
        <w:right w:val="none" w:sz="0" w:space="0" w:color="auto"/>
      </w:divBdr>
    </w:div>
    <w:div w:id="1356662390">
      <w:bodyDiv w:val="1"/>
      <w:marLeft w:val="0"/>
      <w:marRight w:val="0"/>
      <w:marTop w:val="0"/>
      <w:marBottom w:val="0"/>
      <w:divBdr>
        <w:top w:val="none" w:sz="0" w:space="0" w:color="auto"/>
        <w:left w:val="none" w:sz="0" w:space="0" w:color="auto"/>
        <w:bottom w:val="none" w:sz="0" w:space="0" w:color="auto"/>
        <w:right w:val="none" w:sz="0" w:space="0" w:color="auto"/>
      </w:divBdr>
    </w:div>
    <w:div w:id="1357002076">
      <w:bodyDiv w:val="1"/>
      <w:marLeft w:val="0"/>
      <w:marRight w:val="0"/>
      <w:marTop w:val="0"/>
      <w:marBottom w:val="0"/>
      <w:divBdr>
        <w:top w:val="none" w:sz="0" w:space="0" w:color="auto"/>
        <w:left w:val="none" w:sz="0" w:space="0" w:color="auto"/>
        <w:bottom w:val="none" w:sz="0" w:space="0" w:color="auto"/>
        <w:right w:val="none" w:sz="0" w:space="0" w:color="auto"/>
      </w:divBdr>
    </w:div>
    <w:div w:id="1357121806">
      <w:bodyDiv w:val="1"/>
      <w:marLeft w:val="0"/>
      <w:marRight w:val="0"/>
      <w:marTop w:val="0"/>
      <w:marBottom w:val="0"/>
      <w:divBdr>
        <w:top w:val="none" w:sz="0" w:space="0" w:color="auto"/>
        <w:left w:val="none" w:sz="0" w:space="0" w:color="auto"/>
        <w:bottom w:val="none" w:sz="0" w:space="0" w:color="auto"/>
        <w:right w:val="none" w:sz="0" w:space="0" w:color="auto"/>
      </w:divBdr>
    </w:div>
    <w:div w:id="1357466814">
      <w:bodyDiv w:val="1"/>
      <w:marLeft w:val="0"/>
      <w:marRight w:val="0"/>
      <w:marTop w:val="0"/>
      <w:marBottom w:val="0"/>
      <w:divBdr>
        <w:top w:val="none" w:sz="0" w:space="0" w:color="auto"/>
        <w:left w:val="none" w:sz="0" w:space="0" w:color="auto"/>
        <w:bottom w:val="none" w:sz="0" w:space="0" w:color="auto"/>
        <w:right w:val="none" w:sz="0" w:space="0" w:color="auto"/>
      </w:divBdr>
    </w:div>
    <w:div w:id="1358773805">
      <w:bodyDiv w:val="1"/>
      <w:marLeft w:val="0"/>
      <w:marRight w:val="0"/>
      <w:marTop w:val="0"/>
      <w:marBottom w:val="0"/>
      <w:divBdr>
        <w:top w:val="none" w:sz="0" w:space="0" w:color="auto"/>
        <w:left w:val="none" w:sz="0" w:space="0" w:color="auto"/>
        <w:bottom w:val="none" w:sz="0" w:space="0" w:color="auto"/>
        <w:right w:val="none" w:sz="0" w:space="0" w:color="auto"/>
      </w:divBdr>
    </w:div>
    <w:div w:id="1359159504">
      <w:bodyDiv w:val="1"/>
      <w:marLeft w:val="0"/>
      <w:marRight w:val="0"/>
      <w:marTop w:val="0"/>
      <w:marBottom w:val="0"/>
      <w:divBdr>
        <w:top w:val="none" w:sz="0" w:space="0" w:color="auto"/>
        <w:left w:val="none" w:sz="0" w:space="0" w:color="auto"/>
        <w:bottom w:val="none" w:sz="0" w:space="0" w:color="auto"/>
        <w:right w:val="none" w:sz="0" w:space="0" w:color="auto"/>
      </w:divBdr>
    </w:div>
    <w:div w:id="1359576630">
      <w:bodyDiv w:val="1"/>
      <w:marLeft w:val="0"/>
      <w:marRight w:val="0"/>
      <w:marTop w:val="0"/>
      <w:marBottom w:val="0"/>
      <w:divBdr>
        <w:top w:val="none" w:sz="0" w:space="0" w:color="auto"/>
        <w:left w:val="none" w:sz="0" w:space="0" w:color="auto"/>
        <w:bottom w:val="none" w:sz="0" w:space="0" w:color="auto"/>
        <w:right w:val="none" w:sz="0" w:space="0" w:color="auto"/>
      </w:divBdr>
    </w:div>
    <w:div w:id="1364676621">
      <w:bodyDiv w:val="1"/>
      <w:marLeft w:val="0"/>
      <w:marRight w:val="0"/>
      <w:marTop w:val="0"/>
      <w:marBottom w:val="0"/>
      <w:divBdr>
        <w:top w:val="none" w:sz="0" w:space="0" w:color="auto"/>
        <w:left w:val="none" w:sz="0" w:space="0" w:color="auto"/>
        <w:bottom w:val="none" w:sz="0" w:space="0" w:color="auto"/>
        <w:right w:val="none" w:sz="0" w:space="0" w:color="auto"/>
      </w:divBdr>
    </w:div>
    <w:div w:id="1365211706">
      <w:bodyDiv w:val="1"/>
      <w:marLeft w:val="0"/>
      <w:marRight w:val="0"/>
      <w:marTop w:val="0"/>
      <w:marBottom w:val="0"/>
      <w:divBdr>
        <w:top w:val="none" w:sz="0" w:space="0" w:color="auto"/>
        <w:left w:val="none" w:sz="0" w:space="0" w:color="auto"/>
        <w:bottom w:val="none" w:sz="0" w:space="0" w:color="auto"/>
        <w:right w:val="none" w:sz="0" w:space="0" w:color="auto"/>
      </w:divBdr>
    </w:div>
    <w:div w:id="1366829958">
      <w:bodyDiv w:val="1"/>
      <w:marLeft w:val="0"/>
      <w:marRight w:val="0"/>
      <w:marTop w:val="0"/>
      <w:marBottom w:val="0"/>
      <w:divBdr>
        <w:top w:val="none" w:sz="0" w:space="0" w:color="auto"/>
        <w:left w:val="none" w:sz="0" w:space="0" w:color="auto"/>
        <w:bottom w:val="none" w:sz="0" w:space="0" w:color="auto"/>
        <w:right w:val="none" w:sz="0" w:space="0" w:color="auto"/>
      </w:divBdr>
    </w:div>
    <w:div w:id="1367606932">
      <w:bodyDiv w:val="1"/>
      <w:marLeft w:val="0"/>
      <w:marRight w:val="0"/>
      <w:marTop w:val="0"/>
      <w:marBottom w:val="0"/>
      <w:divBdr>
        <w:top w:val="none" w:sz="0" w:space="0" w:color="auto"/>
        <w:left w:val="none" w:sz="0" w:space="0" w:color="auto"/>
        <w:bottom w:val="none" w:sz="0" w:space="0" w:color="auto"/>
        <w:right w:val="none" w:sz="0" w:space="0" w:color="auto"/>
      </w:divBdr>
    </w:div>
    <w:div w:id="1367753047">
      <w:bodyDiv w:val="1"/>
      <w:marLeft w:val="0"/>
      <w:marRight w:val="0"/>
      <w:marTop w:val="0"/>
      <w:marBottom w:val="0"/>
      <w:divBdr>
        <w:top w:val="none" w:sz="0" w:space="0" w:color="auto"/>
        <w:left w:val="none" w:sz="0" w:space="0" w:color="auto"/>
        <w:bottom w:val="none" w:sz="0" w:space="0" w:color="auto"/>
        <w:right w:val="none" w:sz="0" w:space="0" w:color="auto"/>
      </w:divBdr>
    </w:div>
    <w:div w:id="1367874757">
      <w:bodyDiv w:val="1"/>
      <w:marLeft w:val="0"/>
      <w:marRight w:val="0"/>
      <w:marTop w:val="0"/>
      <w:marBottom w:val="0"/>
      <w:divBdr>
        <w:top w:val="none" w:sz="0" w:space="0" w:color="auto"/>
        <w:left w:val="none" w:sz="0" w:space="0" w:color="auto"/>
        <w:bottom w:val="none" w:sz="0" w:space="0" w:color="auto"/>
        <w:right w:val="none" w:sz="0" w:space="0" w:color="auto"/>
      </w:divBdr>
    </w:div>
    <w:div w:id="1370181691">
      <w:bodyDiv w:val="1"/>
      <w:marLeft w:val="0"/>
      <w:marRight w:val="0"/>
      <w:marTop w:val="0"/>
      <w:marBottom w:val="0"/>
      <w:divBdr>
        <w:top w:val="none" w:sz="0" w:space="0" w:color="auto"/>
        <w:left w:val="none" w:sz="0" w:space="0" w:color="auto"/>
        <w:bottom w:val="none" w:sz="0" w:space="0" w:color="auto"/>
        <w:right w:val="none" w:sz="0" w:space="0" w:color="auto"/>
      </w:divBdr>
    </w:div>
    <w:div w:id="1372149940">
      <w:bodyDiv w:val="1"/>
      <w:marLeft w:val="0"/>
      <w:marRight w:val="0"/>
      <w:marTop w:val="0"/>
      <w:marBottom w:val="0"/>
      <w:divBdr>
        <w:top w:val="none" w:sz="0" w:space="0" w:color="auto"/>
        <w:left w:val="none" w:sz="0" w:space="0" w:color="auto"/>
        <w:bottom w:val="none" w:sz="0" w:space="0" w:color="auto"/>
        <w:right w:val="none" w:sz="0" w:space="0" w:color="auto"/>
      </w:divBdr>
    </w:div>
    <w:div w:id="1372269580">
      <w:bodyDiv w:val="1"/>
      <w:marLeft w:val="0"/>
      <w:marRight w:val="0"/>
      <w:marTop w:val="0"/>
      <w:marBottom w:val="0"/>
      <w:divBdr>
        <w:top w:val="none" w:sz="0" w:space="0" w:color="auto"/>
        <w:left w:val="none" w:sz="0" w:space="0" w:color="auto"/>
        <w:bottom w:val="none" w:sz="0" w:space="0" w:color="auto"/>
        <w:right w:val="none" w:sz="0" w:space="0" w:color="auto"/>
      </w:divBdr>
    </w:div>
    <w:div w:id="1374816280">
      <w:bodyDiv w:val="1"/>
      <w:marLeft w:val="0"/>
      <w:marRight w:val="0"/>
      <w:marTop w:val="0"/>
      <w:marBottom w:val="0"/>
      <w:divBdr>
        <w:top w:val="none" w:sz="0" w:space="0" w:color="auto"/>
        <w:left w:val="none" w:sz="0" w:space="0" w:color="auto"/>
        <w:bottom w:val="none" w:sz="0" w:space="0" w:color="auto"/>
        <w:right w:val="none" w:sz="0" w:space="0" w:color="auto"/>
      </w:divBdr>
    </w:div>
    <w:div w:id="1378359465">
      <w:bodyDiv w:val="1"/>
      <w:marLeft w:val="0"/>
      <w:marRight w:val="0"/>
      <w:marTop w:val="0"/>
      <w:marBottom w:val="0"/>
      <w:divBdr>
        <w:top w:val="none" w:sz="0" w:space="0" w:color="auto"/>
        <w:left w:val="none" w:sz="0" w:space="0" w:color="auto"/>
        <w:bottom w:val="none" w:sz="0" w:space="0" w:color="auto"/>
        <w:right w:val="none" w:sz="0" w:space="0" w:color="auto"/>
      </w:divBdr>
    </w:div>
    <w:div w:id="1380587365">
      <w:bodyDiv w:val="1"/>
      <w:marLeft w:val="0"/>
      <w:marRight w:val="0"/>
      <w:marTop w:val="0"/>
      <w:marBottom w:val="0"/>
      <w:divBdr>
        <w:top w:val="none" w:sz="0" w:space="0" w:color="auto"/>
        <w:left w:val="none" w:sz="0" w:space="0" w:color="auto"/>
        <w:bottom w:val="none" w:sz="0" w:space="0" w:color="auto"/>
        <w:right w:val="none" w:sz="0" w:space="0" w:color="auto"/>
      </w:divBdr>
    </w:div>
    <w:div w:id="1380668817">
      <w:bodyDiv w:val="1"/>
      <w:marLeft w:val="0"/>
      <w:marRight w:val="0"/>
      <w:marTop w:val="0"/>
      <w:marBottom w:val="0"/>
      <w:divBdr>
        <w:top w:val="none" w:sz="0" w:space="0" w:color="auto"/>
        <w:left w:val="none" w:sz="0" w:space="0" w:color="auto"/>
        <w:bottom w:val="none" w:sz="0" w:space="0" w:color="auto"/>
        <w:right w:val="none" w:sz="0" w:space="0" w:color="auto"/>
      </w:divBdr>
    </w:div>
    <w:div w:id="1380784112">
      <w:bodyDiv w:val="1"/>
      <w:marLeft w:val="0"/>
      <w:marRight w:val="0"/>
      <w:marTop w:val="0"/>
      <w:marBottom w:val="0"/>
      <w:divBdr>
        <w:top w:val="none" w:sz="0" w:space="0" w:color="auto"/>
        <w:left w:val="none" w:sz="0" w:space="0" w:color="auto"/>
        <w:bottom w:val="none" w:sz="0" w:space="0" w:color="auto"/>
        <w:right w:val="none" w:sz="0" w:space="0" w:color="auto"/>
      </w:divBdr>
    </w:div>
    <w:div w:id="1381171609">
      <w:bodyDiv w:val="1"/>
      <w:marLeft w:val="0"/>
      <w:marRight w:val="0"/>
      <w:marTop w:val="0"/>
      <w:marBottom w:val="0"/>
      <w:divBdr>
        <w:top w:val="none" w:sz="0" w:space="0" w:color="auto"/>
        <w:left w:val="none" w:sz="0" w:space="0" w:color="auto"/>
        <w:bottom w:val="none" w:sz="0" w:space="0" w:color="auto"/>
        <w:right w:val="none" w:sz="0" w:space="0" w:color="auto"/>
      </w:divBdr>
    </w:div>
    <w:div w:id="1381397239">
      <w:bodyDiv w:val="1"/>
      <w:marLeft w:val="0"/>
      <w:marRight w:val="0"/>
      <w:marTop w:val="0"/>
      <w:marBottom w:val="0"/>
      <w:divBdr>
        <w:top w:val="none" w:sz="0" w:space="0" w:color="auto"/>
        <w:left w:val="none" w:sz="0" w:space="0" w:color="auto"/>
        <w:bottom w:val="none" w:sz="0" w:space="0" w:color="auto"/>
        <w:right w:val="none" w:sz="0" w:space="0" w:color="auto"/>
      </w:divBdr>
    </w:div>
    <w:div w:id="1381632886">
      <w:bodyDiv w:val="1"/>
      <w:marLeft w:val="0"/>
      <w:marRight w:val="0"/>
      <w:marTop w:val="0"/>
      <w:marBottom w:val="0"/>
      <w:divBdr>
        <w:top w:val="none" w:sz="0" w:space="0" w:color="auto"/>
        <w:left w:val="none" w:sz="0" w:space="0" w:color="auto"/>
        <w:bottom w:val="none" w:sz="0" w:space="0" w:color="auto"/>
        <w:right w:val="none" w:sz="0" w:space="0" w:color="auto"/>
      </w:divBdr>
    </w:div>
    <w:div w:id="1382247111">
      <w:bodyDiv w:val="1"/>
      <w:marLeft w:val="0"/>
      <w:marRight w:val="0"/>
      <w:marTop w:val="0"/>
      <w:marBottom w:val="0"/>
      <w:divBdr>
        <w:top w:val="none" w:sz="0" w:space="0" w:color="auto"/>
        <w:left w:val="none" w:sz="0" w:space="0" w:color="auto"/>
        <w:bottom w:val="none" w:sz="0" w:space="0" w:color="auto"/>
        <w:right w:val="none" w:sz="0" w:space="0" w:color="auto"/>
      </w:divBdr>
    </w:div>
    <w:div w:id="1385720223">
      <w:bodyDiv w:val="1"/>
      <w:marLeft w:val="0"/>
      <w:marRight w:val="0"/>
      <w:marTop w:val="0"/>
      <w:marBottom w:val="0"/>
      <w:divBdr>
        <w:top w:val="none" w:sz="0" w:space="0" w:color="auto"/>
        <w:left w:val="none" w:sz="0" w:space="0" w:color="auto"/>
        <w:bottom w:val="none" w:sz="0" w:space="0" w:color="auto"/>
        <w:right w:val="none" w:sz="0" w:space="0" w:color="auto"/>
      </w:divBdr>
    </w:div>
    <w:div w:id="1386030762">
      <w:bodyDiv w:val="1"/>
      <w:marLeft w:val="0"/>
      <w:marRight w:val="0"/>
      <w:marTop w:val="0"/>
      <w:marBottom w:val="0"/>
      <w:divBdr>
        <w:top w:val="none" w:sz="0" w:space="0" w:color="auto"/>
        <w:left w:val="none" w:sz="0" w:space="0" w:color="auto"/>
        <w:bottom w:val="none" w:sz="0" w:space="0" w:color="auto"/>
        <w:right w:val="none" w:sz="0" w:space="0" w:color="auto"/>
      </w:divBdr>
    </w:div>
    <w:div w:id="1388067335">
      <w:bodyDiv w:val="1"/>
      <w:marLeft w:val="0"/>
      <w:marRight w:val="0"/>
      <w:marTop w:val="0"/>
      <w:marBottom w:val="0"/>
      <w:divBdr>
        <w:top w:val="none" w:sz="0" w:space="0" w:color="auto"/>
        <w:left w:val="none" w:sz="0" w:space="0" w:color="auto"/>
        <w:bottom w:val="none" w:sz="0" w:space="0" w:color="auto"/>
        <w:right w:val="none" w:sz="0" w:space="0" w:color="auto"/>
      </w:divBdr>
    </w:div>
    <w:div w:id="1391001954">
      <w:bodyDiv w:val="1"/>
      <w:marLeft w:val="0"/>
      <w:marRight w:val="0"/>
      <w:marTop w:val="0"/>
      <w:marBottom w:val="0"/>
      <w:divBdr>
        <w:top w:val="none" w:sz="0" w:space="0" w:color="auto"/>
        <w:left w:val="none" w:sz="0" w:space="0" w:color="auto"/>
        <w:bottom w:val="none" w:sz="0" w:space="0" w:color="auto"/>
        <w:right w:val="none" w:sz="0" w:space="0" w:color="auto"/>
      </w:divBdr>
    </w:div>
    <w:div w:id="1392264940">
      <w:bodyDiv w:val="1"/>
      <w:marLeft w:val="0"/>
      <w:marRight w:val="0"/>
      <w:marTop w:val="0"/>
      <w:marBottom w:val="0"/>
      <w:divBdr>
        <w:top w:val="none" w:sz="0" w:space="0" w:color="auto"/>
        <w:left w:val="none" w:sz="0" w:space="0" w:color="auto"/>
        <w:bottom w:val="none" w:sz="0" w:space="0" w:color="auto"/>
        <w:right w:val="none" w:sz="0" w:space="0" w:color="auto"/>
      </w:divBdr>
    </w:div>
    <w:div w:id="1395204986">
      <w:bodyDiv w:val="1"/>
      <w:marLeft w:val="0"/>
      <w:marRight w:val="0"/>
      <w:marTop w:val="0"/>
      <w:marBottom w:val="0"/>
      <w:divBdr>
        <w:top w:val="none" w:sz="0" w:space="0" w:color="auto"/>
        <w:left w:val="none" w:sz="0" w:space="0" w:color="auto"/>
        <w:bottom w:val="none" w:sz="0" w:space="0" w:color="auto"/>
        <w:right w:val="none" w:sz="0" w:space="0" w:color="auto"/>
      </w:divBdr>
    </w:div>
    <w:div w:id="1395275690">
      <w:bodyDiv w:val="1"/>
      <w:marLeft w:val="0"/>
      <w:marRight w:val="0"/>
      <w:marTop w:val="0"/>
      <w:marBottom w:val="0"/>
      <w:divBdr>
        <w:top w:val="none" w:sz="0" w:space="0" w:color="auto"/>
        <w:left w:val="none" w:sz="0" w:space="0" w:color="auto"/>
        <w:bottom w:val="none" w:sz="0" w:space="0" w:color="auto"/>
        <w:right w:val="none" w:sz="0" w:space="0" w:color="auto"/>
      </w:divBdr>
    </w:div>
    <w:div w:id="1395814229">
      <w:bodyDiv w:val="1"/>
      <w:marLeft w:val="0"/>
      <w:marRight w:val="0"/>
      <w:marTop w:val="0"/>
      <w:marBottom w:val="0"/>
      <w:divBdr>
        <w:top w:val="none" w:sz="0" w:space="0" w:color="auto"/>
        <w:left w:val="none" w:sz="0" w:space="0" w:color="auto"/>
        <w:bottom w:val="none" w:sz="0" w:space="0" w:color="auto"/>
        <w:right w:val="none" w:sz="0" w:space="0" w:color="auto"/>
      </w:divBdr>
    </w:div>
    <w:div w:id="1396200880">
      <w:bodyDiv w:val="1"/>
      <w:marLeft w:val="0"/>
      <w:marRight w:val="0"/>
      <w:marTop w:val="0"/>
      <w:marBottom w:val="0"/>
      <w:divBdr>
        <w:top w:val="none" w:sz="0" w:space="0" w:color="auto"/>
        <w:left w:val="none" w:sz="0" w:space="0" w:color="auto"/>
        <w:bottom w:val="none" w:sz="0" w:space="0" w:color="auto"/>
        <w:right w:val="none" w:sz="0" w:space="0" w:color="auto"/>
      </w:divBdr>
    </w:div>
    <w:div w:id="1397431502">
      <w:bodyDiv w:val="1"/>
      <w:marLeft w:val="0"/>
      <w:marRight w:val="0"/>
      <w:marTop w:val="0"/>
      <w:marBottom w:val="0"/>
      <w:divBdr>
        <w:top w:val="none" w:sz="0" w:space="0" w:color="auto"/>
        <w:left w:val="none" w:sz="0" w:space="0" w:color="auto"/>
        <w:bottom w:val="none" w:sz="0" w:space="0" w:color="auto"/>
        <w:right w:val="none" w:sz="0" w:space="0" w:color="auto"/>
      </w:divBdr>
    </w:div>
    <w:div w:id="1399792115">
      <w:bodyDiv w:val="1"/>
      <w:marLeft w:val="0"/>
      <w:marRight w:val="0"/>
      <w:marTop w:val="0"/>
      <w:marBottom w:val="0"/>
      <w:divBdr>
        <w:top w:val="none" w:sz="0" w:space="0" w:color="auto"/>
        <w:left w:val="none" w:sz="0" w:space="0" w:color="auto"/>
        <w:bottom w:val="none" w:sz="0" w:space="0" w:color="auto"/>
        <w:right w:val="none" w:sz="0" w:space="0" w:color="auto"/>
      </w:divBdr>
    </w:div>
    <w:div w:id="1402675452">
      <w:bodyDiv w:val="1"/>
      <w:marLeft w:val="0"/>
      <w:marRight w:val="0"/>
      <w:marTop w:val="0"/>
      <w:marBottom w:val="0"/>
      <w:divBdr>
        <w:top w:val="none" w:sz="0" w:space="0" w:color="auto"/>
        <w:left w:val="none" w:sz="0" w:space="0" w:color="auto"/>
        <w:bottom w:val="none" w:sz="0" w:space="0" w:color="auto"/>
        <w:right w:val="none" w:sz="0" w:space="0" w:color="auto"/>
      </w:divBdr>
    </w:div>
    <w:div w:id="1404061581">
      <w:bodyDiv w:val="1"/>
      <w:marLeft w:val="0"/>
      <w:marRight w:val="0"/>
      <w:marTop w:val="0"/>
      <w:marBottom w:val="0"/>
      <w:divBdr>
        <w:top w:val="none" w:sz="0" w:space="0" w:color="auto"/>
        <w:left w:val="none" w:sz="0" w:space="0" w:color="auto"/>
        <w:bottom w:val="none" w:sz="0" w:space="0" w:color="auto"/>
        <w:right w:val="none" w:sz="0" w:space="0" w:color="auto"/>
      </w:divBdr>
    </w:div>
    <w:div w:id="1404258846">
      <w:bodyDiv w:val="1"/>
      <w:marLeft w:val="0"/>
      <w:marRight w:val="0"/>
      <w:marTop w:val="0"/>
      <w:marBottom w:val="0"/>
      <w:divBdr>
        <w:top w:val="none" w:sz="0" w:space="0" w:color="auto"/>
        <w:left w:val="none" w:sz="0" w:space="0" w:color="auto"/>
        <w:bottom w:val="none" w:sz="0" w:space="0" w:color="auto"/>
        <w:right w:val="none" w:sz="0" w:space="0" w:color="auto"/>
      </w:divBdr>
    </w:div>
    <w:div w:id="1406605623">
      <w:bodyDiv w:val="1"/>
      <w:marLeft w:val="0"/>
      <w:marRight w:val="0"/>
      <w:marTop w:val="0"/>
      <w:marBottom w:val="0"/>
      <w:divBdr>
        <w:top w:val="none" w:sz="0" w:space="0" w:color="auto"/>
        <w:left w:val="none" w:sz="0" w:space="0" w:color="auto"/>
        <w:bottom w:val="none" w:sz="0" w:space="0" w:color="auto"/>
        <w:right w:val="none" w:sz="0" w:space="0" w:color="auto"/>
      </w:divBdr>
    </w:div>
    <w:div w:id="1408844291">
      <w:bodyDiv w:val="1"/>
      <w:marLeft w:val="0"/>
      <w:marRight w:val="0"/>
      <w:marTop w:val="0"/>
      <w:marBottom w:val="0"/>
      <w:divBdr>
        <w:top w:val="none" w:sz="0" w:space="0" w:color="auto"/>
        <w:left w:val="none" w:sz="0" w:space="0" w:color="auto"/>
        <w:bottom w:val="none" w:sz="0" w:space="0" w:color="auto"/>
        <w:right w:val="none" w:sz="0" w:space="0" w:color="auto"/>
      </w:divBdr>
    </w:div>
    <w:div w:id="1412462577">
      <w:bodyDiv w:val="1"/>
      <w:marLeft w:val="0"/>
      <w:marRight w:val="0"/>
      <w:marTop w:val="0"/>
      <w:marBottom w:val="0"/>
      <w:divBdr>
        <w:top w:val="none" w:sz="0" w:space="0" w:color="auto"/>
        <w:left w:val="none" w:sz="0" w:space="0" w:color="auto"/>
        <w:bottom w:val="none" w:sz="0" w:space="0" w:color="auto"/>
        <w:right w:val="none" w:sz="0" w:space="0" w:color="auto"/>
      </w:divBdr>
    </w:div>
    <w:div w:id="1412464312">
      <w:bodyDiv w:val="1"/>
      <w:marLeft w:val="0"/>
      <w:marRight w:val="0"/>
      <w:marTop w:val="0"/>
      <w:marBottom w:val="0"/>
      <w:divBdr>
        <w:top w:val="none" w:sz="0" w:space="0" w:color="auto"/>
        <w:left w:val="none" w:sz="0" w:space="0" w:color="auto"/>
        <w:bottom w:val="none" w:sz="0" w:space="0" w:color="auto"/>
        <w:right w:val="none" w:sz="0" w:space="0" w:color="auto"/>
      </w:divBdr>
    </w:div>
    <w:div w:id="1413817151">
      <w:bodyDiv w:val="1"/>
      <w:marLeft w:val="0"/>
      <w:marRight w:val="0"/>
      <w:marTop w:val="0"/>
      <w:marBottom w:val="0"/>
      <w:divBdr>
        <w:top w:val="none" w:sz="0" w:space="0" w:color="auto"/>
        <w:left w:val="none" w:sz="0" w:space="0" w:color="auto"/>
        <w:bottom w:val="none" w:sz="0" w:space="0" w:color="auto"/>
        <w:right w:val="none" w:sz="0" w:space="0" w:color="auto"/>
      </w:divBdr>
    </w:div>
    <w:div w:id="1415273760">
      <w:bodyDiv w:val="1"/>
      <w:marLeft w:val="0"/>
      <w:marRight w:val="0"/>
      <w:marTop w:val="0"/>
      <w:marBottom w:val="0"/>
      <w:divBdr>
        <w:top w:val="none" w:sz="0" w:space="0" w:color="auto"/>
        <w:left w:val="none" w:sz="0" w:space="0" w:color="auto"/>
        <w:bottom w:val="none" w:sz="0" w:space="0" w:color="auto"/>
        <w:right w:val="none" w:sz="0" w:space="0" w:color="auto"/>
      </w:divBdr>
    </w:div>
    <w:div w:id="1416323767">
      <w:bodyDiv w:val="1"/>
      <w:marLeft w:val="0"/>
      <w:marRight w:val="0"/>
      <w:marTop w:val="0"/>
      <w:marBottom w:val="0"/>
      <w:divBdr>
        <w:top w:val="none" w:sz="0" w:space="0" w:color="auto"/>
        <w:left w:val="none" w:sz="0" w:space="0" w:color="auto"/>
        <w:bottom w:val="none" w:sz="0" w:space="0" w:color="auto"/>
        <w:right w:val="none" w:sz="0" w:space="0" w:color="auto"/>
      </w:divBdr>
    </w:div>
    <w:div w:id="1418745839">
      <w:bodyDiv w:val="1"/>
      <w:marLeft w:val="0"/>
      <w:marRight w:val="0"/>
      <w:marTop w:val="0"/>
      <w:marBottom w:val="0"/>
      <w:divBdr>
        <w:top w:val="none" w:sz="0" w:space="0" w:color="auto"/>
        <w:left w:val="none" w:sz="0" w:space="0" w:color="auto"/>
        <w:bottom w:val="none" w:sz="0" w:space="0" w:color="auto"/>
        <w:right w:val="none" w:sz="0" w:space="0" w:color="auto"/>
      </w:divBdr>
    </w:div>
    <w:div w:id="1419866311">
      <w:bodyDiv w:val="1"/>
      <w:marLeft w:val="0"/>
      <w:marRight w:val="0"/>
      <w:marTop w:val="0"/>
      <w:marBottom w:val="0"/>
      <w:divBdr>
        <w:top w:val="none" w:sz="0" w:space="0" w:color="auto"/>
        <w:left w:val="none" w:sz="0" w:space="0" w:color="auto"/>
        <w:bottom w:val="none" w:sz="0" w:space="0" w:color="auto"/>
        <w:right w:val="none" w:sz="0" w:space="0" w:color="auto"/>
      </w:divBdr>
    </w:div>
    <w:div w:id="1423600430">
      <w:bodyDiv w:val="1"/>
      <w:marLeft w:val="0"/>
      <w:marRight w:val="0"/>
      <w:marTop w:val="0"/>
      <w:marBottom w:val="0"/>
      <w:divBdr>
        <w:top w:val="none" w:sz="0" w:space="0" w:color="auto"/>
        <w:left w:val="none" w:sz="0" w:space="0" w:color="auto"/>
        <w:bottom w:val="none" w:sz="0" w:space="0" w:color="auto"/>
        <w:right w:val="none" w:sz="0" w:space="0" w:color="auto"/>
      </w:divBdr>
    </w:div>
    <w:div w:id="1424716425">
      <w:bodyDiv w:val="1"/>
      <w:marLeft w:val="0"/>
      <w:marRight w:val="0"/>
      <w:marTop w:val="0"/>
      <w:marBottom w:val="0"/>
      <w:divBdr>
        <w:top w:val="none" w:sz="0" w:space="0" w:color="auto"/>
        <w:left w:val="none" w:sz="0" w:space="0" w:color="auto"/>
        <w:bottom w:val="none" w:sz="0" w:space="0" w:color="auto"/>
        <w:right w:val="none" w:sz="0" w:space="0" w:color="auto"/>
      </w:divBdr>
    </w:div>
    <w:div w:id="1425493440">
      <w:bodyDiv w:val="1"/>
      <w:marLeft w:val="0"/>
      <w:marRight w:val="0"/>
      <w:marTop w:val="0"/>
      <w:marBottom w:val="0"/>
      <w:divBdr>
        <w:top w:val="none" w:sz="0" w:space="0" w:color="auto"/>
        <w:left w:val="none" w:sz="0" w:space="0" w:color="auto"/>
        <w:bottom w:val="none" w:sz="0" w:space="0" w:color="auto"/>
        <w:right w:val="none" w:sz="0" w:space="0" w:color="auto"/>
      </w:divBdr>
    </w:div>
    <w:div w:id="1428187913">
      <w:bodyDiv w:val="1"/>
      <w:marLeft w:val="0"/>
      <w:marRight w:val="0"/>
      <w:marTop w:val="0"/>
      <w:marBottom w:val="0"/>
      <w:divBdr>
        <w:top w:val="none" w:sz="0" w:space="0" w:color="auto"/>
        <w:left w:val="none" w:sz="0" w:space="0" w:color="auto"/>
        <w:bottom w:val="none" w:sz="0" w:space="0" w:color="auto"/>
        <w:right w:val="none" w:sz="0" w:space="0" w:color="auto"/>
      </w:divBdr>
    </w:div>
    <w:div w:id="1428231011">
      <w:bodyDiv w:val="1"/>
      <w:marLeft w:val="0"/>
      <w:marRight w:val="0"/>
      <w:marTop w:val="0"/>
      <w:marBottom w:val="0"/>
      <w:divBdr>
        <w:top w:val="none" w:sz="0" w:space="0" w:color="auto"/>
        <w:left w:val="none" w:sz="0" w:space="0" w:color="auto"/>
        <w:bottom w:val="none" w:sz="0" w:space="0" w:color="auto"/>
        <w:right w:val="none" w:sz="0" w:space="0" w:color="auto"/>
      </w:divBdr>
    </w:div>
    <w:div w:id="1429429809">
      <w:bodyDiv w:val="1"/>
      <w:marLeft w:val="0"/>
      <w:marRight w:val="0"/>
      <w:marTop w:val="0"/>
      <w:marBottom w:val="0"/>
      <w:divBdr>
        <w:top w:val="none" w:sz="0" w:space="0" w:color="auto"/>
        <w:left w:val="none" w:sz="0" w:space="0" w:color="auto"/>
        <w:bottom w:val="none" w:sz="0" w:space="0" w:color="auto"/>
        <w:right w:val="none" w:sz="0" w:space="0" w:color="auto"/>
      </w:divBdr>
    </w:div>
    <w:div w:id="1430195524">
      <w:bodyDiv w:val="1"/>
      <w:marLeft w:val="0"/>
      <w:marRight w:val="0"/>
      <w:marTop w:val="0"/>
      <w:marBottom w:val="0"/>
      <w:divBdr>
        <w:top w:val="none" w:sz="0" w:space="0" w:color="auto"/>
        <w:left w:val="none" w:sz="0" w:space="0" w:color="auto"/>
        <w:bottom w:val="none" w:sz="0" w:space="0" w:color="auto"/>
        <w:right w:val="none" w:sz="0" w:space="0" w:color="auto"/>
      </w:divBdr>
    </w:div>
    <w:div w:id="1430465947">
      <w:bodyDiv w:val="1"/>
      <w:marLeft w:val="0"/>
      <w:marRight w:val="0"/>
      <w:marTop w:val="0"/>
      <w:marBottom w:val="0"/>
      <w:divBdr>
        <w:top w:val="none" w:sz="0" w:space="0" w:color="auto"/>
        <w:left w:val="none" w:sz="0" w:space="0" w:color="auto"/>
        <w:bottom w:val="none" w:sz="0" w:space="0" w:color="auto"/>
        <w:right w:val="none" w:sz="0" w:space="0" w:color="auto"/>
      </w:divBdr>
    </w:div>
    <w:div w:id="1432504466">
      <w:bodyDiv w:val="1"/>
      <w:marLeft w:val="0"/>
      <w:marRight w:val="0"/>
      <w:marTop w:val="0"/>
      <w:marBottom w:val="0"/>
      <w:divBdr>
        <w:top w:val="none" w:sz="0" w:space="0" w:color="auto"/>
        <w:left w:val="none" w:sz="0" w:space="0" w:color="auto"/>
        <w:bottom w:val="none" w:sz="0" w:space="0" w:color="auto"/>
        <w:right w:val="none" w:sz="0" w:space="0" w:color="auto"/>
      </w:divBdr>
    </w:div>
    <w:div w:id="1432817816">
      <w:bodyDiv w:val="1"/>
      <w:marLeft w:val="0"/>
      <w:marRight w:val="0"/>
      <w:marTop w:val="0"/>
      <w:marBottom w:val="0"/>
      <w:divBdr>
        <w:top w:val="none" w:sz="0" w:space="0" w:color="auto"/>
        <w:left w:val="none" w:sz="0" w:space="0" w:color="auto"/>
        <w:bottom w:val="none" w:sz="0" w:space="0" w:color="auto"/>
        <w:right w:val="none" w:sz="0" w:space="0" w:color="auto"/>
      </w:divBdr>
    </w:div>
    <w:div w:id="1434087644">
      <w:bodyDiv w:val="1"/>
      <w:marLeft w:val="0"/>
      <w:marRight w:val="0"/>
      <w:marTop w:val="0"/>
      <w:marBottom w:val="0"/>
      <w:divBdr>
        <w:top w:val="none" w:sz="0" w:space="0" w:color="auto"/>
        <w:left w:val="none" w:sz="0" w:space="0" w:color="auto"/>
        <w:bottom w:val="none" w:sz="0" w:space="0" w:color="auto"/>
        <w:right w:val="none" w:sz="0" w:space="0" w:color="auto"/>
      </w:divBdr>
    </w:div>
    <w:div w:id="1438990203">
      <w:bodyDiv w:val="1"/>
      <w:marLeft w:val="0"/>
      <w:marRight w:val="0"/>
      <w:marTop w:val="0"/>
      <w:marBottom w:val="0"/>
      <w:divBdr>
        <w:top w:val="none" w:sz="0" w:space="0" w:color="auto"/>
        <w:left w:val="none" w:sz="0" w:space="0" w:color="auto"/>
        <w:bottom w:val="none" w:sz="0" w:space="0" w:color="auto"/>
        <w:right w:val="none" w:sz="0" w:space="0" w:color="auto"/>
      </w:divBdr>
    </w:div>
    <w:div w:id="1439519596">
      <w:bodyDiv w:val="1"/>
      <w:marLeft w:val="0"/>
      <w:marRight w:val="0"/>
      <w:marTop w:val="0"/>
      <w:marBottom w:val="0"/>
      <w:divBdr>
        <w:top w:val="none" w:sz="0" w:space="0" w:color="auto"/>
        <w:left w:val="none" w:sz="0" w:space="0" w:color="auto"/>
        <w:bottom w:val="none" w:sz="0" w:space="0" w:color="auto"/>
        <w:right w:val="none" w:sz="0" w:space="0" w:color="auto"/>
      </w:divBdr>
    </w:div>
    <w:div w:id="1440635764">
      <w:bodyDiv w:val="1"/>
      <w:marLeft w:val="0"/>
      <w:marRight w:val="0"/>
      <w:marTop w:val="0"/>
      <w:marBottom w:val="0"/>
      <w:divBdr>
        <w:top w:val="none" w:sz="0" w:space="0" w:color="auto"/>
        <w:left w:val="none" w:sz="0" w:space="0" w:color="auto"/>
        <w:bottom w:val="none" w:sz="0" w:space="0" w:color="auto"/>
        <w:right w:val="none" w:sz="0" w:space="0" w:color="auto"/>
      </w:divBdr>
    </w:div>
    <w:div w:id="1444307783">
      <w:bodyDiv w:val="1"/>
      <w:marLeft w:val="0"/>
      <w:marRight w:val="0"/>
      <w:marTop w:val="0"/>
      <w:marBottom w:val="0"/>
      <w:divBdr>
        <w:top w:val="none" w:sz="0" w:space="0" w:color="auto"/>
        <w:left w:val="none" w:sz="0" w:space="0" w:color="auto"/>
        <w:bottom w:val="none" w:sz="0" w:space="0" w:color="auto"/>
        <w:right w:val="none" w:sz="0" w:space="0" w:color="auto"/>
      </w:divBdr>
    </w:div>
    <w:div w:id="1445031001">
      <w:bodyDiv w:val="1"/>
      <w:marLeft w:val="0"/>
      <w:marRight w:val="0"/>
      <w:marTop w:val="0"/>
      <w:marBottom w:val="0"/>
      <w:divBdr>
        <w:top w:val="none" w:sz="0" w:space="0" w:color="auto"/>
        <w:left w:val="none" w:sz="0" w:space="0" w:color="auto"/>
        <w:bottom w:val="none" w:sz="0" w:space="0" w:color="auto"/>
        <w:right w:val="none" w:sz="0" w:space="0" w:color="auto"/>
      </w:divBdr>
    </w:div>
    <w:div w:id="1445229627">
      <w:bodyDiv w:val="1"/>
      <w:marLeft w:val="0"/>
      <w:marRight w:val="0"/>
      <w:marTop w:val="0"/>
      <w:marBottom w:val="0"/>
      <w:divBdr>
        <w:top w:val="none" w:sz="0" w:space="0" w:color="auto"/>
        <w:left w:val="none" w:sz="0" w:space="0" w:color="auto"/>
        <w:bottom w:val="none" w:sz="0" w:space="0" w:color="auto"/>
        <w:right w:val="none" w:sz="0" w:space="0" w:color="auto"/>
      </w:divBdr>
    </w:div>
    <w:div w:id="1445687578">
      <w:bodyDiv w:val="1"/>
      <w:marLeft w:val="0"/>
      <w:marRight w:val="0"/>
      <w:marTop w:val="0"/>
      <w:marBottom w:val="0"/>
      <w:divBdr>
        <w:top w:val="none" w:sz="0" w:space="0" w:color="auto"/>
        <w:left w:val="none" w:sz="0" w:space="0" w:color="auto"/>
        <w:bottom w:val="none" w:sz="0" w:space="0" w:color="auto"/>
        <w:right w:val="none" w:sz="0" w:space="0" w:color="auto"/>
      </w:divBdr>
    </w:div>
    <w:div w:id="1446844767">
      <w:bodyDiv w:val="1"/>
      <w:marLeft w:val="0"/>
      <w:marRight w:val="0"/>
      <w:marTop w:val="0"/>
      <w:marBottom w:val="0"/>
      <w:divBdr>
        <w:top w:val="none" w:sz="0" w:space="0" w:color="auto"/>
        <w:left w:val="none" w:sz="0" w:space="0" w:color="auto"/>
        <w:bottom w:val="none" w:sz="0" w:space="0" w:color="auto"/>
        <w:right w:val="none" w:sz="0" w:space="0" w:color="auto"/>
      </w:divBdr>
    </w:div>
    <w:div w:id="1447043007">
      <w:bodyDiv w:val="1"/>
      <w:marLeft w:val="0"/>
      <w:marRight w:val="0"/>
      <w:marTop w:val="0"/>
      <w:marBottom w:val="0"/>
      <w:divBdr>
        <w:top w:val="none" w:sz="0" w:space="0" w:color="auto"/>
        <w:left w:val="none" w:sz="0" w:space="0" w:color="auto"/>
        <w:bottom w:val="none" w:sz="0" w:space="0" w:color="auto"/>
        <w:right w:val="none" w:sz="0" w:space="0" w:color="auto"/>
      </w:divBdr>
    </w:div>
    <w:div w:id="1447582842">
      <w:bodyDiv w:val="1"/>
      <w:marLeft w:val="0"/>
      <w:marRight w:val="0"/>
      <w:marTop w:val="0"/>
      <w:marBottom w:val="0"/>
      <w:divBdr>
        <w:top w:val="none" w:sz="0" w:space="0" w:color="auto"/>
        <w:left w:val="none" w:sz="0" w:space="0" w:color="auto"/>
        <w:bottom w:val="none" w:sz="0" w:space="0" w:color="auto"/>
        <w:right w:val="none" w:sz="0" w:space="0" w:color="auto"/>
      </w:divBdr>
    </w:div>
    <w:div w:id="1447846480">
      <w:bodyDiv w:val="1"/>
      <w:marLeft w:val="0"/>
      <w:marRight w:val="0"/>
      <w:marTop w:val="0"/>
      <w:marBottom w:val="0"/>
      <w:divBdr>
        <w:top w:val="none" w:sz="0" w:space="0" w:color="auto"/>
        <w:left w:val="none" w:sz="0" w:space="0" w:color="auto"/>
        <w:bottom w:val="none" w:sz="0" w:space="0" w:color="auto"/>
        <w:right w:val="none" w:sz="0" w:space="0" w:color="auto"/>
      </w:divBdr>
    </w:div>
    <w:div w:id="1448158736">
      <w:bodyDiv w:val="1"/>
      <w:marLeft w:val="0"/>
      <w:marRight w:val="0"/>
      <w:marTop w:val="0"/>
      <w:marBottom w:val="0"/>
      <w:divBdr>
        <w:top w:val="none" w:sz="0" w:space="0" w:color="auto"/>
        <w:left w:val="none" w:sz="0" w:space="0" w:color="auto"/>
        <w:bottom w:val="none" w:sz="0" w:space="0" w:color="auto"/>
        <w:right w:val="none" w:sz="0" w:space="0" w:color="auto"/>
      </w:divBdr>
    </w:div>
    <w:div w:id="1450052992">
      <w:bodyDiv w:val="1"/>
      <w:marLeft w:val="0"/>
      <w:marRight w:val="0"/>
      <w:marTop w:val="0"/>
      <w:marBottom w:val="0"/>
      <w:divBdr>
        <w:top w:val="none" w:sz="0" w:space="0" w:color="auto"/>
        <w:left w:val="none" w:sz="0" w:space="0" w:color="auto"/>
        <w:bottom w:val="none" w:sz="0" w:space="0" w:color="auto"/>
        <w:right w:val="none" w:sz="0" w:space="0" w:color="auto"/>
      </w:divBdr>
    </w:div>
    <w:div w:id="1451628801">
      <w:bodyDiv w:val="1"/>
      <w:marLeft w:val="0"/>
      <w:marRight w:val="0"/>
      <w:marTop w:val="0"/>
      <w:marBottom w:val="0"/>
      <w:divBdr>
        <w:top w:val="none" w:sz="0" w:space="0" w:color="auto"/>
        <w:left w:val="none" w:sz="0" w:space="0" w:color="auto"/>
        <w:bottom w:val="none" w:sz="0" w:space="0" w:color="auto"/>
        <w:right w:val="none" w:sz="0" w:space="0" w:color="auto"/>
      </w:divBdr>
    </w:div>
    <w:div w:id="1452020022">
      <w:bodyDiv w:val="1"/>
      <w:marLeft w:val="0"/>
      <w:marRight w:val="0"/>
      <w:marTop w:val="0"/>
      <w:marBottom w:val="0"/>
      <w:divBdr>
        <w:top w:val="none" w:sz="0" w:space="0" w:color="auto"/>
        <w:left w:val="none" w:sz="0" w:space="0" w:color="auto"/>
        <w:bottom w:val="none" w:sz="0" w:space="0" w:color="auto"/>
        <w:right w:val="none" w:sz="0" w:space="0" w:color="auto"/>
      </w:divBdr>
    </w:div>
    <w:div w:id="1453088617">
      <w:bodyDiv w:val="1"/>
      <w:marLeft w:val="0"/>
      <w:marRight w:val="0"/>
      <w:marTop w:val="0"/>
      <w:marBottom w:val="0"/>
      <w:divBdr>
        <w:top w:val="none" w:sz="0" w:space="0" w:color="auto"/>
        <w:left w:val="none" w:sz="0" w:space="0" w:color="auto"/>
        <w:bottom w:val="none" w:sz="0" w:space="0" w:color="auto"/>
        <w:right w:val="none" w:sz="0" w:space="0" w:color="auto"/>
      </w:divBdr>
    </w:div>
    <w:div w:id="1455366098">
      <w:bodyDiv w:val="1"/>
      <w:marLeft w:val="0"/>
      <w:marRight w:val="0"/>
      <w:marTop w:val="0"/>
      <w:marBottom w:val="0"/>
      <w:divBdr>
        <w:top w:val="none" w:sz="0" w:space="0" w:color="auto"/>
        <w:left w:val="none" w:sz="0" w:space="0" w:color="auto"/>
        <w:bottom w:val="none" w:sz="0" w:space="0" w:color="auto"/>
        <w:right w:val="none" w:sz="0" w:space="0" w:color="auto"/>
      </w:divBdr>
    </w:div>
    <w:div w:id="1455827871">
      <w:bodyDiv w:val="1"/>
      <w:marLeft w:val="0"/>
      <w:marRight w:val="0"/>
      <w:marTop w:val="0"/>
      <w:marBottom w:val="0"/>
      <w:divBdr>
        <w:top w:val="none" w:sz="0" w:space="0" w:color="auto"/>
        <w:left w:val="none" w:sz="0" w:space="0" w:color="auto"/>
        <w:bottom w:val="none" w:sz="0" w:space="0" w:color="auto"/>
        <w:right w:val="none" w:sz="0" w:space="0" w:color="auto"/>
      </w:divBdr>
    </w:div>
    <w:div w:id="1456096972">
      <w:bodyDiv w:val="1"/>
      <w:marLeft w:val="0"/>
      <w:marRight w:val="0"/>
      <w:marTop w:val="0"/>
      <w:marBottom w:val="0"/>
      <w:divBdr>
        <w:top w:val="none" w:sz="0" w:space="0" w:color="auto"/>
        <w:left w:val="none" w:sz="0" w:space="0" w:color="auto"/>
        <w:bottom w:val="none" w:sz="0" w:space="0" w:color="auto"/>
        <w:right w:val="none" w:sz="0" w:space="0" w:color="auto"/>
      </w:divBdr>
    </w:div>
    <w:div w:id="1458836190">
      <w:bodyDiv w:val="1"/>
      <w:marLeft w:val="0"/>
      <w:marRight w:val="0"/>
      <w:marTop w:val="0"/>
      <w:marBottom w:val="0"/>
      <w:divBdr>
        <w:top w:val="none" w:sz="0" w:space="0" w:color="auto"/>
        <w:left w:val="none" w:sz="0" w:space="0" w:color="auto"/>
        <w:bottom w:val="none" w:sz="0" w:space="0" w:color="auto"/>
        <w:right w:val="none" w:sz="0" w:space="0" w:color="auto"/>
      </w:divBdr>
    </w:div>
    <w:div w:id="1461419364">
      <w:bodyDiv w:val="1"/>
      <w:marLeft w:val="0"/>
      <w:marRight w:val="0"/>
      <w:marTop w:val="0"/>
      <w:marBottom w:val="0"/>
      <w:divBdr>
        <w:top w:val="none" w:sz="0" w:space="0" w:color="auto"/>
        <w:left w:val="none" w:sz="0" w:space="0" w:color="auto"/>
        <w:bottom w:val="none" w:sz="0" w:space="0" w:color="auto"/>
        <w:right w:val="none" w:sz="0" w:space="0" w:color="auto"/>
      </w:divBdr>
    </w:div>
    <w:div w:id="1462074549">
      <w:bodyDiv w:val="1"/>
      <w:marLeft w:val="0"/>
      <w:marRight w:val="0"/>
      <w:marTop w:val="0"/>
      <w:marBottom w:val="0"/>
      <w:divBdr>
        <w:top w:val="none" w:sz="0" w:space="0" w:color="auto"/>
        <w:left w:val="none" w:sz="0" w:space="0" w:color="auto"/>
        <w:bottom w:val="none" w:sz="0" w:space="0" w:color="auto"/>
        <w:right w:val="none" w:sz="0" w:space="0" w:color="auto"/>
      </w:divBdr>
    </w:div>
    <w:div w:id="1462726092">
      <w:bodyDiv w:val="1"/>
      <w:marLeft w:val="0"/>
      <w:marRight w:val="0"/>
      <w:marTop w:val="0"/>
      <w:marBottom w:val="0"/>
      <w:divBdr>
        <w:top w:val="none" w:sz="0" w:space="0" w:color="auto"/>
        <w:left w:val="none" w:sz="0" w:space="0" w:color="auto"/>
        <w:bottom w:val="none" w:sz="0" w:space="0" w:color="auto"/>
        <w:right w:val="none" w:sz="0" w:space="0" w:color="auto"/>
      </w:divBdr>
    </w:div>
    <w:div w:id="1463035237">
      <w:bodyDiv w:val="1"/>
      <w:marLeft w:val="0"/>
      <w:marRight w:val="0"/>
      <w:marTop w:val="0"/>
      <w:marBottom w:val="0"/>
      <w:divBdr>
        <w:top w:val="none" w:sz="0" w:space="0" w:color="auto"/>
        <w:left w:val="none" w:sz="0" w:space="0" w:color="auto"/>
        <w:bottom w:val="none" w:sz="0" w:space="0" w:color="auto"/>
        <w:right w:val="none" w:sz="0" w:space="0" w:color="auto"/>
      </w:divBdr>
    </w:div>
    <w:div w:id="1463963814">
      <w:bodyDiv w:val="1"/>
      <w:marLeft w:val="0"/>
      <w:marRight w:val="0"/>
      <w:marTop w:val="0"/>
      <w:marBottom w:val="0"/>
      <w:divBdr>
        <w:top w:val="none" w:sz="0" w:space="0" w:color="auto"/>
        <w:left w:val="none" w:sz="0" w:space="0" w:color="auto"/>
        <w:bottom w:val="none" w:sz="0" w:space="0" w:color="auto"/>
        <w:right w:val="none" w:sz="0" w:space="0" w:color="auto"/>
      </w:divBdr>
    </w:div>
    <w:div w:id="1465390261">
      <w:bodyDiv w:val="1"/>
      <w:marLeft w:val="0"/>
      <w:marRight w:val="0"/>
      <w:marTop w:val="0"/>
      <w:marBottom w:val="0"/>
      <w:divBdr>
        <w:top w:val="none" w:sz="0" w:space="0" w:color="auto"/>
        <w:left w:val="none" w:sz="0" w:space="0" w:color="auto"/>
        <w:bottom w:val="none" w:sz="0" w:space="0" w:color="auto"/>
        <w:right w:val="none" w:sz="0" w:space="0" w:color="auto"/>
      </w:divBdr>
    </w:div>
    <w:div w:id="1465540405">
      <w:bodyDiv w:val="1"/>
      <w:marLeft w:val="0"/>
      <w:marRight w:val="0"/>
      <w:marTop w:val="0"/>
      <w:marBottom w:val="0"/>
      <w:divBdr>
        <w:top w:val="none" w:sz="0" w:space="0" w:color="auto"/>
        <w:left w:val="none" w:sz="0" w:space="0" w:color="auto"/>
        <w:bottom w:val="none" w:sz="0" w:space="0" w:color="auto"/>
        <w:right w:val="none" w:sz="0" w:space="0" w:color="auto"/>
      </w:divBdr>
    </w:div>
    <w:div w:id="1465850395">
      <w:bodyDiv w:val="1"/>
      <w:marLeft w:val="0"/>
      <w:marRight w:val="0"/>
      <w:marTop w:val="0"/>
      <w:marBottom w:val="0"/>
      <w:divBdr>
        <w:top w:val="none" w:sz="0" w:space="0" w:color="auto"/>
        <w:left w:val="none" w:sz="0" w:space="0" w:color="auto"/>
        <w:bottom w:val="none" w:sz="0" w:space="0" w:color="auto"/>
        <w:right w:val="none" w:sz="0" w:space="0" w:color="auto"/>
      </w:divBdr>
    </w:div>
    <w:div w:id="1466705055">
      <w:bodyDiv w:val="1"/>
      <w:marLeft w:val="0"/>
      <w:marRight w:val="0"/>
      <w:marTop w:val="0"/>
      <w:marBottom w:val="0"/>
      <w:divBdr>
        <w:top w:val="none" w:sz="0" w:space="0" w:color="auto"/>
        <w:left w:val="none" w:sz="0" w:space="0" w:color="auto"/>
        <w:bottom w:val="none" w:sz="0" w:space="0" w:color="auto"/>
        <w:right w:val="none" w:sz="0" w:space="0" w:color="auto"/>
      </w:divBdr>
    </w:div>
    <w:div w:id="1468739236">
      <w:bodyDiv w:val="1"/>
      <w:marLeft w:val="0"/>
      <w:marRight w:val="0"/>
      <w:marTop w:val="0"/>
      <w:marBottom w:val="0"/>
      <w:divBdr>
        <w:top w:val="none" w:sz="0" w:space="0" w:color="auto"/>
        <w:left w:val="none" w:sz="0" w:space="0" w:color="auto"/>
        <w:bottom w:val="none" w:sz="0" w:space="0" w:color="auto"/>
        <w:right w:val="none" w:sz="0" w:space="0" w:color="auto"/>
      </w:divBdr>
    </w:div>
    <w:div w:id="1471940794">
      <w:bodyDiv w:val="1"/>
      <w:marLeft w:val="0"/>
      <w:marRight w:val="0"/>
      <w:marTop w:val="0"/>
      <w:marBottom w:val="0"/>
      <w:divBdr>
        <w:top w:val="none" w:sz="0" w:space="0" w:color="auto"/>
        <w:left w:val="none" w:sz="0" w:space="0" w:color="auto"/>
        <w:bottom w:val="none" w:sz="0" w:space="0" w:color="auto"/>
        <w:right w:val="none" w:sz="0" w:space="0" w:color="auto"/>
      </w:divBdr>
    </w:div>
    <w:div w:id="1474298756">
      <w:bodyDiv w:val="1"/>
      <w:marLeft w:val="0"/>
      <w:marRight w:val="0"/>
      <w:marTop w:val="0"/>
      <w:marBottom w:val="0"/>
      <w:divBdr>
        <w:top w:val="none" w:sz="0" w:space="0" w:color="auto"/>
        <w:left w:val="none" w:sz="0" w:space="0" w:color="auto"/>
        <w:bottom w:val="none" w:sz="0" w:space="0" w:color="auto"/>
        <w:right w:val="none" w:sz="0" w:space="0" w:color="auto"/>
      </w:divBdr>
    </w:div>
    <w:div w:id="1476920754">
      <w:bodyDiv w:val="1"/>
      <w:marLeft w:val="0"/>
      <w:marRight w:val="0"/>
      <w:marTop w:val="0"/>
      <w:marBottom w:val="0"/>
      <w:divBdr>
        <w:top w:val="none" w:sz="0" w:space="0" w:color="auto"/>
        <w:left w:val="none" w:sz="0" w:space="0" w:color="auto"/>
        <w:bottom w:val="none" w:sz="0" w:space="0" w:color="auto"/>
        <w:right w:val="none" w:sz="0" w:space="0" w:color="auto"/>
      </w:divBdr>
    </w:div>
    <w:div w:id="1477456249">
      <w:bodyDiv w:val="1"/>
      <w:marLeft w:val="0"/>
      <w:marRight w:val="0"/>
      <w:marTop w:val="0"/>
      <w:marBottom w:val="0"/>
      <w:divBdr>
        <w:top w:val="none" w:sz="0" w:space="0" w:color="auto"/>
        <w:left w:val="none" w:sz="0" w:space="0" w:color="auto"/>
        <w:bottom w:val="none" w:sz="0" w:space="0" w:color="auto"/>
        <w:right w:val="none" w:sz="0" w:space="0" w:color="auto"/>
      </w:divBdr>
    </w:div>
    <w:div w:id="1478105529">
      <w:bodyDiv w:val="1"/>
      <w:marLeft w:val="0"/>
      <w:marRight w:val="0"/>
      <w:marTop w:val="0"/>
      <w:marBottom w:val="0"/>
      <w:divBdr>
        <w:top w:val="none" w:sz="0" w:space="0" w:color="auto"/>
        <w:left w:val="none" w:sz="0" w:space="0" w:color="auto"/>
        <w:bottom w:val="none" w:sz="0" w:space="0" w:color="auto"/>
        <w:right w:val="none" w:sz="0" w:space="0" w:color="auto"/>
      </w:divBdr>
    </w:div>
    <w:div w:id="1478448396">
      <w:bodyDiv w:val="1"/>
      <w:marLeft w:val="0"/>
      <w:marRight w:val="0"/>
      <w:marTop w:val="0"/>
      <w:marBottom w:val="0"/>
      <w:divBdr>
        <w:top w:val="none" w:sz="0" w:space="0" w:color="auto"/>
        <w:left w:val="none" w:sz="0" w:space="0" w:color="auto"/>
        <w:bottom w:val="none" w:sz="0" w:space="0" w:color="auto"/>
        <w:right w:val="none" w:sz="0" w:space="0" w:color="auto"/>
      </w:divBdr>
    </w:div>
    <w:div w:id="1479112721">
      <w:bodyDiv w:val="1"/>
      <w:marLeft w:val="0"/>
      <w:marRight w:val="0"/>
      <w:marTop w:val="0"/>
      <w:marBottom w:val="0"/>
      <w:divBdr>
        <w:top w:val="none" w:sz="0" w:space="0" w:color="auto"/>
        <w:left w:val="none" w:sz="0" w:space="0" w:color="auto"/>
        <w:bottom w:val="none" w:sz="0" w:space="0" w:color="auto"/>
        <w:right w:val="none" w:sz="0" w:space="0" w:color="auto"/>
      </w:divBdr>
    </w:div>
    <w:div w:id="1482885945">
      <w:bodyDiv w:val="1"/>
      <w:marLeft w:val="0"/>
      <w:marRight w:val="0"/>
      <w:marTop w:val="0"/>
      <w:marBottom w:val="0"/>
      <w:divBdr>
        <w:top w:val="none" w:sz="0" w:space="0" w:color="auto"/>
        <w:left w:val="none" w:sz="0" w:space="0" w:color="auto"/>
        <w:bottom w:val="none" w:sz="0" w:space="0" w:color="auto"/>
        <w:right w:val="none" w:sz="0" w:space="0" w:color="auto"/>
      </w:divBdr>
    </w:div>
    <w:div w:id="1483155959">
      <w:bodyDiv w:val="1"/>
      <w:marLeft w:val="0"/>
      <w:marRight w:val="0"/>
      <w:marTop w:val="0"/>
      <w:marBottom w:val="0"/>
      <w:divBdr>
        <w:top w:val="none" w:sz="0" w:space="0" w:color="auto"/>
        <w:left w:val="none" w:sz="0" w:space="0" w:color="auto"/>
        <w:bottom w:val="none" w:sz="0" w:space="0" w:color="auto"/>
        <w:right w:val="none" w:sz="0" w:space="0" w:color="auto"/>
      </w:divBdr>
    </w:div>
    <w:div w:id="1483623140">
      <w:bodyDiv w:val="1"/>
      <w:marLeft w:val="0"/>
      <w:marRight w:val="0"/>
      <w:marTop w:val="0"/>
      <w:marBottom w:val="0"/>
      <w:divBdr>
        <w:top w:val="none" w:sz="0" w:space="0" w:color="auto"/>
        <w:left w:val="none" w:sz="0" w:space="0" w:color="auto"/>
        <w:bottom w:val="none" w:sz="0" w:space="0" w:color="auto"/>
        <w:right w:val="none" w:sz="0" w:space="0" w:color="auto"/>
      </w:divBdr>
    </w:div>
    <w:div w:id="1486311846">
      <w:bodyDiv w:val="1"/>
      <w:marLeft w:val="0"/>
      <w:marRight w:val="0"/>
      <w:marTop w:val="0"/>
      <w:marBottom w:val="0"/>
      <w:divBdr>
        <w:top w:val="none" w:sz="0" w:space="0" w:color="auto"/>
        <w:left w:val="none" w:sz="0" w:space="0" w:color="auto"/>
        <w:bottom w:val="none" w:sz="0" w:space="0" w:color="auto"/>
        <w:right w:val="none" w:sz="0" w:space="0" w:color="auto"/>
      </w:divBdr>
    </w:div>
    <w:div w:id="1486973248">
      <w:bodyDiv w:val="1"/>
      <w:marLeft w:val="0"/>
      <w:marRight w:val="0"/>
      <w:marTop w:val="0"/>
      <w:marBottom w:val="0"/>
      <w:divBdr>
        <w:top w:val="none" w:sz="0" w:space="0" w:color="auto"/>
        <w:left w:val="none" w:sz="0" w:space="0" w:color="auto"/>
        <w:bottom w:val="none" w:sz="0" w:space="0" w:color="auto"/>
        <w:right w:val="none" w:sz="0" w:space="0" w:color="auto"/>
      </w:divBdr>
      <w:divsChild>
        <w:div w:id="1727801569">
          <w:marLeft w:val="0"/>
          <w:marRight w:val="0"/>
          <w:marTop w:val="0"/>
          <w:marBottom w:val="0"/>
          <w:divBdr>
            <w:top w:val="none" w:sz="0" w:space="0" w:color="auto"/>
            <w:left w:val="none" w:sz="0" w:space="0" w:color="auto"/>
            <w:bottom w:val="none" w:sz="0" w:space="0" w:color="auto"/>
            <w:right w:val="none" w:sz="0" w:space="0" w:color="auto"/>
          </w:divBdr>
          <w:divsChild>
            <w:div w:id="18046421">
              <w:marLeft w:val="0"/>
              <w:marRight w:val="0"/>
              <w:marTop w:val="0"/>
              <w:marBottom w:val="0"/>
              <w:divBdr>
                <w:top w:val="none" w:sz="0" w:space="0" w:color="auto"/>
                <w:left w:val="none" w:sz="0" w:space="0" w:color="auto"/>
                <w:bottom w:val="none" w:sz="0" w:space="0" w:color="auto"/>
                <w:right w:val="none" w:sz="0" w:space="0" w:color="auto"/>
              </w:divBdr>
              <w:divsChild>
                <w:div w:id="2124222065">
                  <w:marLeft w:val="0"/>
                  <w:marRight w:val="0"/>
                  <w:marTop w:val="0"/>
                  <w:marBottom w:val="0"/>
                  <w:divBdr>
                    <w:top w:val="none" w:sz="0" w:space="0" w:color="auto"/>
                    <w:left w:val="none" w:sz="0" w:space="0" w:color="auto"/>
                    <w:bottom w:val="none" w:sz="0" w:space="0" w:color="auto"/>
                    <w:right w:val="none" w:sz="0" w:space="0" w:color="auto"/>
                  </w:divBdr>
                  <w:divsChild>
                    <w:div w:id="48891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297296">
          <w:marLeft w:val="0"/>
          <w:marRight w:val="0"/>
          <w:marTop w:val="0"/>
          <w:marBottom w:val="0"/>
          <w:divBdr>
            <w:top w:val="none" w:sz="0" w:space="0" w:color="auto"/>
            <w:left w:val="none" w:sz="0" w:space="0" w:color="auto"/>
            <w:bottom w:val="none" w:sz="0" w:space="0" w:color="auto"/>
            <w:right w:val="none" w:sz="0" w:space="0" w:color="auto"/>
          </w:divBdr>
          <w:divsChild>
            <w:div w:id="2058817250">
              <w:marLeft w:val="0"/>
              <w:marRight w:val="0"/>
              <w:marTop w:val="0"/>
              <w:marBottom w:val="0"/>
              <w:divBdr>
                <w:top w:val="none" w:sz="0" w:space="0" w:color="auto"/>
                <w:left w:val="none" w:sz="0" w:space="0" w:color="auto"/>
                <w:bottom w:val="none" w:sz="0" w:space="0" w:color="auto"/>
                <w:right w:val="none" w:sz="0" w:space="0" w:color="auto"/>
              </w:divBdr>
              <w:divsChild>
                <w:div w:id="2063016515">
                  <w:marLeft w:val="0"/>
                  <w:marRight w:val="0"/>
                  <w:marTop w:val="0"/>
                  <w:marBottom w:val="0"/>
                  <w:divBdr>
                    <w:top w:val="none" w:sz="0" w:space="0" w:color="auto"/>
                    <w:left w:val="none" w:sz="0" w:space="0" w:color="auto"/>
                    <w:bottom w:val="none" w:sz="0" w:space="0" w:color="auto"/>
                    <w:right w:val="none" w:sz="0" w:space="0" w:color="auto"/>
                  </w:divBdr>
                  <w:divsChild>
                    <w:div w:id="158140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400701">
      <w:bodyDiv w:val="1"/>
      <w:marLeft w:val="0"/>
      <w:marRight w:val="0"/>
      <w:marTop w:val="0"/>
      <w:marBottom w:val="0"/>
      <w:divBdr>
        <w:top w:val="none" w:sz="0" w:space="0" w:color="auto"/>
        <w:left w:val="none" w:sz="0" w:space="0" w:color="auto"/>
        <w:bottom w:val="none" w:sz="0" w:space="0" w:color="auto"/>
        <w:right w:val="none" w:sz="0" w:space="0" w:color="auto"/>
      </w:divBdr>
    </w:div>
    <w:div w:id="1490250460">
      <w:bodyDiv w:val="1"/>
      <w:marLeft w:val="0"/>
      <w:marRight w:val="0"/>
      <w:marTop w:val="0"/>
      <w:marBottom w:val="0"/>
      <w:divBdr>
        <w:top w:val="none" w:sz="0" w:space="0" w:color="auto"/>
        <w:left w:val="none" w:sz="0" w:space="0" w:color="auto"/>
        <w:bottom w:val="none" w:sz="0" w:space="0" w:color="auto"/>
        <w:right w:val="none" w:sz="0" w:space="0" w:color="auto"/>
      </w:divBdr>
    </w:div>
    <w:div w:id="1492067343">
      <w:bodyDiv w:val="1"/>
      <w:marLeft w:val="0"/>
      <w:marRight w:val="0"/>
      <w:marTop w:val="0"/>
      <w:marBottom w:val="0"/>
      <w:divBdr>
        <w:top w:val="none" w:sz="0" w:space="0" w:color="auto"/>
        <w:left w:val="none" w:sz="0" w:space="0" w:color="auto"/>
        <w:bottom w:val="none" w:sz="0" w:space="0" w:color="auto"/>
        <w:right w:val="none" w:sz="0" w:space="0" w:color="auto"/>
      </w:divBdr>
    </w:div>
    <w:div w:id="1492984536">
      <w:bodyDiv w:val="1"/>
      <w:marLeft w:val="0"/>
      <w:marRight w:val="0"/>
      <w:marTop w:val="0"/>
      <w:marBottom w:val="0"/>
      <w:divBdr>
        <w:top w:val="none" w:sz="0" w:space="0" w:color="auto"/>
        <w:left w:val="none" w:sz="0" w:space="0" w:color="auto"/>
        <w:bottom w:val="none" w:sz="0" w:space="0" w:color="auto"/>
        <w:right w:val="none" w:sz="0" w:space="0" w:color="auto"/>
      </w:divBdr>
    </w:div>
    <w:div w:id="1493136404">
      <w:bodyDiv w:val="1"/>
      <w:marLeft w:val="0"/>
      <w:marRight w:val="0"/>
      <w:marTop w:val="0"/>
      <w:marBottom w:val="0"/>
      <w:divBdr>
        <w:top w:val="none" w:sz="0" w:space="0" w:color="auto"/>
        <w:left w:val="none" w:sz="0" w:space="0" w:color="auto"/>
        <w:bottom w:val="none" w:sz="0" w:space="0" w:color="auto"/>
        <w:right w:val="none" w:sz="0" w:space="0" w:color="auto"/>
      </w:divBdr>
    </w:div>
    <w:div w:id="1494299316">
      <w:bodyDiv w:val="1"/>
      <w:marLeft w:val="0"/>
      <w:marRight w:val="0"/>
      <w:marTop w:val="0"/>
      <w:marBottom w:val="0"/>
      <w:divBdr>
        <w:top w:val="none" w:sz="0" w:space="0" w:color="auto"/>
        <w:left w:val="none" w:sz="0" w:space="0" w:color="auto"/>
        <w:bottom w:val="none" w:sz="0" w:space="0" w:color="auto"/>
        <w:right w:val="none" w:sz="0" w:space="0" w:color="auto"/>
      </w:divBdr>
    </w:div>
    <w:div w:id="1496263836">
      <w:bodyDiv w:val="1"/>
      <w:marLeft w:val="0"/>
      <w:marRight w:val="0"/>
      <w:marTop w:val="0"/>
      <w:marBottom w:val="0"/>
      <w:divBdr>
        <w:top w:val="none" w:sz="0" w:space="0" w:color="auto"/>
        <w:left w:val="none" w:sz="0" w:space="0" w:color="auto"/>
        <w:bottom w:val="none" w:sz="0" w:space="0" w:color="auto"/>
        <w:right w:val="none" w:sz="0" w:space="0" w:color="auto"/>
      </w:divBdr>
    </w:div>
    <w:div w:id="1496648630">
      <w:bodyDiv w:val="1"/>
      <w:marLeft w:val="0"/>
      <w:marRight w:val="0"/>
      <w:marTop w:val="0"/>
      <w:marBottom w:val="0"/>
      <w:divBdr>
        <w:top w:val="none" w:sz="0" w:space="0" w:color="auto"/>
        <w:left w:val="none" w:sz="0" w:space="0" w:color="auto"/>
        <w:bottom w:val="none" w:sz="0" w:space="0" w:color="auto"/>
        <w:right w:val="none" w:sz="0" w:space="0" w:color="auto"/>
      </w:divBdr>
    </w:div>
    <w:div w:id="1498038570">
      <w:bodyDiv w:val="1"/>
      <w:marLeft w:val="0"/>
      <w:marRight w:val="0"/>
      <w:marTop w:val="0"/>
      <w:marBottom w:val="0"/>
      <w:divBdr>
        <w:top w:val="none" w:sz="0" w:space="0" w:color="auto"/>
        <w:left w:val="none" w:sz="0" w:space="0" w:color="auto"/>
        <w:bottom w:val="none" w:sz="0" w:space="0" w:color="auto"/>
        <w:right w:val="none" w:sz="0" w:space="0" w:color="auto"/>
      </w:divBdr>
    </w:div>
    <w:div w:id="1500195346">
      <w:bodyDiv w:val="1"/>
      <w:marLeft w:val="0"/>
      <w:marRight w:val="0"/>
      <w:marTop w:val="0"/>
      <w:marBottom w:val="0"/>
      <w:divBdr>
        <w:top w:val="none" w:sz="0" w:space="0" w:color="auto"/>
        <w:left w:val="none" w:sz="0" w:space="0" w:color="auto"/>
        <w:bottom w:val="none" w:sz="0" w:space="0" w:color="auto"/>
        <w:right w:val="none" w:sz="0" w:space="0" w:color="auto"/>
      </w:divBdr>
    </w:div>
    <w:div w:id="1500533895">
      <w:bodyDiv w:val="1"/>
      <w:marLeft w:val="0"/>
      <w:marRight w:val="0"/>
      <w:marTop w:val="0"/>
      <w:marBottom w:val="0"/>
      <w:divBdr>
        <w:top w:val="none" w:sz="0" w:space="0" w:color="auto"/>
        <w:left w:val="none" w:sz="0" w:space="0" w:color="auto"/>
        <w:bottom w:val="none" w:sz="0" w:space="0" w:color="auto"/>
        <w:right w:val="none" w:sz="0" w:space="0" w:color="auto"/>
      </w:divBdr>
    </w:div>
    <w:div w:id="1500774546">
      <w:bodyDiv w:val="1"/>
      <w:marLeft w:val="0"/>
      <w:marRight w:val="0"/>
      <w:marTop w:val="0"/>
      <w:marBottom w:val="0"/>
      <w:divBdr>
        <w:top w:val="none" w:sz="0" w:space="0" w:color="auto"/>
        <w:left w:val="none" w:sz="0" w:space="0" w:color="auto"/>
        <w:bottom w:val="none" w:sz="0" w:space="0" w:color="auto"/>
        <w:right w:val="none" w:sz="0" w:space="0" w:color="auto"/>
      </w:divBdr>
    </w:div>
    <w:div w:id="1501114571">
      <w:bodyDiv w:val="1"/>
      <w:marLeft w:val="0"/>
      <w:marRight w:val="0"/>
      <w:marTop w:val="0"/>
      <w:marBottom w:val="0"/>
      <w:divBdr>
        <w:top w:val="none" w:sz="0" w:space="0" w:color="auto"/>
        <w:left w:val="none" w:sz="0" w:space="0" w:color="auto"/>
        <w:bottom w:val="none" w:sz="0" w:space="0" w:color="auto"/>
        <w:right w:val="none" w:sz="0" w:space="0" w:color="auto"/>
      </w:divBdr>
    </w:div>
    <w:div w:id="1501778567">
      <w:bodyDiv w:val="1"/>
      <w:marLeft w:val="0"/>
      <w:marRight w:val="0"/>
      <w:marTop w:val="0"/>
      <w:marBottom w:val="0"/>
      <w:divBdr>
        <w:top w:val="none" w:sz="0" w:space="0" w:color="auto"/>
        <w:left w:val="none" w:sz="0" w:space="0" w:color="auto"/>
        <w:bottom w:val="none" w:sz="0" w:space="0" w:color="auto"/>
        <w:right w:val="none" w:sz="0" w:space="0" w:color="auto"/>
      </w:divBdr>
    </w:div>
    <w:div w:id="1502085753">
      <w:bodyDiv w:val="1"/>
      <w:marLeft w:val="0"/>
      <w:marRight w:val="0"/>
      <w:marTop w:val="0"/>
      <w:marBottom w:val="0"/>
      <w:divBdr>
        <w:top w:val="none" w:sz="0" w:space="0" w:color="auto"/>
        <w:left w:val="none" w:sz="0" w:space="0" w:color="auto"/>
        <w:bottom w:val="none" w:sz="0" w:space="0" w:color="auto"/>
        <w:right w:val="none" w:sz="0" w:space="0" w:color="auto"/>
      </w:divBdr>
    </w:div>
    <w:div w:id="1502155908">
      <w:bodyDiv w:val="1"/>
      <w:marLeft w:val="0"/>
      <w:marRight w:val="0"/>
      <w:marTop w:val="0"/>
      <w:marBottom w:val="0"/>
      <w:divBdr>
        <w:top w:val="none" w:sz="0" w:space="0" w:color="auto"/>
        <w:left w:val="none" w:sz="0" w:space="0" w:color="auto"/>
        <w:bottom w:val="none" w:sz="0" w:space="0" w:color="auto"/>
        <w:right w:val="none" w:sz="0" w:space="0" w:color="auto"/>
      </w:divBdr>
    </w:div>
    <w:div w:id="1504197037">
      <w:bodyDiv w:val="1"/>
      <w:marLeft w:val="0"/>
      <w:marRight w:val="0"/>
      <w:marTop w:val="0"/>
      <w:marBottom w:val="0"/>
      <w:divBdr>
        <w:top w:val="none" w:sz="0" w:space="0" w:color="auto"/>
        <w:left w:val="none" w:sz="0" w:space="0" w:color="auto"/>
        <w:bottom w:val="none" w:sz="0" w:space="0" w:color="auto"/>
        <w:right w:val="none" w:sz="0" w:space="0" w:color="auto"/>
      </w:divBdr>
    </w:div>
    <w:div w:id="1504275354">
      <w:bodyDiv w:val="1"/>
      <w:marLeft w:val="0"/>
      <w:marRight w:val="0"/>
      <w:marTop w:val="0"/>
      <w:marBottom w:val="0"/>
      <w:divBdr>
        <w:top w:val="none" w:sz="0" w:space="0" w:color="auto"/>
        <w:left w:val="none" w:sz="0" w:space="0" w:color="auto"/>
        <w:bottom w:val="none" w:sz="0" w:space="0" w:color="auto"/>
        <w:right w:val="none" w:sz="0" w:space="0" w:color="auto"/>
      </w:divBdr>
    </w:div>
    <w:div w:id="1504931290">
      <w:bodyDiv w:val="1"/>
      <w:marLeft w:val="0"/>
      <w:marRight w:val="0"/>
      <w:marTop w:val="0"/>
      <w:marBottom w:val="0"/>
      <w:divBdr>
        <w:top w:val="none" w:sz="0" w:space="0" w:color="auto"/>
        <w:left w:val="none" w:sz="0" w:space="0" w:color="auto"/>
        <w:bottom w:val="none" w:sz="0" w:space="0" w:color="auto"/>
        <w:right w:val="none" w:sz="0" w:space="0" w:color="auto"/>
      </w:divBdr>
    </w:div>
    <w:div w:id="1505169101">
      <w:bodyDiv w:val="1"/>
      <w:marLeft w:val="0"/>
      <w:marRight w:val="0"/>
      <w:marTop w:val="0"/>
      <w:marBottom w:val="0"/>
      <w:divBdr>
        <w:top w:val="none" w:sz="0" w:space="0" w:color="auto"/>
        <w:left w:val="none" w:sz="0" w:space="0" w:color="auto"/>
        <w:bottom w:val="none" w:sz="0" w:space="0" w:color="auto"/>
        <w:right w:val="none" w:sz="0" w:space="0" w:color="auto"/>
      </w:divBdr>
    </w:div>
    <w:div w:id="1505394680">
      <w:bodyDiv w:val="1"/>
      <w:marLeft w:val="0"/>
      <w:marRight w:val="0"/>
      <w:marTop w:val="0"/>
      <w:marBottom w:val="0"/>
      <w:divBdr>
        <w:top w:val="none" w:sz="0" w:space="0" w:color="auto"/>
        <w:left w:val="none" w:sz="0" w:space="0" w:color="auto"/>
        <w:bottom w:val="none" w:sz="0" w:space="0" w:color="auto"/>
        <w:right w:val="none" w:sz="0" w:space="0" w:color="auto"/>
      </w:divBdr>
    </w:div>
    <w:div w:id="1506938477">
      <w:bodyDiv w:val="1"/>
      <w:marLeft w:val="0"/>
      <w:marRight w:val="0"/>
      <w:marTop w:val="0"/>
      <w:marBottom w:val="0"/>
      <w:divBdr>
        <w:top w:val="none" w:sz="0" w:space="0" w:color="auto"/>
        <w:left w:val="none" w:sz="0" w:space="0" w:color="auto"/>
        <w:bottom w:val="none" w:sz="0" w:space="0" w:color="auto"/>
        <w:right w:val="none" w:sz="0" w:space="0" w:color="auto"/>
      </w:divBdr>
    </w:div>
    <w:div w:id="1507135812">
      <w:bodyDiv w:val="1"/>
      <w:marLeft w:val="0"/>
      <w:marRight w:val="0"/>
      <w:marTop w:val="0"/>
      <w:marBottom w:val="0"/>
      <w:divBdr>
        <w:top w:val="none" w:sz="0" w:space="0" w:color="auto"/>
        <w:left w:val="none" w:sz="0" w:space="0" w:color="auto"/>
        <w:bottom w:val="none" w:sz="0" w:space="0" w:color="auto"/>
        <w:right w:val="none" w:sz="0" w:space="0" w:color="auto"/>
      </w:divBdr>
    </w:div>
    <w:div w:id="1508976906">
      <w:bodyDiv w:val="1"/>
      <w:marLeft w:val="0"/>
      <w:marRight w:val="0"/>
      <w:marTop w:val="0"/>
      <w:marBottom w:val="0"/>
      <w:divBdr>
        <w:top w:val="none" w:sz="0" w:space="0" w:color="auto"/>
        <w:left w:val="none" w:sz="0" w:space="0" w:color="auto"/>
        <w:bottom w:val="none" w:sz="0" w:space="0" w:color="auto"/>
        <w:right w:val="none" w:sz="0" w:space="0" w:color="auto"/>
      </w:divBdr>
    </w:div>
    <w:div w:id="1510173291">
      <w:bodyDiv w:val="1"/>
      <w:marLeft w:val="0"/>
      <w:marRight w:val="0"/>
      <w:marTop w:val="0"/>
      <w:marBottom w:val="0"/>
      <w:divBdr>
        <w:top w:val="none" w:sz="0" w:space="0" w:color="auto"/>
        <w:left w:val="none" w:sz="0" w:space="0" w:color="auto"/>
        <w:bottom w:val="none" w:sz="0" w:space="0" w:color="auto"/>
        <w:right w:val="none" w:sz="0" w:space="0" w:color="auto"/>
      </w:divBdr>
    </w:div>
    <w:div w:id="1511262823">
      <w:bodyDiv w:val="1"/>
      <w:marLeft w:val="0"/>
      <w:marRight w:val="0"/>
      <w:marTop w:val="0"/>
      <w:marBottom w:val="0"/>
      <w:divBdr>
        <w:top w:val="none" w:sz="0" w:space="0" w:color="auto"/>
        <w:left w:val="none" w:sz="0" w:space="0" w:color="auto"/>
        <w:bottom w:val="none" w:sz="0" w:space="0" w:color="auto"/>
        <w:right w:val="none" w:sz="0" w:space="0" w:color="auto"/>
      </w:divBdr>
    </w:div>
    <w:div w:id="1511875987">
      <w:bodyDiv w:val="1"/>
      <w:marLeft w:val="0"/>
      <w:marRight w:val="0"/>
      <w:marTop w:val="0"/>
      <w:marBottom w:val="0"/>
      <w:divBdr>
        <w:top w:val="none" w:sz="0" w:space="0" w:color="auto"/>
        <w:left w:val="none" w:sz="0" w:space="0" w:color="auto"/>
        <w:bottom w:val="none" w:sz="0" w:space="0" w:color="auto"/>
        <w:right w:val="none" w:sz="0" w:space="0" w:color="auto"/>
      </w:divBdr>
    </w:div>
    <w:div w:id="1512724468">
      <w:bodyDiv w:val="1"/>
      <w:marLeft w:val="0"/>
      <w:marRight w:val="0"/>
      <w:marTop w:val="0"/>
      <w:marBottom w:val="0"/>
      <w:divBdr>
        <w:top w:val="none" w:sz="0" w:space="0" w:color="auto"/>
        <w:left w:val="none" w:sz="0" w:space="0" w:color="auto"/>
        <w:bottom w:val="none" w:sz="0" w:space="0" w:color="auto"/>
        <w:right w:val="none" w:sz="0" w:space="0" w:color="auto"/>
      </w:divBdr>
    </w:div>
    <w:div w:id="1512794614">
      <w:bodyDiv w:val="1"/>
      <w:marLeft w:val="0"/>
      <w:marRight w:val="0"/>
      <w:marTop w:val="0"/>
      <w:marBottom w:val="0"/>
      <w:divBdr>
        <w:top w:val="none" w:sz="0" w:space="0" w:color="auto"/>
        <w:left w:val="none" w:sz="0" w:space="0" w:color="auto"/>
        <w:bottom w:val="none" w:sz="0" w:space="0" w:color="auto"/>
        <w:right w:val="none" w:sz="0" w:space="0" w:color="auto"/>
      </w:divBdr>
    </w:div>
    <w:div w:id="1512841244">
      <w:bodyDiv w:val="1"/>
      <w:marLeft w:val="0"/>
      <w:marRight w:val="0"/>
      <w:marTop w:val="0"/>
      <w:marBottom w:val="0"/>
      <w:divBdr>
        <w:top w:val="none" w:sz="0" w:space="0" w:color="auto"/>
        <w:left w:val="none" w:sz="0" w:space="0" w:color="auto"/>
        <w:bottom w:val="none" w:sz="0" w:space="0" w:color="auto"/>
        <w:right w:val="none" w:sz="0" w:space="0" w:color="auto"/>
      </w:divBdr>
    </w:div>
    <w:div w:id="1514340746">
      <w:bodyDiv w:val="1"/>
      <w:marLeft w:val="0"/>
      <w:marRight w:val="0"/>
      <w:marTop w:val="0"/>
      <w:marBottom w:val="0"/>
      <w:divBdr>
        <w:top w:val="none" w:sz="0" w:space="0" w:color="auto"/>
        <w:left w:val="none" w:sz="0" w:space="0" w:color="auto"/>
        <w:bottom w:val="none" w:sz="0" w:space="0" w:color="auto"/>
        <w:right w:val="none" w:sz="0" w:space="0" w:color="auto"/>
      </w:divBdr>
    </w:div>
    <w:div w:id="1514760790">
      <w:bodyDiv w:val="1"/>
      <w:marLeft w:val="0"/>
      <w:marRight w:val="0"/>
      <w:marTop w:val="0"/>
      <w:marBottom w:val="0"/>
      <w:divBdr>
        <w:top w:val="none" w:sz="0" w:space="0" w:color="auto"/>
        <w:left w:val="none" w:sz="0" w:space="0" w:color="auto"/>
        <w:bottom w:val="none" w:sz="0" w:space="0" w:color="auto"/>
        <w:right w:val="none" w:sz="0" w:space="0" w:color="auto"/>
      </w:divBdr>
    </w:div>
    <w:div w:id="1515071164">
      <w:bodyDiv w:val="1"/>
      <w:marLeft w:val="0"/>
      <w:marRight w:val="0"/>
      <w:marTop w:val="0"/>
      <w:marBottom w:val="0"/>
      <w:divBdr>
        <w:top w:val="none" w:sz="0" w:space="0" w:color="auto"/>
        <w:left w:val="none" w:sz="0" w:space="0" w:color="auto"/>
        <w:bottom w:val="none" w:sz="0" w:space="0" w:color="auto"/>
        <w:right w:val="none" w:sz="0" w:space="0" w:color="auto"/>
      </w:divBdr>
    </w:div>
    <w:div w:id="1516118616">
      <w:bodyDiv w:val="1"/>
      <w:marLeft w:val="0"/>
      <w:marRight w:val="0"/>
      <w:marTop w:val="0"/>
      <w:marBottom w:val="0"/>
      <w:divBdr>
        <w:top w:val="none" w:sz="0" w:space="0" w:color="auto"/>
        <w:left w:val="none" w:sz="0" w:space="0" w:color="auto"/>
        <w:bottom w:val="none" w:sz="0" w:space="0" w:color="auto"/>
        <w:right w:val="none" w:sz="0" w:space="0" w:color="auto"/>
      </w:divBdr>
    </w:div>
    <w:div w:id="1516385753">
      <w:bodyDiv w:val="1"/>
      <w:marLeft w:val="0"/>
      <w:marRight w:val="0"/>
      <w:marTop w:val="0"/>
      <w:marBottom w:val="0"/>
      <w:divBdr>
        <w:top w:val="none" w:sz="0" w:space="0" w:color="auto"/>
        <w:left w:val="none" w:sz="0" w:space="0" w:color="auto"/>
        <w:bottom w:val="none" w:sz="0" w:space="0" w:color="auto"/>
        <w:right w:val="none" w:sz="0" w:space="0" w:color="auto"/>
      </w:divBdr>
    </w:div>
    <w:div w:id="1517960512">
      <w:bodyDiv w:val="1"/>
      <w:marLeft w:val="0"/>
      <w:marRight w:val="0"/>
      <w:marTop w:val="0"/>
      <w:marBottom w:val="0"/>
      <w:divBdr>
        <w:top w:val="none" w:sz="0" w:space="0" w:color="auto"/>
        <w:left w:val="none" w:sz="0" w:space="0" w:color="auto"/>
        <w:bottom w:val="none" w:sz="0" w:space="0" w:color="auto"/>
        <w:right w:val="none" w:sz="0" w:space="0" w:color="auto"/>
      </w:divBdr>
    </w:div>
    <w:div w:id="1521578356">
      <w:bodyDiv w:val="1"/>
      <w:marLeft w:val="0"/>
      <w:marRight w:val="0"/>
      <w:marTop w:val="0"/>
      <w:marBottom w:val="0"/>
      <w:divBdr>
        <w:top w:val="none" w:sz="0" w:space="0" w:color="auto"/>
        <w:left w:val="none" w:sz="0" w:space="0" w:color="auto"/>
        <w:bottom w:val="none" w:sz="0" w:space="0" w:color="auto"/>
        <w:right w:val="none" w:sz="0" w:space="0" w:color="auto"/>
      </w:divBdr>
    </w:div>
    <w:div w:id="1522283920">
      <w:bodyDiv w:val="1"/>
      <w:marLeft w:val="0"/>
      <w:marRight w:val="0"/>
      <w:marTop w:val="0"/>
      <w:marBottom w:val="0"/>
      <w:divBdr>
        <w:top w:val="none" w:sz="0" w:space="0" w:color="auto"/>
        <w:left w:val="none" w:sz="0" w:space="0" w:color="auto"/>
        <w:bottom w:val="none" w:sz="0" w:space="0" w:color="auto"/>
        <w:right w:val="none" w:sz="0" w:space="0" w:color="auto"/>
      </w:divBdr>
    </w:div>
    <w:div w:id="1522358885">
      <w:bodyDiv w:val="1"/>
      <w:marLeft w:val="0"/>
      <w:marRight w:val="0"/>
      <w:marTop w:val="0"/>
      <w:marBottom w:val="0"/>
      <w:divBdr>
        <w:top w:val="none" w:sz="0" w:space="0" w:color="auto"/>
        <w:left w:val="none" w:sz="0" w:space="0" w:color="auto"/>
        <w:bottom w:val="none" w:sz="0" w:space="0" w:color="auto"/>
        <w:right w:val="none" w:sz="0" w:space="0" w:color="auto"/>
      </w:divBdr>
    </w:div>
    <w:div w:id="1522473890">
      <w:bodyDiv w:val="1"/>
      <w:marLeft w:val="0"/>
      <w:marRight w:val="0"/>
      <w:marTop w:val="0"/>
      <w:marBottom w:val="0"/>
      <w:divBdr>
        <w:top w:val="none" w:sz="0" w:space="0" w:color="auto"/>
        <w:left w:val="none" w:sz="0" w:space="0" w:color="auto"/>
        <w:bottom w:val="none" w:sz="0" w:space="0" w:color="auto"/>
        <w:right w:val="none" w:sz="0" w:space="0" w:color="auto"/>
      </w:divBdr>
    </w:div>
    <w:div w:id="1524515175">
      <w:bodyDiv w:val="1"/>
      <w:marLeft w:val="0"/>
      <w:marRight w:val="0"/>
      <w:marTop w:val="0"/>
      <w:marBottom w:val="0"/>
      <w:divBdr>
        <w:top w:val="none" w:sz="0" w:space="0" w:color="auto"/>
        <w:left w:val="none" w:sz="0" w:space="0" w:color="auto"/>
        <w:bottom w:val="none" w:sz="0" w:space="0" w:color="auto"/>
        <w:right w:val="none" w:sz="0" w:space="0" w:color="auto"/>
      </w:divBdr>
    </w:div>
    <w:div w:id="1527212817">
      <w:bodyDiv w:val="1"/>
      <w:marLeft w:val="0"/>
      <w:marRight w:val="0"/>
      <w:marTop w:val="0"/>
      <w:marBottom w:val="0"/>
      <w:divBdr>
        <w:top w:val="none" w:sz="0" w:space="0" w:color="auto"/>
        <w:left w:val="none" w:sz="0" w:space="0" w:color="auto"/>
        <w:bottom w:val="none" w:sz="0" w:space="0" w:color="auto"/>
        <w:right w:val="none" w:sz="0" w:space="0" w:color="auto"/>
      </w:divBdr>
    </w:div>
    <w:div w:id="1527329566">
      <w:bodyDiv w:val="1"/>
      <w:marLeft w:val="0"/>
      <w:marRight w:val="0"/>
      <w:marTop w:val="0"/>
      <w:marBottom w:val="0"/>
      <w:divBdr>
        <w:top w:val="none" w:sz="0" w:space="0" w:color="auto"/>
        <w:left w:val="none" w:sz="0" w:space="0" w:color="auto"/>
        <w:bottom w:val="none" w:sz="0" w:space="0" w:color="auto"/>
        <w:right w:val="none" w:sz="0" w:space="0" w:color="auto"/>
      </w:divBdr>
    </w:div>
    <w:div w:id="1527524543">
      <w:bodyDiv w:val="1"/>
      <w:marLeft w:val="0"/>
      <w:marRight w:val="0"/>
      <w:marTop w:val="0"/>
      <w:marBottom w:val="0"/>
      <w:divBdr>
        <w:top w:val="none" w:sz="0" w:space="0" w:color="auto"/>
        <w:left w:val="none" w:sz="0" w:space="0" w:color="auto"/>
        <w:bottom w:val="none" w:sz="0" w:space="0" w:color="auto"/>
        <w:right w:val="none" w:sz="0" w:space="0" w:color="auto"/>
      </w:divBdr>
    </w:div>
    <w:div w:id="1528253784">
      <w:bodyDiv w:val="1"/>
      <w:marLeft w:val="0"/>
      <w:marRight w:val="0"/>
      <w:marTop w:val="0"/>
      <w:marBottom w:val="0"/>
      <w:divBdr>
        <w:top w:val="none" w:sz="0" w:space="0" w:color="auto"/>
        <w:left w:val="none" w:sz="0" w:space="0" w:color="auto"/>
        <w:bottom w:val="none" w:sz="0" w:space="0" w:color="auto"/>
        <w:right w:val="none" w:sz="0" w:space="0" w:color="auto"/>
      </w:divBdr>
    </w:div>
    <w:div w:id="1528520204">
      <w:bodyDiv w:val="1"/>
      <w:marLeft w:val="0"/>
      <w:marRight w:val="0"/>
      <w:marTop w:val="0"/>
      <w:marBottom w:val="0"/>
      <w:divBdr>
        <w:top w:val="none" w:sz="0" w:space="0" w:color="auto"/>
        <w:left w:val="none" w:sz="0" w:space="0" w:color="auto"/>
        <w:bottom w:val="none" w:sz="0" w:space="0" w:color="auto"/>
        <w:right w:val="none" w:sz="0" w:space="0" w:color="auto"/>
      </w:divBdr>
    </w:div>
    <w:div w:id="1529375012">
      <w:bodyDiv w:val="1"/>
      <w:marLeft w:val="0"/>
      <w:marRight w:val="0"/>
      <w:marTop w:val="0"/>
      <w:marBottom w:val="0"/>
      <w:divBdr>
        <w:top w:val="none" w:sz="0" w:space="0" w:color="auto"/>
        <w:left w:val="none" w:sz="0" w:space="0" w:color="auto"/>
        <w:bottom w:val="none" w:sz="0" w:space="0" w:color="auto"/>
        <w:right w:val="none" w:sz="0" w:space="0" w:color="auto"/>
      </w:divBdr>
    </w:div>
    <w:div w:id="1530297921">
      <w:bodyDiv w:val="1"/>
      <w:marLeft w:val="0"/>
      <w:marRight w:val="0"/>
      <w:marTop w:val="0"/>
      <w:marBottom w:val="0"/>
      <w:divBdr>
        <w:top w:val="none" w:sz="0" w:space="0" w:color="auto"/>
        <w:left w:val="none" w:sz="0" w:space="0" w:color="auto"/>
        <w:bottom w:val="none" w:sz="0" w:space="0" w:color="auto"/>
        <w:right w:val="none" w:sz="0" w:space="0" w:color="auto"/>
      </w:divBdr>
    </w:div>
    <w:div w:id="1532959628">
      <w:bodyDiv w:val="1"/>
      <w:marLeft w:val="0"/>
      <w:marRight w:val="0"/>
      <w:marTop w:val="0"/>
      <w:marBottom w:val="0"/>
      <w:divBdr>
        <w:top w:val="none" w:sz="0" w:space="0" w:color="auto"/>
        <w:left w:val="none" w:sz="0" w:space="0" w:color="auto"/>
        <w:bottom w:val="none" w:sz="0" w:space="0" w:color="auto"/>
        <w:right w:val="none" w:sz="0" w:space="0" w:color="auto"/>
      </w:divBdr>
    </w:div>
    <w:div w:id="1535387206">
      <w:bodyDiv w:val="1"/>
      <w:marLeft w:val="0"/>
      <w:marRight w:val="0"/>
      <w:marTop w:val="0"/>
      <w:marBottom w:val="0"/>
      <w:divBdr>
        <w:top w:val="none" w:sz="0" w:space="0" w:color="auto"/>
        <w:left w:val="none" w:sz="0" w:space="0" w:color="auto"/>
        <w:bottom w:val="none" w:sz="0" w:space="0" w:color="auto"/>
        <w:right w:val="none" w:sz="0" w:space="0" w:color="auto"/>
      </w:divBdr>
    </w:div>
    <w:div w:id="1537965147">
      <w:bodyDiv w:val="1"/>
      <w:marLeft w:val="0"/>
      <w:marRight w:val="0"/>
      <w:marTop w:val="0"/>
      <w:marBottom w:val="0"/>
      <w:divBdr>
        <w:top w:val="none" w:sz="0" w:space="0" w:color="auto"/>
        <w:left w:val="none" w:sz="0" w:space="0" w:color="auto"/>
        <w:bottom w:val="none" w:sz="0" w:space="0" w:color="auto"/>
        <w:right w:val="none" w:sz="0" w:space="0" w:color="auto"/>
      </w:divBdr>
    </w:div>
    <w:div w:id="1539202272">
      <w:bodyDiv w:val="1"/>
      <w:marLeft w:val="0"/>
      <w:marRight w:val="0"/>
      <w:marTop w:val="0"/>
      <w:marBottom w:val="0"/>
      <w:divBdr>
        <w:top w:val="none" w:sz="0" w:space="0" w:color="auto"/>
        <w:left w:val="none" w:sz="0" w:space="0" w:color="auto"/>
        <w:bottom w:val="none" w:sz="0" w:space="0" w:color="auto"/>
        <w:right w:val="none" w:sz="0" w:space="0" w:color="auto"/>
      </w:divBdr>
    </w:div>
    <w:div w:id="1539472658">
      <w:bodyDiv w:val="1"/>
      <w:marLeft w:val="0"/>
      <w:marRight w:val="0"/>
      <w:marTop w:val="0"/>
      <w:marBottom w:val="0"/>
      <w:divBdr>
        <w:top w:val="none" w:sz="0" w:space="0" w:color="auto"/>
        <w:left w:val="none" w:sz="0" w:space="0" w:color="auto"/>
        <w:bottom w:val="none" w:sz="0" w:space="0" w:color="auto"/>
        <w:right w:val="none" w:sz="0" w:space="0" w:color="auto"/>
      </w:divBdr>
    </w:div>
    <w:div w:id="1540898017">
      <w:bodyDiv w:val="1"/>
      <w:marLeft w:val="0"/>
      <w:marRight w:val="0"/>
      <w:marTop w:val="0"/>
      <w:marBottom w:val="0"/>
      <w:divBdr>
        <w:top w:val="none" w:sz="0" w:space="0" w:color="auto"/>
        <w:left w:val="none" w:sz="0" w:space="0" w:color="auto"/>
        <w:bottom w:val="none" w:sz="0" w:space="0" w:color="auto"/>
        <w:right w:val="none" w:sz="0" w:space="0" w:color="auto"/>
      </w:divBdr>
    </w:div>
    <w:div w:id="1541019067">
      <w:bodyDiv w:val="1"/>
      <w:marLeft w:val="0"/>
      <w:marRight w:val="0"/>
      <w:marTop w:val="0"/>
      <w:marBottom w:val="0"/>
      <w:divBdr>
        <w:top w:val="none" w:sz="0" w:space="0" w:color="auto"/>
        <w:left w:val="none" w:sz="0" w:space="0" w:color="auto"/>
        <w:bottom w:val="none" w:sz="0" w:space="0" w:color="auto"/>
        <w:right w:val="none" w:sz="0" w:space="0" w:color="auto"/>
      </w:divBdr>
    </w:div>
    <w:div w:id="1541548127">
      <w:bodyDiv w:val="1"/>
      <w:marLeft w:val="0"/>
      <w:marRight w:val="0"/>
      <w:marTop w:val="0"/>
      <w:marBottom w:val="0"/>
      <w:divBdr>
        <w:top w:val="none" w:sz="0" w:space="0" w:color="auto"/>
        <w:left w:val="none" w:sz="0" w:space="0" w:color="auto"/>
        <w:bottom w:val="none" w:sz="0" w:space="0" w:color="auto"/>
        <w:right w:val="none" w:sz="0" w:space="0" w:color="auto"/>
      </w:divBdr>
    </w:div>
    <w:div w:id="1541743823">
      <w:bodyDiv w:val="1"/>
      <w:marLeft w:val="0"/>
      <w:marRight w:val="0"/>
      <w:marTop w:val="0"/>
      <w:marBottom w:val="0"/>
      <w:divBdr>
        <w:top w:val="none" w:sz="0" w:space="0" w:color="auto"/>
        <w:left w:val="none" w:sz="0" w:space="0" w:color="auto"/>
        <w:bottom w:val="none" w:sz="0" w:space="0" w:color="auto"/>
        <w:right w:val="none" w:sz="0" w:space="0" w:color="auto"/>
      </w:divBdr>
    </w:div>
    <w:div w:id="1543593294">
      <w:bodyDiv w:val="1"/>
      <w:marLeft w:val="0"/>
      <w:marRight w:val="0"/>
      <w:marTop w:val="0"/>
      <w:marBottom w:val="0"/>
      <w:divBdr>
        <w:top w:val="none" w:sz="0" w:space="0" w:color="auto"/>
        <w:left w:val="none" w:sz="0" w:space="0" w:color="auto"/>
        <w:bottom w:val="none" w:sz="0" w:space="0" w:color="auto"/>
        <w:right w:val="none" w:sz="0" w:space="0" w:color="auto"/>
      </w:divBdr>
    </w:div>
    <w:div w:id="1545827242">
      <w:bodyDiv w:val="1"/>
      <w:marLeft w:val="0"/>
      <w:marRight w:val="0"/>
      <w:marTop w:val="0"/>
      <w:marBottom w:val="0"/>
      <w:divBdr>
        <w:top w:val="none" w:sz="0" w:space="0" w:color="auto"/>
        <w:left w:val="none" w:sz="0" w:space="0" w:color="auto"/>
        <w:bottom w:val="none" w:sz="0" w:space="0" w:color="auto"/>
        <w:right w:val="none" w:sz="0" w:space="0" w:color="auto"/>
      </w:divBdr>
    </w:div>
    <w:div w:id="1546984310">
      <w:bodyDiv w:val="1"/>
      <w:marLeft w:val="0"/>
      <w:marRight w:val="0"/>
      <w:marTop w:val="0"/>
      <w:marBottom w:val="0"/>
      <w:divBdr>
        <w:top w:val="none" w:sz="0" w:space="0" w:color="auto"/>
        <w:left w:val="none" w:sz="0" w:space="0" w:color="auto"/>
        <w:bottom w:val="none" w:sz="0" w:space="0" w:color="auto"/>
        <w:right w:val="none" w:sz="0" w:space="0" w:color="auto"/>
      </w:divBdr>
    </w:div>
    <w:div w:id="1551041107">
      <w:bodyDiv w:val="1"/>
      <w:marLeft w:val="0"/>
      <w:marRight w:val="0"/>
      <w:marTop w:val="0"/>
      <w:marBottom w:val="0"/>
      <w:divBdr>
        <w:top w:val="none" w:sz="0" w:space="0" w:color="auto"/>
        <w:left w:val="none" w:sz="0" w:space="0" w:color="auto"/>
        <w:bottom w:val="none" w:sz="0" w:space="0" w:color="auto"/>
        <w:right w:val="none" w:sz="0" w:space="0" w:color="auto"/>
      </w:divBdr>
    </w:div>
    <w:div w:id="1551456926">
      <w:bodyDiv w:val="1"/>
      <w:marLeft w:val="0"/>
      <w:marRight w:val="0"/>
      <w:marTop w:val="0"/>
      <w:marBottom w:val="0"/>
      <w:divBdr>
        <w:top w:val="none" w:sz="0" w:space="0" w:color="auto"/>
        <w:left w:val="none" w:sz="0" w:space="0" w:color="auto"/>
        <w:bottom w:val="none" w:sz="0" w:space="0" w:color="auto"/>
        <w:right w:val="none" w:sz="0" w:space="0" w:color="auto"/>
      </w:divBdr>
    </w:div>
    <w:div w:id="1554586439">
      <w:bodyDiv w:val="1"/>
      <w:marLeft w:val="0"/>
      <w:marRight w:val="0"/>
      <w:marTop w:val="0"/>
      <w:marBottom w:val="0"/>
      <w:divBdr>
        <w:top w:val="none" w:sz="0" w:space="0" w:color="auto"/>
        <w:left w:val="none" w:sz="0" w:space="0" w:color="auto"/>
        <w:bottom w:val="none" w:sz="0" w:space="0" w:color="auto"/>
        <w:right w:val="none" w:sz="0" w:space="0" w:color="auto"/>
      </w:divBdr>
    </w:div>
    <w:div w:id="1554930771">
      <w:bodyDiv w:val="1"/>
      <w:marLeft w:val="0"/>
      <w:marRight w:val="0"/>
      <w:marTop w:val="0"/>
      <w:marBottom w:val="0"/>
      <w:divBdr>
        <w:top w:val="none" w:sz="0" w:space="0" w:color="auto"/>
        <w:left w:val="none" w:sz="0" w:space="0" w:color="auto"/>
        <w:bottom w:val="none" w:sz="0" w:space="0" w:color="auto"/>
        <w:right w:val="none" w:sz="0" w:space="0" w:color="auto"/>
      </w:divBdr>
    </w:div>
    <w:div w:id="1555771677">
      <w:bodyDiv w:val="1"/>
      <w:marLeft w:val="0"/>
      <w:marRight w:val="0"/>
      <w:marTop w:val="0"/>
      <w:marBottom w:val="0"/>
      <w:divBdr>
        <w:top w:val="none" w:sz="0" w:space="0" w:color="auto"/>
        <w:left w:val="none" w:sz="0" w:space="0" w:color="auto"/>
        <w:bottom w:val="none" w:sz="0" w:space="0" w:color="auto"/>
        <w:right w:val="none" w:sz="0" w:space="0" w:color="auto"/>
      </w:divBdr>
    </w:div>
    <w:div w:id="1556815365">
      <w:bodyDiv w:val="1"/>
      <w:marLeft w:val="0"/>
      <w:marRight w:val="0"/>
      <w:marTop w:val="0"/>
      <w:marBottom w:val="0"/>
      <w:divBdr>
        <w:top w:val="none" w:sz="0" w:space="0" w:color="auto"/>
        <w:left w:val="none" w:sz="0" w:space="0" w:color="auto"/>
        <w:bottom w:val="none" w:sz="0" w:space="0" w:color="auto"/>
        <w:right w:val="none" w:sz="0" w:space="0" w:color="auto"/>
      </w:divBdr>
    </w:div>
    <w:div w:id="1557936844">
      <w:bodyDiv w:val="1"/>
      <w:marLeft w:val="0"/>
      <w:marRight w:val="0"/>
      <w:marTop w:val="0"/>
      <w:marBottom w:val="0"/>
      <w:divBdr>
        <w:top w:val="none" w:sz="0" w:space="0" w:color="auto"/>
        <w:left w:val="none" w:sz="0" w:space="0" w:color="auto"/>
        <w:bottom w:val="none" w:sz="0" w:space="0" w:color="auto"/>
        <w:right w:val="none" w:sz="0" w:space="0" w:color="auto"/>
      </w:divBdr>
    </w:div>
    <w:div w:id="1563323697">
      <w:bodyDiv w:val="1"/>
      <w:marLeft w:val="0"/>
      <w:marRight w:val="0"/>
      <w:marTop w:val="0"/>
      <w:marBottom w:val="0"/>
      <w:divBdr>
        <w:top w:val="none" w:sz="0" w:space="0" w:color="auto"/>
        <w:left w:val="none" w:sz="0" w:space="0" w:color="auto"/>
        <w:bottom w:val="none" w:sz="0" w:space="0" w:color="auto"/>
        <w:right w:val="none" w:sz="0" w:space="0" w:color="auto"/>
      </w:divBdr>
    </w:div>
    <w:div w:id="1564441009">
      <w:bodyDiv w:val="1"/>
      <w:marLeft w:val="0"/>
      <w:marRight w:val="0"/>
      <w:marTop w:val="0"/>
      <w:marBottom w:val="0"/>
      <w:divBdr>
        <w:top w:val="none" w:sz="0" w:space="0" w:color="auto"/>
        <w:left w:val="none" w:sz="0" w:space="0" w:color="auto"/>
        <w:bottom w:val="none" w:sz="0" w:space="0" w:color="auto"/>
        <w:right w:val="none" w:sz="0" w:space="0" w:color="auto"/>
      </w:divBdr>
    </w:div>
    <w:div w:id="1564639063">
      <w:bodyDiv w:val="1"/>
      <w:marLeft w:val="0"/>
      <w:marRight w:val="0"/>
      <w:marTop w:val="0"/>
      <w:marBottom w:val="0"/>
      <w:divBdr>
        <w:top w:val="none" w:sz="0" w:space="0" w:color="auto"/>
        <w:left w:val="none" w:sz="0" w:space="0" w:color="auto"/>
        <w:bottom w:val="none" w:sz="0" w:space="0" w:color="auto"/>
        <w:right w:val="none" w:sz="0" w:space="0" w:color="auto"/>
      </w:divBdr>
    </w:div>
    <w:div w:id="1564875402">
      <w:bodyDiv w:val="1"/>
      <w:marLeft w:val="0"/>
      <w:marRight w:val="0"/>
      <w:marTop w:val="0"/>
      <w:marBottom w:val="0"/>
      <w:divBdr>
        <w:top w:val="none" w:sz="0" w:space="0" w:color="auto"/>
        <w:left w:val="none" w:sz="0" w:space="0" w:color="auto"/>
        <w:bottom w:val="none" w:sz="0" w:space="0" w:color="auto"/>
        <w:right w:val="none" w:sz="0" w:space="0" w:color="auto"/>
      </w:divBdr>
    </w:div>
    <w:div w:id="1569994970">
      <w:bodyDiv w:val="1"/>
      <w:marLeft w:val="0"/>
      <w:marRight w:val="0"/>
      <w:marTop w:val="0"/>
      <w:marBottom w:val="0"/>
      <w:divBdr>
        <w:top w:val="none" w:sz="0" w:space="0" w:color="auto"/>
        <w:left w:val="none" w:sz="0" w:space="0" w:color="auto"/>
        <w:bottom w:val="none" w:sz="0" w:space="0" w:color="auto"/>
        <w:right w:val="none" w:sz="0" w:space="0" w:color="auto"/>
      </w:divBdr>
    </w:div>
    <w:div w:id="1570580216">
      <w:bodyDiv w:val="1"/>
      <w:marLeft w:val="0"/>
      <w:marRight w:val="0"/>
      <w:marTop w:val="0"/>
      <w:marBottom w:val="0"/>
      <w:divBdr>
        <w:top w:val="none" w:sz="0" w:space="0" w:color="auto"/>
        <w:left w:val="none" w:sz="0" w:space="0" w:color="auto"/>
        <w:bottom w:val="none" w:sz="0" w:space="0" w:color="auto"/>
        <w:right w:val="none" w:sz="0" w:space="0" w:color="auto"/>
      </w:divBdr>
    </w:div>
    <w:div w:id="1574043741">
      <w:bodyDiv w:val="1"/>
      <w:marLeft w:val="0"/>
      <w:marRight w:val="0"/>
      <w:marTop w:val="0"/>
      <w:marBottom w:val="0"/>
      <w:divBdr>
        <w:top w:val="none" w:sz="0" w:space="0" w:color="auto"/>
        <w:left w:val="none" w:sz="0" w:space="0" w:color="auto"/>
        <w:bottom w:val="none" w:sz="0" w:space="0" w:color="auto"/>
        <w:right w:val="none" w:sz="0" w:space="0" w:color="auto"/>
      </w:divBdr>
    </w:div>
    <w:div w:id="1574392620">
      <w:bodyDiv w:val="1"/>
      <w:marLeft w:val="0"/>
      <w:marRight w:val="0"/>
      <w:marTop w:val="0"/>
      <w:marBottom w:val="0"/>
      <w:divBdr>
        <w:top w:val="none" w:sz="0" w:space="0" w:color="auto"/>
        <w:left w:val="none" w:sz="0" w:space="0" w:color="auto"/>
        <w:bottom w:val="none" w:sz="0" w:space="0" w:color="auto"/>
        <w:right w:val="none" w:sz="0" w:space="0" w:color="auto"/>
      </w:divBdr>
    </w:div>
    <w:div w:id="1574585712">
      <w:bodyDiv w:val="1"/>
      <w:marLeft w:val="0"/>
      <w:marRight w:val="0"/>
      <w:marTop w:val="0"/>
      <w:marBottom w:val="0"/>
      <w:divBdr>
        <w:top w:val="none" w:sz="0" w:space="0" w:color="auto"/>
        <w:left w:val="none" w:sz="0" w:space="0" w:color="auto"/>
        <w:bottom w:val="none" w:sz="0" w:space="0" w:color="auto"/>
        <w:right w:val="none" w:sz="0" w:space="0" w:color="auto"/>
      </w:divBdr>
    </w:div>
    <w:div w:id="1576090956">
      <w:bodyDiv w:val="1"/>
      <w:marLeft w:val="0"/>
      <w:marRight w:val="0"/>
      <w:marTop w:val="0"/>
      <w:marBottom w:val="0"/>
      <w:divBdr>
        <w:top w:val="none" w:sz="0" w:space="0" w:color="auto"/>
        <w:left w:val="none" w:sz="0" w:space="0" w:color="auto"/>
        <w:bottom w:val="none" w:sz="0" w:space="0" w:color="auto"/>
        <w:right w:val="none" w:sz="0" w:space="0" w:color="auto"/>
      </w:divBdr>
    </w:div>
    <w:div w:id="1577471953">
      <w:bodyDiv w:val="1"/>
      <w:marLeft w:val="0"/>
      <w:marRight w:val="0"/>
      <w:marTop w:val="0"/>
      <w:marBottom w:val="0"/>
      <w:divBdr>
        <w:top w:val="none" w:sz="0" w:space="0" w:color="auto"/>
        <w:left w:val="none" w:sz="0" w:space="0" w:color="auto"/>
        <w:bottom w:val="none" w:sz="0" w:space="0" w:color="auto"/>
        <w:right w:val="none" w:sz="0" w:space="0" w:color="auto"/>
      </w:divBdr>
    </w:div>
    <w:div w:id="1579174106">
      <w:bodyDiv w:val="1"/>
      <w:marLeft w:val="0"/>
      <w:marRight w:val="0"/>
      <w:marTop w:val="0"/>
      <w:marBottom w:val="0"/>
      <w:divBdr>
        <w:top w:val="none" w:sz="0" w:space="0" w:color="auto"/>
        <w:left w:val="none" w:sz="0" w:space="0" w:color="auto"/>
        <w:bottom w:val="none" w:sz="0" w:space="0" w:color="auto"/>
        <w:right w:val="none" w:sz="0" w:space="0" w:color="auto"/>
      </w:divBdr>
    </w:div>
    <w:div w:id="1579287559">
      <w:bodyDiv w:val="1"/>
      <w:marLeft w:val="0"/>
      <w:marRight w:val="0"/>
      <w:marTop w:val="0"/>
      <w:marBottom w:val="0"/>
      <w:divBdr>
        <w:top w:val="none" w:sz="0" w:space="0" w:color="auto"/>
        <w:left w:val="none" w:sz="0" w:space="0" w:color="auto"/>
        <w:bottom w:val="none" w:sz="0" w:space="0" w:color="auto"/>
        <w:right w:val="none" w:sz="0" w:space="0" w:color="auto"/>
      </w:divBdr>
    </w:div>
    <w:div w:id="1581870149">
      <w:bodyDiv w:val="1"/>
      <w:marLeft w:val="0"/>
      <w:marRight w:val="0"/>
      <w:marTop w:val="0"/>
      <w:marBottom w:val="0"/>
      <w:divBdr>
        <w:top w:val="none" w:sz="0" w:space="0" w:color="auto"/>
        <w:left w:val="none" w:sz="0" w:space="0" w:color="auto"/>
        <w:bottom w:val="none" w:sz="0" w:space="0" w:color="auto"/>
        <w:right w:val="none" w:sz="0" w:space="0" w:color="auto"/>
      </w:divBdr>
    </w:div>
    <w:div w:id="1582905382">
      <w:bodyDiv w:val="1"/>
      <w:marLeft w:val="0"/>
      <w:marRight w:val="0"/>
      <w:marTop w:val="0"/>
      <w:marBottom w:val="0"/>
      <w:divBdr>
        <w:top w:val="none" w:sz="0" w:space="0" w:color="auto"/>
        <w:left w:val="none" w:sz="0" w:space="0" w:color="auto"/>
        <w:bottom w:val="none" w:sz="0" w:space="0" w:color="auto"/>
        <w:right w:val="none" w:sz="0" w:space="0" w:color="auto"/>
      </w:divBdr>
    </w:div>
    <w:div w:id="1585262852">
      <w:bodyDiv w:val="1"/>
      <w:marLeft w:val="0"/>
      <w:marRight w:val="0"/>
      <w:marTop w:val="0"/>
      <w:marBottom w:val="0"/>
      <w:divBdr>
        <w:top w:val="none" w:sz="0" w:space="0" w:color="auto"/>
        <w:left w:val="none" w:sz="0" w:space="0" w:color="auto"/>
        <w:bottom w:val="none" w:sz="0" w:space="0" w:color="auto"/>
        <w:right w:val="none" w:sz="0" w:space="0" w:color="auto"/>
      </w:divBdr>
    </w:div>
    <w:div w:id="1589078937">
      <w:bodyDiv w:val="1"/>
      <w:marLeft w:val="0"/>
      <w:marRight w:val="0"/>
      <w:marTop w:val="0"/>
      <w:marBottom w:val="0"/>
      <w:divBdr>
        <w:top w:val="none" w:sz="0" w:space="0" w:color="auto"/>
        <w:left w:val="none" w:sz="0" w:space="0" w:color="auto"/>
        <w:bottom w:val="none" w:sz="0" w:space="0" w:color="auto"/>
        <w:right w:val="none" w:sz="0" w:space="0" w:color="auto"/>
      </w:divBdr>
    </w:div>
    <w:div w:id="1589340361">
      <w:bodyDiv w:val="1"/>
      <w:marLeft w:val="0"/>
      <w:marRight w:val="0"/>
      <w:marTop w:val="0"/>
      <w:marBottom w:val="0"/>
      <w:divBdr>
        <w:top w:val="none" w:sz="0" w:space="0" w:color="auto"/>
        <w:left w:val="none" w:sz="0" w:space="0" w:color="auto"/>
        <w:bottom w:val="none" w:sz="0" w:space="0" w:color="auto"/>
        <w:right w:val="none" w:sz="0" w:space="0" w:color="auto"/>
      </w:divBdr>
    </w:div>
    <w:div w:id="1589801558">
      <w:bodyDiv w:val="1"/>
      <w:marLeft w:val="0"/>
      <w:marRight w:val="0"/>
      <w:marTop w:val="0"/>
      <w:marBottom w:val="0"/>
      <w:divBdr>
        <w:top w:val="none" w:sz="0" w:space="0" w:color="auto"/>
        <w:left w:val="none" w:sz="0" w:space="0" w:color="auto"/>
        <w:bottom w:val="none" w:sz="0" w:space="0" w:color="auto"/>
        <w:right w:val="none" w:sz="0" w:space="0" w:color="auto"/>
      </w:divBdr>
    </w:div>
    <w:div w:id="1589927662">
      <w:bodyDiv w:val="1"/>
      <w:marLeft w:val="0"/>
      <w:marRight w:val="0"/>
      <w:marTop w:val="0"/>
      <w:marBottom w:val="0"/>
      <w:divBdr>
        <w:top w:val="none" w:sz="0" w:space="0" w:color="auto"/>
        <w:left w:val="none" w:sz="0" w:space="0" w:color="auto"/>
        <w:bottom w:val="none" w:sz="0" w:space="0" w:color="auto"/>
        <w:right w:val="none" w:sz="0" w:space="0" w:color="auto"/>
      </w:divBdr>
    </w:div>
    <w:div w:id="1590695693">
      <w:bodyDiv w:val="1"/>
      <w:marLeft w:val="0"/>
      <w:marRight w:val="0"/>
      <w:marTop w:val="0"/>
      <w:marBottom w:val="0"/>
      <w:divBdr>
        <w:top w:val="none" w:sz="0" w:space="0" w:color="auto"/>
        <w:left w:val="none" w:sz="0" w:space="0" w:color="auto"/>
        <w:bottom w:val="none" w:sz="0" w:space="0" w:color="auto"/>
        <w:right w:val="none" w:sz="0" w:space="0" w:color="auto"/>
      </w:divBdr>
    </w:div>
    <w:div w:id="1591965182">
      <w:bodyDiv w:val="1"/>
      <w:marLeft w:val="0"/>
      <w:marRight w:val="0"/>
      <w:marTop w:val="0"/>
      <w:marBottom w:val="0"/>
      <w:divBdr>
        <w:top w:val="none" w:sz="0" w:space="0" w:color="auto"/>
        <w:left w:val="none" w:sz="0" w:space="0" w:color="auto"/>
        <w:bottom w:val="none" w:sz="0" w:space="0" w:color="auto"/>
        <w:right w:val="none" w:sz="0" w:space="0" w:color="auto"/>
      </w:divBdr>
    </w:div>
    <w:div w:id="1592742048">
      <w:bodyDiv w:val="1"/>
      <w:marLeft w:val="0"/>
      <w:marRight w:val="0"/>
      <w:marTop w:val="0"/>
      <w:marBottom w:val="0"/>
      <w:divBdr>
        <w:top w:val="none" w:sz="0" w:space="0" w:color="auto"/>
        <w:left w:val="none" w:sz="0" w:space="0" w:color="auto"/>
        <w:bottom w:val="none" w:sz="0" w:space="0" w:color="auto"/>
        <w:right w:val="none" w:sz="0" w:space="0" w:color="auto"/>
      </w:divBdr>
    </w:div>
    <w:div w:id="1593707741">
      <w:bodyDiv w:val="1"/>
      <w:marLeft w:val="0"/>
      <w:marRight w:val="0"/>
      <w:marTop w:val="0"/>
      <w:marBottom w:val="0"/>
      <w:divBdr>
        <w:top w:val="none" w:sz="0" w:space="0" w:color="auto"/>
        <w:left w:val="none" w:sz="0" w:space="0" w:color="auto"/>
        <w:bottom w:val="none" w:sz="0" w:space="0" w:color="auto"/>
        <w:right w:val="none" w:sz="0" w:space="0" w:color="auto"/>
      </w:divBdr>
    </w:div>
    <w:div w:id="1594893549">
      <w:bodyDiv w:val="1"/>
      <w:marLeft w:val="0"/>
      <w:marRight w:val="0"/>
      <w:marTop w:val="0"/>
      <w:marBottom w:val="0"/>
      <w:divBdr>
        <w:top w:val="none" w:sz="0" w:space="0" w:color="auto"/>
        <w:left w:val="none" w:sz="0" w:space="0" w:color="auto"/>
        <w:bottom w:val="none" w:sz="0" w:space="0" w:color="auto"/>
        <w:right w:val="none" w:sz="0" w:space="0" w:color="auto"/>
      </w:divBdr>
    </w:div>
    <w:div w:id="1597404534">
      <w:bodyDiv w:val="1"/>
      <w:marLeft w:val="0"/>
      <w:marRight w:val="0"/>
      <w:marTop w:val="0"/>
      <w:marBottom w:val="0"/>
      <w:divBdr>
        <w:top w:val="none" w:sz="0" w:space="0" w:color="auto"/>
        <w:left w:val="none" w:sz="0" w:space="0" w:color="auto"/>
        <w:bottom w:val="none" w:sz="0" w:space="0" w:color="auto"/>
        <w:right w:val="none" w:sz="0" w:space="0" w:color="auto"/>
      </w:divBdr>
    </w:div>
    <w:div w:id="1598751022">
      <w:bodyDiv w:val="1"/>
      <w:marLeft w:val="0"/>
      <w:marRight w:val="0"/>
      <w:marTop w:val="0"/>
      <w:marBottom w:val="0"/>
      <w:divBdr>
        <w:top w:val="none" w:sz="0" w:space="0" w:color="auto"/>
        <w:left w:val="none" w:sz="0" w:space="0" w:color="auto"/>
        <w:bottom w:val="none" w:sz="0" w:space="0" w:color="auto"/>
        <w:right w:val="none" w:sz="0" w:space="0" w:color="auto"/>
      </w:divBdr>
    </w:div>
    <w:div w:id="1600984172">
      <w:bodyDiv w:val="1"/>
      <w:marLeft w:val="0"/>
      <w:marRight w:val="0"/>
      <w:marTop w:val="0"/>
      <w:marBottom w:val="0"/>
      <w:divBdr>
        <w:top w:val="none" w:sz="0" w:space="0" w:color="auto"/>
        <w:left w:val="none" w:sz="0" w:space="0" w:color="auto"/>
        <w:bottom w:val="none" w:sz="0" w:space="0" w:color="auto"/>
        <w:right w:val="none" w:sz="0" w:space="0" w:color="auto"/>
      </w:divBdr>
    </w:div>
    <w:div w:id="1602297586">
      <w:bodyDiv w:val="1"/>
      <w:marLeft w:val="0"/>
      <w:marRight w:val="0"/>
      <w:marTop w:val="0"/>
      <w:marBottom w:val="0"/>
      <w:divBdr>
        <w:top w:val="none" w:sz="0" w:space="0" w:color="auto"/>
        <w:left w:val="none" w:sz="0" w:space="0" w:color="auto"/>
        <w:bottom w:val="none" w:sz="0" w:space="0" w:color="auto"/>
        <w:right w:val="none" w:sz="0" w:space="0" w:color="auto"/>
      </w:divBdr>
    </w:div>
    <w:div w:id="1604418045">
      <w:bodyDiv w:val="1"/>
      <w:marLeft w:val="0"/>
      <w:marRight w:val="0"/>
      <w:marTop w:val="0"/>
      <w:marBottom w:val="0"/>
      <w:divBdr>
        <w:top w:val="none" w:sz="0" w:space="0" w:color="auto"/>
        <w:left w:val="none" w:sz="0" w:space="0" w:color="auto"/>
        <w:bottom w:val="none" w:sz="0" w:space="0" w:color="auto"/>
        <w:right w:val="none" w:sz="0" w:space="0" w:color="auto"/>
      </w:divBdr>
    </w:div>
    <w:div w:id="1604846419">
      <w:bodyDiv w:val="1"/>
      <w:marLeft w:val="0"/>
      <w:marRight w:val="0"/>
      <w:marTop w:val="0"/>
      <w:marBottom w:val="0"/>
      <w:divBdr>
        <w:top w:val="none" w:sz="0" w:space="0" w:color="auto"/>
        <w:left w:val="none" w:sz="0" w:space="0" w:color="auto"/>
        <w:bottom w:val="none" w:sz="0" w:space="0" w:color="auto"/>
        <w:right w:val="none" w:sz="0" w:space="0" w:color="auto"/>
      </w:divBdr>
    </w:div>
    <w:div w:id="1605771676">
      <w:bodyDiv w:val="1"/>
      <w:marLeft w:val="0"/>
      <w:marRight w:val="0"/>
      <w:marTop w:val="0"/>
      <w:marBottom w:val="0"/>
      <w:divBdr>
        <w:top w:val="none" w:sz="0" w:space="0" w:color="auto"/>
        <w:left w:val="none" w:sz="0" w:space="0" w:color="auto"/>
        <w:bottom w:val="none" w:sz="0" w:space="0" w:color="auto"/>
        <w:right w:val="none" w:sz="0" w:space="0" w:color="auto"/>
      </w:divBdr>
    </w:div>
    <w:div w:id="1606964750">
      <w:bodyDiv w:val="1"/>
      <w:marLeft w:val="0"/>
      <w:marRight w:val="0"/>
      <w:marTop w:val="0"/>
      <w:marBottom w:val="0"/>
      <w:divBdr>
        <w:top w:val="none" w:sz="0" w:space="0" w:color="auto"/>
        <w:left w:val="none" w:sz="0" w:space="0" w:color="auto"/>
        <w:bottom w:val="none" w:sz="0" w:space="0" w:color="auto"/>
        <w:right w:val="none" w:sz="0" w:space="0" w:color="auto"/>
      </w:divBdr>
    </w:div>
    <w:div w:id="1609269083">
      <w:bodyDiv w:val="1"/>
      <w:marLeft w:val="0"/>
      <w:marRight w:val="0"/>
      <w:marTop w:val="0"/>
      <w:marBottom w:val="0"/>
      <w:divBdr>
        <w:top w:val="none" w:sz="0" w:space="0" w:color="auto"/>
        <w:left w:val="none" w:sz="0" w:space="0" w:color="auto"/>
        <w:bottom w:val="none" w:sz="0" w:space="0" w:color="auto"/>
        <w:right w:val="none" w:sz="0" w:space="0" w:color="auto"/>
      </w:divBdr>
    </w:div>
    <w:div w:id="1609510970">
      <w:bodyDiv w:val="1"/>
      <w:marLeft w:val="0"/>
      <w:marRight w:val="0"/>
      <w:marTop w:val="0"/>
      <w:marBottom w:val="0"/>
      <w:divBdr>
        <w:top w:val="none" w:sz="0" w:space="0" w:color="auto"/>
        <w:left w:val="none" w:sz="0" w:space="0" w:color="auto"/>
        <w:bottom w:val="none" w:sz="0" w:space="0" w:color="auto"/>
        <w:right w:val="none" w:sz="0" w:space="0" w:color="auto"/>
      </w:divBdr>
    </w:div>
    <w:div w:id="1609895217">
      <w:bodyDiv w:val="1"/>
      <w:marLeft w:val="0"/>
      <w:marRight w:val="0"/>
      <w:marTop w:val="0"/>
      <w:marBottom w:val="0"/>
      <w:divBdr>
        <w:top w:val="none" w:sz="0" w:space="0" w:color="auto"/>
        <w:left w:val="none" w:sz="0" w:space="0" w:color="auto"/>
        <w:bottom w:val="none" w:sz="0" w:space="0" w:color="auto"/>
        <w:right w:val="none" w:sz="0" w:space="0" w:color="auto"/>
      </w:divBdr>
    </w:div>
    <w:div w:id="1609968916">
      <w:bodyDiv w:val="1"/>
      <w:marLeft w:val="0"/>
      <w:marRight w:val="0"/>
      <w:marTop w:val="0"/>
      <w:marBottom w:val="0"/>
      <w:divBdr>
        <w:top w:val="none" w:sz="0" w:space="0" w:color="auto"/>
        <w:left w:val="none" w:sz="0" w:space="0" w:color="auto"/>
        <w:bottom w:val="none" w:sz="0" w:space="0" w:color="auto"/>
        <w:right w:val="none" w:sz="0" w:space="0" w:color="auto"/>
      </w:divBdr>
    </w:div>
    <w:div w:id="1610971879">
      <w:bodyDiv w:val="1"/>
      <w:marLeft w:val="0"/>
      <w:marRight w:val="0"/>
      <w:marTop w:val="0"/>
      <w:marBottom w:val="0"/>
      <w:divBdr>
        <w:top w:val="none" w:sz="0" w:space="0" w:color="auto"/>
        <w:left w:val="none" w:sz="0" w:space="0" w:color="auto"/>
        <w:bottom w:val="none" w:sz="0" w:space="0" w:color="auto"/>
        <w:right w:val="none" w:sz="0" w:space="0" w:color="auto"/>
      </w:divBdr>
    </w:div>
    <w:div w:id="1611938020">
      <w:bodyDiv w:val="1"/>
      <w:marLeft w:val="0"/>
      <w:marRight w:val="0"/>
      <w:marTop w:val="0"/>
      <w:marBottom w:val="0"/>
      <w:divBdr>
        <w:top w:val="none" w:sz="0" w:space="0" w:color="auto"/>
        <w:left w:val="none" w:sz="0" w:space="0" w:color="auto"/>
        <w:bottom w:val="none" w:sz="0" w:space="0" w:color="auto"/>
        <w:right w:val="none" w:sz="0" w:space="0" w:color="auto"/>
      </w:divBdr>
    </w:div>
    <w:div w:id="1613588138">
      <w:bodyDiv w:val="1"/>
      <w:marLeft w:val="0"/>
      <w:marRight w:val="0"/>
      <w:marTop w:val="0"/>
      <w:marBottom w:val="0"/>
      <w:divBdr>
        <w:top w:val="none" w:sz="0" w:space="0" w:color="auto"/>
        <w:left w:val="none" w:sz="0" w:space="0" w:color="auto"/>
        <w:bottom w:val="none" w:sz="0" w:space="0" w:color="auto"/>
        <w:right w:val="none" w:sz="0" w:space="0" w:color="auto"/>
      </w:divBdr>
    </w:div>
    <w:div w:id="1613978169">
      <w:bodyDiv w:val="1"/>
      <w:marLeft w:val="0"/>
      <w:marRight w:val="0"/>
      <w:marTop w:val="0"/>
      <w:marBottom w:val="0"/>
      <w:divBdr>
        <w:top w:val="none" w:sz="0" w:space="0" w:color="auto"/>
        <w:left w:val="none" w:sz="0" w:space="0" w:color="auto"/>
        <w:bottom w:val="none" w:sz="0" w:space="0" w:color="auto"/>
        <w:right w:val="none" w:sz="0" w:space="0" w:color="auto"/>
      </w:divBdr>
    </w:div>
    <w:div w:id="1616982156">
      <w:bodyDiv w:val="1"/>
      <w:marLeft w:val="0"/>
      <w:marRight w:val="0"/>
      <w:marTop w:val="0"/>
      <w:marBottom w:val="0"/>
      <w:divBdr>
        <w:top w:val="none" w:sz="0" w:space="0" w:color="auto"/>
        <w:left w:val="none" w:sz="0" w:space="0" w:color="auto"/>
        <w:bottom w:val="none" w:sz="0" w:space="0" w:color="auto"/>
        <w:right w:val="none" w:sz="0" w:space="0" w:color="auto"/>
      </w:divBdr>
    </w:div>
    <w:div w:id="1617129252">
      <w:bodyDiv w:val="1"/>
      <w:marLeft w:val="0"/>
      <w:marRight w:val="0"/>
      <w:marTop w:val="0"/>
      <w:marBottom w:val="0"/>
      <w:divBdr>
        <w:top w:val="none" w:sz="0" w:space="0" w:color="auto"/>
        <w:left w:val="none" w:sz="0" w:space="0" w:color="auto"/>
        <w:bottom w:val="none" w:sz="0" w:space="0" w:color="auto"/>
        <w:right w:val="none" w:sz="0" w:space="0" w:color="auto"/>
      </w:divBdr>
    </w:div>
    <w:div w:id="1617521384">
      <w:bodyDiv w:val="1"/>
      <w:marLeft w:val="0"/>
      <w:marRight w:val="0"/>
      <w:marTop w:val="0"/>
      <w:marBottom w:val="0"/>
      <w:divBdr>
        <w:top w:val="none" w:sz="0" w:space="0" w:color="auto"/>
        <w:left w:val="none" w:sz="0" w:space="0" w:color="auto"/>
        <w:bottom w:val="none" w:sz="0" w:space="0" w:color="auto"/>
        <w:right w:val="none" w:sz="0" w:space="0" w:color="auto"/>
      </w:divBdr>
    </w:div>
    <w:div w:id="1618099593">
      <w:bodyDiv w:val="1"/>
      <w:marLeft w:val="0"/>
      <w:marRight w:val="0"/>
      <w:marTop w:val="0"/>
      <w:marBottom w:val="0"/>
      <w:divBdr>
        <w:top w:val="none" w:sz="0" w:space="0" w:color="auto"/>
        <w:left w:val="none" w:sz="0" w:space="0" w:color="auto"/>
        <w:bottom w:val="none" w:sz="0" w:space="0" w:color="auto"/>
        <w:right w:val="none" w:sz="0" w:space="0" w:color="auto"/>
      </w:divBdr>
      <w:divsChild>
        <w:div w:id="693265210">
          <w:marLeft w:val="0"/>
          <w:marRight w:val="0"/>
          <w:marTop w:val="0"/>
          <w:marBottom w:val="0"/>
          <w:divBdr>
            <w:top w:val="none" w:sz="0" w:space="0" w:color="auto"/>
            <w:left w:val="none" w:sz="0" w:space="0" w:color="auto"/>
            <w:bottom w:val="none" w:sz="0" w:space="0" w:color="auto"/>
            <w:right w:val="none" w:sz="0" w:space="0" w:color="auto"/>
          </w:divBdr>
          <w:divsChild>
            <w:div w:id="2025596695">
              <w:marLeft w:val="0"/>
              <w:marRight w:val="0"/>
              <w:marTop w:val="0"/>
              <w:marBottom w:val="0"/>
              <w:divBdr>
                <w:top w:val="none" w:sz="0" w:space="0" w:color="auto"/>
                <w:left w:val="none" w:sz="0" w:space="0" w:color="auto"/>
                <w:bottom w:val="none" w:sz="0" w:space="0" w:color="auto"/>
                <w:right w:val="none" w:sz="0" w:space="0" w:color="auto"/>
              </w:divBdr>
              <w:divsChild>
                <w:div w:id="1497381905">
                  <w:marLeft w:val="0"/>
                  <w:marRight w:val="0"/>
                  <w:marTop w:val="0"/>
                  <w:marBottom w:val="0"/>
                  <w:divBdr>
                    <w:top w:val="none" w:sz="0" w:space="0" w:color="auto"/>
                    <w:left w:val="none" w:sz="0" w:space="0" w:color="auto"/>
                    <w:bottom w:val="none" w:sz="0" w:space="0" w:color="auto"/>
                    <w:right w:val="none" w:sz="0" w:space="0" w:color="auto"/>
                  </w:divBdr>
                  <w:divsChild>
                    <w:div w:id="72243422">
                      <w:marLeft w:val="0"/>
                      <w:marRight w:val="0"/>
                      <w:marTop w:val="0"/>
                      <w:marBottom w:val="0"/>
                      <w:divBdr>
                        <w:top w:val="none" w:sz="0" w:space="0" w:color="auto"/>
                        <w:left w:val="none" w:sz="0" w:space="0" w:color="auto"/>
                        <w:bottom w:val="none" w:sz="0" w:space="0" w:color="auto"/>
                        <w:right w:val="none" w:sz="0" w:space="0" w:color="auto"/>
                      </w:divBdr>
                      <w:divsChild>
                        <w:div w:id="846871052">
                          <w:marLeft w:val="0"/>
                          <w:marRight w:val="0"/>
                          <w:marTop w:val="0"/>
                          <w:marBottom w:val="0"/>
                          <w:divBdr>
                            <w:top w:val="none" w:sz="0" w:space="0" w:color="auto"/>
                            <w:left w:val="none" w:sz="0" w:space="0" w:color="auto"/>
                            <w:bottom w:val="none" w:sz="0" w:space="0" w:color="auto"/>
                            <w:right w:val="none" w:sz="0" w:space="0" w:color="auto"/>
                          </w:divBdr>
                          <w:divsChild>
                            <w:div w:id="15526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0991700">
      <w:bodyDiv w:val="1"/>
      <w:marLeft w:val="0"/>
      <w:marRight w:val="0"/>
      <w:marTop w:val="0"/>
      <w:marBottom w:val="0"/>
      <w:divBdr>
        <w:top w:val="none" w:sz="0" w:space="0" w:color="auto"/>
        <w:left w:val="none" w:sz="0" w:space="0" w:color="auto"/>
        <w:bottom w:val="none" w:sz="0" w:space="0" w:color="auto"/>
        <w:right w:val="none" w:sz="0" w:space="0" w:color="auto"/>
      </w:divBdr>
    </w:div>
    <w:div w:id="1623995255">
      <w:bodyDiv w:val="1"/>
      <w:marLeft w:val="0"/>
      <w:marRight w:val="0"/>
      <w:marTop w:val="0"/>
      <w:marBottom w:val="0"/>
      <w:divBdr>
        <w:top w:val="none" w:sz="0" w:space="0" w:color="auto"/>
        <w:left w:val="none" w:sz="0" w:space="0" w:color="auto"/>
        <w:bottom w:val="none" w:sz="0" w:space="0" w:color="auto"/>
        <w:right w:val="none" w:sz="0" w:space="0" w:color="auto"/>
      </w:divBdr>
    </w:div>
    <w:div w:id="1624457015">
      <w:bodyDiv w:val="1"/>
      <w:marLeft w:val="0"/>
      <w:marRight w:val="0"/>
      <w:marTop w:val="0"/>
      <w:marBottom w:val="0"/>
      <w:divBdr>
        <w:top w:val="none" w:sz="0" w:space="0" w:color="auto"/>
        <w:left w:val="none" w:sz="0" w:space="0" w:color="auto"/>
        <w:bottom w:val="none" w:sz="0" w:space="0" w:color="auto"/>
        <w:right w:val="none" w:sz="0" w:space="0" w:color="auto"/>
      </w:divBdr>
    </w:div>
    <w:div w:id="1624993893">
      <w:bodyDiv w:val="1"/>
      <w:marLeft w:val="0"/>
      <w:marRight w:val="0"/>
      <w:marTop w:val="0"/>
      <w:marBottom w:val="0"/>
      <w:divBdr>
        <w:top w:val="none" w:sz="0" w:space="0" w:color="auto"/>
        <w:left w:val="none" w:sz="0" w:space="0" w:color="auto"/>
        <w:bottom w:val="none" w:sz="0" w:space="0" w:color="auto"/>
        <w:right w:val="none" w:sz="0" w:space="0" w:color="auto"/>
      </w:divBdr>
    </w:div>
    <w:div w:id="1626154507">
      <w:bodyDiv w:val="1"/>
      <w:marLeft w:val="0"/>
      <w:marRight w:val="0"/>
      <w:marTop w:val="0"/>
      <w:marBottom w:val="0"/>
      <w:divBdr>
        <w:top w:val="none" w:sz="0" w:space="0" w:color="auto"/>
        <w:left w:val="none" w:sz="0" w:space="0" w:color="auto"/>
        <w:bottom w:val="none" w:sz="0" w:space="0" w:color="auto"/>
        <w:right w:val="none" w:sz="0" w:space="0" w:color="auto"/>
      </w:divBdr>
    </w:div>
    <w:div w:id="1628004746">
      <w:bodyDiv w:val="1"/>
      <w:marLeft w:val="0"/>
      <w:marRight w:val="0"/>
      <w:marTop w:val="0"/>
      <w:marBottom w:val="0"/>
      <w:divBdr>
        <w:top w:val="none" w:sz="0" w:space="0" w:color="auto"/>
        <w:left w:val="none" w:sz="0" w:space="0" w:color="auto"/>
        <w:bottom w:val="none" w:sz="0" w:space="0" w:color="auto"/>
        <w:right w:val="none" w:sz="0" w:space="0" w:color="auto"/>
      </w:divBdr>
    </w:div>
    <w:div w:id="1630436529">
      <w:bodyDiv w:val="1"/>
      <w:marLeft w:val="0"/>
      <w:marRight w:val="0"/>
      <w:marTop w:val="0"/>
      <w:marBottom w:val="0"/>
      <w:divBdr>
        <w:top w:val="none" w:sz="0" w:space="0" w:color="auto"/>
        <w:left w:val="none" w:sz="0" w:space="0" w:color="auto"/>
        <w:bottom w:val="none" w:sz="0" w:space="0" w:color="auto"/>
        <w:right w:val="none" w:sz="0" w:space="0" w:color="auto"/>
      </w:divBdr>
    </w:div>
    <w:div w:id="1633096205">
      <w:bodyDiv w:val="1"/>
      <w:marLeft w:val="0"/>
      <w:marRight w:val="0"/>
      <w:marTop w:val="0"/>
      <w:marBottom w:val="0"/>
      <w:divBdr>
        <w:top w:val="none" w:sz="0" w:space="0" w:color="auto"/>
        <w:left w:val="none" w:sz="0" w:space="0" w:color="auto"/>
        <w:bottom w:val="none" w:sz="0" w:space="0" w:color="auto"/>
        <w:right w:val="none" w:sz="0" w:space="0" w:color="auto"/>
      </w:divBdr>
    </w:div>
    <w:div w:id="1635985563">
      <w:bodyDiv w:val="1"/>
      <w:marLeft w:val="0"/>
      <w:marRight w:val="0"/>
      <w:marTop w:val="0"/>
      <w:marBottom w:val="0"/>
      <w:divBdr>
        <w:top w:val="none" w:sz="0" w:space="0" w:color="auto"/>
        <w:left w:val="none" w:sz="0" w:space="0" w:color="auto"/>
        <w:bottom w:val="none" w:sz="0" w:space="0" w:color="auto"/>
        <w:right w:val="none" w:sz="0" w:space="0" w:color="auto"/>
      </w:divBdr>
    </w:div>
    <w:div w:id="1637757280">
      <w:bodyDiv w:val="1"/>
      <w:marLeft w:val="0"/>
      <w:marRight w:val="0"/>
      <w:marTop w:val="0"/>
      <w:marBottom w:val="0"/>
      <w:divBdr>
        <w:top w:val="none" w:sz="0" w:space="0" w:color="auto"/>
        <w:left w:val="none" w:sz="0" w:space="0" w:color="auto"/>
        <w:bottom w:val="none" w:sz="0" w:space="0" w:color="auto"/>
        <w:right w:val="none" w:sz="0" w:space="0" w:color="auto"/>
      </w:divBdr>
    </w:div>
    <w:div w:id="1638292604">
      <w:bodyDiv w:val="1"/>
      <w:marLeft w:val="0"/>
      <w:marRight w:val="0"/>
      <w:marTop w:val="0"/>
      <w:marBottom w:val="0"/>
      <w:divBdr>
        <w:top w:val="none" w:sz="0" w:space="0" w:color="auto"/>
        <w:left w:val="none" w:sz="0" w:space="0" w:color="auto"/>
        <w:bottom w:val="none" w:sz="0" w:space="0" w:color="auto"/>
        <w:right w:val="none" w:sz="0" w:space="0" w:color="auto"/>
      </w:divBdr>
    </w:div>
    <w:div w:id="1639450714">
      <w:bodyDiv w:val="1"/>
      <w:marLeft w:val="0"/>
      <w:marRight w:val="0"/>
      <w:marTop w:val="0"/>
      <w:marBottom w:val="0"/>
      <w:divBdr>
        <w:top w:val="none" w:sz="0" w:space="0" w:color="auto"/>
        <w:left w:val="none" w:sz="0" w:space="0" w:color="auto"/>
        <w:bottom w:val="none" w:sz="0" w:space="0" w:color="auto"/>
        <w:right w:val="none" w:sz="0" w:space="0" w:color="auto"/>
      </w:divBdr>
    </w:div>
    <w:div w:id="1639720366">
      <w:bodyDiv w:val="1"/>
      <w:marLeft w:val="0"/>
      <w:marRight w:val="0"/>
      <w:marTop w:val="0"/>
      <w:marBottom w:val="0"/>
      <w:divBdr>
        <w:top w:val="none" w:sz="0" w:space="0" w:color="auto"/>
        <w:left w:val="none" w:sz="0" w:space="0" w:color="auto"/>
        <w:bottom w:val="none" w:sz="0" w:space="0" w:color="auto"/>
        <w:right w:val="none" w:sz="0" w:space="0" w:color="auto"/>
      </w:divBdr>
    </w:div>
    <w:div w:id="1642271907">
      <w:bodyDiv w:val="1"/>
      <w:marLeft w:val="0"/>
      <w:marRight w:val="0"/>
      <w:marTop w:val="0"/>
      <w:marBottom w:val="0"/>
      <w:divBdr>
        <w:top w:val="none" w:sz="0" w:space="0" w:color="auto"/>
        <w:left w:val="none" w:sz="0" w:space="0" w:color="auto"/>
        <w:bottom w:val="none" w:sz="0" w:space="0" w:color="auto"/>
        <w:right w:val="none" w:sz="0" w:space="0" w:color="auto"/>
      </w:divBdr>
    </w:div>
    <w:div w:id="1643464893">
      <w:bodyDiv w:val="1"/>
      <w:marLeft w:val="0"/>
      <w:marRight w:val="0"/>
      <w:marTop w:val="0"/>
      <w:marBottom w:val="0"/>
      <w:divBdr>
        <w:top w:val="none" w:sz="0" w:space="0" w:color="auto"/>
        <w:left w:val="none" w:sz="0" w:space="0" w:color="auto"/>
        <w:bottom w:val="none" w:sz="0" w:space="0" w:color="auto"/>
        <w:right w:val="none" w:sz="0" w:space="0" w:color="auto"/>
      </w:divBdr>
    </w:div>
    <w:div w:id="1644390006">
      <w:bodyDiv w:val="1"/>
      <w:marLeft w:val="0"/>
      <w:marRight w:val="0"/>
      <w:marTop w:val="0"/>
      <w:marBottom w:val="0"/>
      <w:divBdr>
        <w:top w:val="none" w:sz="0" w:space="0" w:color="auto"/>
        <w:left w:val="none" w:sz="0" w:space="0" w:color="auto"/>
        <w:bottom w:val="none" w:sz="0" w:space="0" w:color="auto"/>
        <w:right w:val="none" w:sz="0" w:space="0" w:color="auto"/>
      </w:divBdr>
    </w:div>
    <w:div w:id="1645308707">
      <w:bodyDiv w:val="1"/>
      <w:marLeft w:val="0"/>
      <w:marRight w:val="0"/>
      <w:marTop w:val="0"/>
      <w:marBottom w:val="0"/>
      <w:divBdr>
        <w:top w:val="none" w:sz="0" w:space="0" w:color="auto"/>
        <w:left w:val="none" w:sz="0" w:space="0" w:color="auto"/>
        <w:bottom w:val="none" w:sz="0" w:space="0" w:color="auto"/>
        <w:right w:val="none" w:sz="0" w:space="0" w:color="auto"/>
      </w:divBdr>
    </w:div>
    <w:div w:id="1647276529">
      <w:bodyDiv w:val="1"/>
      <w:marLeft w:val="0"/>
      <w:marRight w:val="0"/>
      <w:marTop w:val="0"/>
      <w:marBottom w:val="0"/>
      <w:divBdr>
        <w:top w:val="none" w:sz="0" w:space="0" w:color="auto"/>
        <w:left w:val="none" w:sz="0" w:space="0" w:color="auto"/>
        <w:bottom w:val="none" w:sz="0" w:space="0" w:color="auto"/>
        <w:right w:val="none" w:sz="0" w:space="0" w:color="auto"/>
      </w:divBdr>
    </w:div>
    <w:div w:id="1647314523">
      <w:bodyDiv w:val="1"/>
      <w:marLeft w:val="0"/>
      <w:marRight w:val="0"/>
      <w:marTop w:val="0"/>
      <w:marBottom w:val="0"/>
      <w:divBdr>
        <w:top w:val="none" w:sz="0" w:space="0" w:color="auto"/>
        <w:left w:val="none" w:sz="0" w:space="0" w:color="auto"/>
        <w:bottom w:val="none" w:sz="0" w:space="0" w:color="auto"/>
        <w:right w:val="none" w:sz="0" w:space="0" w:color="auto"/>
      </w:divBdr>
    </w:div>
    <w:div w:id="1649357935">
      <w:bodyDiv w:val="1"/>
      <w:marLeft w:val="0"/>
      <w:marRight w:val="0"/>
      <w:marTop w:val="0"/>
      <w:marBottom w:val="0"/>
      <w:divBdr>
        <w:top w:val="none" w:sz="0" w:space="0" w:color="auto"/>
        <w:left w:val="none" w:sz="0" w:space="0" w:color="auto"/>
        <w:bottom w:val="none" w:sz="0" w:space="0" w:color="auto"/>
        <w:right w:val="none" w:sz="0" w:space="0" w:color="auto"/>
      </w:divBdr>
    </w:div>
    <w:div w:id="1650863524">
      <w:bodyDiv w:val="1"/>
      <w:marLeft w:val="0"/>
      <w:marRight w:val="0"/>
      <w:marTop w:val="0"/>
      <w:marBottom w:val="0"/>
      <w:divBdr>
        <w:top w:val="none" w:sz="0" w:space="0" w:color="auto"/>
        <w:left w:val="none" w:sz="0" w:space="0" w:color="auto"/>
        <w:bottom w:val="none" w:sz="0" w:space="0" w:color="auto"/>
        <w:right w:val="none" w:sz="0" w:space="0" w:color="auto"/>
      </w:divBdr>
    </w:div>
    <w:div w:id="1654215695">
      <w:bodyDiv w:val="1"/>
      <w:marLeft w:val="0"/>
      <w:marRight w:val="0"/>
      <w:marTop w:val="0"/>
      <w:marBottom w:val="0"/>
      <w:divBdr>
        <w:top w:val="none" w:sz="0" w:space="0" w:color="auto"/>
        <w:left w:val="none" w:sz="0" w:space="0" w:color="auto"/>
        <w:bottom w:val="none" w:sz="0" w:space="0" w:color="auto"/>
        <w:right w:val="none" w:sz="0" w:space="0" w:color="auto"/>
      </w:divBdr>
    </w:div>
    <w:div w:id="1656832075">
      <w:bodyDiv w:val="1"/>
      <w:marLeft w:val="0"/>
      <w:marRight w:val="0"/>
      <w:marTop w:val="0"/>
      <w:marBottom w:val="0"/>
      <w:divBdr>
        <w:top w:val="none" w:sz="0" w:space="0" w:color="auto"/>
        <w:left w:val="none" w:sz="0" w:space="0" w:color="auto"/>
        <w:bottom w:val="none" w:sz="0" w:space="0" w:color="auto"/>
        <w:right w:val="none" w:sz="0" w:space="0" w:color="auto"/>
      </w:divBdr>
    </w:div>
    <w:div w:id="1656881443">
      <w:bodyDiv w:val="1"/>
      <w:marLeft w:val="0"/>
      <w:marRight w:val="0"/>
      <w:marTop w:val="0"/>
      <w:marBottom w:val="0"/>
      <w:divBdr>
        <w:top w:val="none" w:sz="0" w:space="0" w:color="auto"/>
        <w:left w:val="none" w:sz="0" w:space="0" w:color="auto"/>
        <w:bottom w:val="none" w:sz="0" w:space="0" w:color="auto"/>
        <w:right w:val="none" w:sz="0" w:space="0" w:color="auto"/>
      </w:divBdr>
    </w:div>
    <w:div w:id="1657151205">
      <w:bodyDiv w:val="1"/>
      <w:marLeft w:val="0"/>
      <w:marRight w:val="0"/>
      <w:marTop w:val="0"/>
      <w:marBottom w:val="0"/>
      <w:divBdr>
        <w:top w:val="none" w:sz="0" w:space="0" w:color="auto"/>
        <w:left w:val="none" w:sz="0" w:space="0" w:color="auto"/>
        <w:bottom w:val="none" w:sz="0" w:space="0" w:color="auto"/>
        <w:right w:val="none" w:sz="0" w:space="0" w:color="auto"/>
      </w:divBdr>
    </w:div>
    <w:div w:id="1658655486">
      <w:bodyDiv w:val="1"/>
      <w:marLeft w:val="0"/>
      <w:marRight w:val="0"/>
      <w:marTop w:val="0"/>
      <w:marBottom w:val="0"/>
      <w:divBdr>
        <w:top w:val="none" w:sz="0" w:space="0" w:color="auto"/>
        <w:left w:val="none" w:sz="0" w:space="0" w:color="auto"/>
        <w:bottom w:val="none" w:sz="0" w:space="0" w:color="auto"/>
        <w:right w:val="none" w:sz="0" w:space="0" w:color="auto"/>
      </w:divBdr>
    </w:div>
    <w:div w:id="1659074320">
      <w:bodyDiv w:val="1"/>
      <w:marLeft w:val="0"/>
      <w:marRight w:val="0"/>
      <w:marTop w:val="0"/>
      <w:marBottom w:val="0"/>
      <w:divBdr>
        <w:top w:val="none" w:sz="0" w:space="0" w:color="auto"/>
        <w:left w:val="none" w:sz="0" w:space="0" w:color="auto"/>
        <w:bottom w:val="none" w:sz="0" w:space="0" w:color="auto"/>
        <w:right w:val="none" w:sz="0" w:space="0" w:color="auto"/>
      </w:divBdr>
    </w:div>
    <w:div w:id="1659335619">
      <w:bodyDiv w:val="1"/>
      <w:marLeft w:val="0"/>
      <w:marRight w:val="0"/>
      <w:marTop w:val="0"/>
      <w:marBottom w:val="0"/>
      <w:divBdr>
        <w:top w:val="none" w:sz="0" w:space="0" w:color="auto"/>
        <w:left w:val="none" w:sz="0" w:space="0" w:color="auto"/>
        <w:bottom w:val="none" w:sz="0" w:space="0" w:color="auto"/>
        <w:right w:val="none" w:sz="0" w:space="0" w:color="auto"/>
      </w:divBdr>
    </w:div>
    <w:div w:id="1661081765">
      <w:bodyDiv w:val="1"/>
      <w:marLeft w:val="0"/>
      <w:marRight w:val="0"/>
      <w:marTop w:val="0"/>
      <w:marBottom w:val="0"/>
      <w:divBdr>
        <w:top w:val="none" w:sz="0" w:space="0" w:color="auto"/>
        <w:left w:val="none" w:sz="0" w:space="0" w:color="auto"/>
        <w:bottom w:val="none" w:sz="0" w:space="0" w:color="auto"/>
        <w:right w:val="none" w:sz="0" w:space="0" w:color="auto"/>
      </w:divBdr>
    </w:div>
    <w:div w:id="1661613805">
      <w:bodyDiv w:val="1"/>
      <w:marLeft w:val="0"/>
      <w:marRight w:val="0"/>
      <w:marTop w:val="0"/>
      <w:marBottom w:val="0"/>
      <w:divBdr>
        <w:top w:val="none" w:sz="0" w:space="0" w:color="auto"/>
        <w:left w:val="none" w:sz="0" w:space="0" w:color="auto"/>
        <w:bottom w:val="none" w:sz="0" w:space="0" w:color="auto"/>
        <w:right w:val="none" w:sz="0" w:space="0" w:color="auto"/>
      </w:divBdr>
    </w:div>
    <w:div w:id="1662540791">
      <w:bodyDiv w:val="1"/>
      <w:marLeft w:val="0"/>
      <w:marRight w:val="0"/>
      <w:marTop w:val="0"/>
      <w:marBottom w:val="0"/>
      <w:divBdr>
        <w:top w:val="none" w:sz="0" w:space="0" w:color="auto"/>
        <w:left w:val="none" w:sz="0" w:space="0" w:color="auto"/>
        <w:bottom w:val="none" w:sz="0" w:space="0" w:color="auto"/>
        <w:right w:val="none" w:sz="0" w:space="0" w:color="auto"/>
      </w:divBdr>
    </w:div>
    <w:div w:id="1662612928">
      <w:bodyDiv w:val="1"/>
      <w:marLeft w:val="0"/>
      <w:marRight w:val="0"/>
      <w:marTop w:val="0"/>
      <w:marBottom w:val="0"/>
      <w:divBdr>
        <w:top w:val="none" w:sz="0" w:space="0" w:color="auto"/>
        <w:left w:val="none" w:sz="0" w:space="0" w:color="auto"/>
        <w:bottom w:val="none" w:sz="0" w:space="0" w:color="auto"/>
        <w:right w:val="none" w:sz="0" w:space="0" w:color="auto"/>
      </w:divBdr>
    </w:div>
    <w:div w:id="1663387866">
      <w:bodyDiv w:val="1"/>
      <w:marLeft w:val="0"/>
      <w:marRight w:val="0"/>
      <w:marTop w:val="0"/>
      <w:marBottom w:val="0"/>
      <w:divBdr>
        <w:top w:val="none" w:sz="0" w:space="0" w:color="auto"/>
        <w:left w:val="none" w:sz="0" w:space="0" w:color="auto"/>
        <w:bottom w:val="none" w:sz="0" w:space="0" w:color="auto"/>
        <w:right w:val="none" w:sz="0" w:space="0" w:color="auto"/>
      </w:divBdr>
    </w:div>
    <w:div w:id="1665088927">
      <w:bodyDiv w:val="1"/>
      <w:marLeft w:val="0"/>
      <w:marRight w:val="0"/>
      <w:marTop w:val="0"/>
      <w:marBottom w:val="0"/>
      <w:divBdr>
        <w:top w:val="none" w:sz="0" w:space="0" w:color="auto"/>
        <w:left w:val="none" w:sz="0" w:space="0" w:color="auto"/>
        <w:bottom w:val="none" w:sz="0" w:space="0" w:color="auto"/>
        <w:right w:val="none" w:sz="0" w:space="0" w:color="auto"/>
      </w:divBdr>
    </w:div>
    <w:div w:id="1665430533">
      <w:bodyDiv w:val="1"/>
      <w:marLeft w:val="0"/>
      <w:marRight w:val="0"/>
      <w:marTop w:val="0"/>
      <w:marBottom w:val="0"/>
      <w:divBdr>
        <w:top w:val="none" w:sz="0" w:space="0" w:color="auto"/>
        <w:left w:val="none" w:sz="0" w:space="0" w:color="auto"/>
        <w:bottom w:val="none" w:sz="0" w:space="0" w:color="auto"/>
        <w:right w:val="none" w:sz="0" w:space="0" w:color="auto"/>
      </w:divBdr>
    </w:div>
    <w:div w:id="1668315879">
      <w:bodyDiv w:val="1"/>
      <w:marLeft w:val="0"/>
      <w:marRight w:val="0"/>
      <w:marTop w:val="0"/>
      <w:marBottom w:val="0"/>
      <w:divBdr>
        <w:top w:val="none" w:sz="0" w:space="0" w:color="auto"/>
        <w:left w:val="none" w:sz="0" w:space="0" w:color="auto"/>
        <w:bottom w:val="none" w:sz="0" w:space="0" w:color="auto"/>
        <w:right w:val="none" w:sz="0" w:space="0" w:color="auto"/>
      </w:divBdr>
    </w:div>
    <w:div w:id="1669483459">
      <w:bodyDiv w:val="1"/>
      <w:marLeft w:val="0"/>
      <w:marRight w:val="0"/>
      <w:marTop w:val="0"/>
      <w:marBottom w:val="0"/>
      <w:divBdr>
        <w:top w:val="none" w:sz="0" w:space="0" w:color="auto"/>
        <w:left w:val="none" w:sz="0" w:space="0" w:color="auto"/>
        <w:bottom w:val="none" w:sz="0" w:space="0" w:color="auto"/>
        <w:right w:val="none" w:sz="0" w:space="0" w:color="auto"/>
      </w:divBdr>
    </w:div>
    <w:div w:id="1669626740">
      <w:bodyDiv w:val="1"/>
      <w:marLeft w:val="0"/>
      <w:marRight w:val="0"/>
      <w:marTop w:val="0"/>
      <w:marBottom w:val="0"/>
      <w:divBdr>
        <w:top w:val="none" w:sz="0" w:space="0" w:color="auto"/>
        <w:left w:val="none" w:sz="0" w:space="0" w:color="auto"/>
        <w:bottom w:val="none" w:sz="0" w:space="0" w:color="auto"/>
        <w:right w:val="none" w:sz="0" w:space="0" w:color="auto"/>
      </w:divBdr>
    </w:div>
    <w:div w:id="1669744775">
      <w:bodyDiv w:val="1"/>
      <w:marLeft w:val="0"/>
      <w:marRight w:val="0"/>
      <w:marTop w:val="0"/>
      <w:marBottom w:val="0"/>
      <w:divBdr>
        <w:top w:val="none" w:sz="0" w:space="0" w:color="auto"/>
        <w:left w:val="none" w:sz="0" w:space="0" w:color="auto"/>
        <w:bottom w:val="none" w:sz="0" w:space="0" w:color="auto"/>
        <w:right w:val="none" w:sz="0" w:space="0" w:color="auto"/>
      </w:divBdr>
    </w:div>
    <w:div w:id="1669866581">
      <w:bodyDiv w:val="1"/>
      <w:marLeft w:val="0"/>
      <w:marRight w:val="0"/>
      <w:marTop w:val="0"/>
      <w:marBottom w:val="0"/>
      <w:divBdr>
        <w:top w:val="none" w:sz="0" w:space="0" w:color="auto"/>
        <w:left w:val="none" w:sz="0" w:space="0" w:color="auto"/>
        <w:bottom w:val="none" w:sz="0" w:space="0" w:color="auto"/>
        <w:right w:val="none" w:sz="0" w:space="0" w:color="auto"/>
      </w:divBdr>
    </w:div>
    <w:div w:id="1669940106">
      <w:bodyDiv w:val="1"/>
      <w:marLeft w:val="0"/>
      <w:marRight w:val="0"/>
      <w:marTop w:val="0"/>
      <w:marBottom w:val="0"/>
      <w:divBdr>
        <w:top w:val="none" w:sz="0" w:space="0" w:color="auto"/>
        <w:left w:val="none" w:sz="0" w:space="0" w:color="auto"/>
        <w:bottom w:val="none" w:sz="0" w:space="0" w:color="auto"/>
        <w:right w:val="none" w:sz="0" w:space="0" w:color="auto"/>
      </w:divBdr>
    </w:div>
    <w:div w:id="1669942030">
      <w:bodyDiv w:val="1"/>
      <w:marLeft w:val="0"/>
      <w:marRight w:val="0"/>
      <w:marTop w:val="0"/>
      <w:marBottom w:val="0"/>
      <w:divBdr>
        <w:top w:val="none" w:sz="0" w:space="0" w:color="auto"/>
        <w:left w:val="none" w:sz="0" w:space="0" w:color="auto"/>
        <w:bottom w:val="none" w:sz="0" w:space="0" w:color="auto"/>
        <w:right w:val="none" w:sz="0" w:space="0" w:color="auto"/>
      </w:divBdr>
    </w:div>
    <w:div w:id="1671299424">
      <w:bodyDiv w:val="1"/>
      <w:marLeft w:val="0"/>
      <w:marRight w:val="0"/>
      <w:marTop w:val="0"/>
      <w:marBottom w:val="0"/>
      <w:divBdr>
        <w:top w:val="none" w:sz="0" w:space="0" w:color="auto"/>
        <w:left w:val="none" w:sz="0" w:space="0" w:color="auto"/>
        <w:bottom w:val="none" w:sz="0" w:space="0" w:color="auto"/>
        <w:right w:val="none" w:sz="0" w:space="0" w:color="auto"/>
      </w:divBdr>
    </w:div>
    <w:div w:id="1671637118">
      <w:bodyDiv w:val="1"/>
      <w:marLeft w:val="0"/>
      <w:marRight w:val="0"/>
      <w:marTop w:val="0"/>
      <w:marBottom w:val="0"/>
      <w:divBdr>
        <w:top w:val="none" w:sz="0" w:space="0" w:color="auto"/>
        <w:left w:val="none" w:sz="0" w:space="0" w:color="auto"/>
        <w:bottom w:val="none" w:sz="0" w:space="0" w:color="auto"/>
        <w:right w:val="none" w:sz="0" w:space="0" w:color="auto"/>
      </w:divBdr>
    </w:div>
    <w:div w:id="1674455398">
      <w:bodyDiv w:val="1"/>
      <w:marLeft w:val="0"/>
      <w:marRight w:val="0"/>
      <w:marTop w:val="0"/>
      <w:marBottom w:val="0"/>
      <w:divBdr>
        <w:top w:val="none" w:sz="0" w:space="0" w:color="auto"/>
        <w:left w:val="none" w:sz="0" w:space="0" w:color="auto"/>
        <w:bottom w:val="none" w:sz="0" w:space="0" w:color="auto"/>
        <w:right w:val="none" w:sz="0" w:space="0" w:color="auto"/>
      </w:divBdr>
    </w:div>
    <w:div w:id="1674649955">
      <w:bodyDiv w:val="1"/>
      <w:marLeft w:val="0"/>
      <w:marRight w:val="0"/>
      <w:marTop w:val="0"/>
      <w:marBottom w:val="0"/>
      <w:divBdr>
        <w:top w:val="none" w:sz="0" w:space="0" w:color="auto"/>
        <w:left w:val="none" w:sz="0" w:space="0" w:color="auto"/>
        <w:bottom w:val="none" w:sz="0" w:space="0" w:color="auto"/>
        <w:right w:val="none" w:sz="0" w:space="0" w:color="auto"/>
      </w:divBdr>
    </w:div>
    <w:div w:id="1675258395">
      <w:bodyDiv w:val="1"/>
      <w:marLeft w:val="0"/>
      <w:marRight w:val="0"/>
      <w:marTop w:val="0"/>
      <w:marBottom w:val="0"/>
      <w:divBdr>
        <w:top w:val="none" w:sz="0" w:space="0" w:color="auto"/>
        <w:left w:val="none" w:sz="0" w:space="0" w:color="auto"/>
        <w:bottom w:val="none" w:sz="0" w:space="0" w:color="auto"/>
        <w:right w:val="none" w:sz="0" w:space="0" w:color="auto"/>
      </w:divBdr>
    </w:div>
    <w:div w:id="1675498504">
      <w:bodyDiv w:val="1"/>
      <w:marLeft w:val="0"/>
      <w:marRight w:val="0"/>
      <w:marTop w:val="0"/>
      <w:marBottom w:val="0"/>
      <w:divBdr>
        <w:top w:val="none" w:sz="0" w:space="0" w:color="auto"/>
        <w:left w:val="none" w:sz="0" w:space="0" w:color="auto"/>
        <w:bottom w:val="none" w:sz="0" w:space="0" w:color="auto"/>
        <w:right w:val="none" w:sz="0" w:space="0" w:color="auto"/>
      </w:divBdr>
    </w:div>
    <w:div w:id="1677919148">
      <w:bodyDiv w:val="1"/>
      <w:marLeft w:val="0"/>
      <w:marRight w:val="0"/>
      <w:marTop w:val="0"/>
      <w:marBottom w:val="0"/>
      <w:divBdr>
        <w:top w:val="none" w:sz="0" w:space="0" w:color="auto"/>
        <w:left w:val="none" w:sz="0" w:space="0" w:color="auto"/>
        <w:bottom w:val="none" w:sz="0" w:space="0" w:color="auto"/>
        <w:right w:val="none" w:sz="0" w:space="0" w:color="auto"/>
      </w:divBdr>
    </w:div>
    <w:div w:id="1678339294">
      <w:bodyDiv w:val="1"/>
      <w:marLeft w:val="0"/>
      <w:marRight w:val="0"/>
      <w:marTop w:val="0"/>
      <w:marBottom w:val="0"/>
      <w:divBdr>
        <w:top w:val="none" w:sz="0" w:space="0" w:color="auto"/>
        <w:left w:val="none" w:sz="0" w:space="0" w:color="auto"/>
        <w:bottom w:val="none" w:sz="0" w:space="0" w:color="auto"/>
        <w:right w:val="none" w:sz="0" w:space="0" w:color="auto"/>
      </w:divBdr>
    </w:div>
    <w:div w:id="1682970680">
      <w:bodyDiv w:val="1"/>
      <w:marLeft w:val="0"/>
      <w:marRight w:val="0"/>
      <w:marTop w:val="0"/>
      <w:marBottom w:val="0"/>
      <w:divBdr>
        <w:top w:val="none" w:sz="0" w:space="0" w:color="auto"/>
        <w:left w:val="none" w:sz="0" w:space="0" w:color="auto"/>
        <w:bottom w:val="none" w:sz="0" w:space="0" w:color="auto"/>
        <w:right w:val="none" w:sz="0" w:space="0" w:color="auto"/>
      </w:divBdr>
    </w:div>
    <w:div w:id="1684278544">
      <w:bodyDiv w:val="1"/>
      <w:marLeft w:val="0"/>
      <w:marRight w:val="0"/>
      <w:marTop w:val="0"/>
      <w:marBottom w:val="0"/>
      <w:divBdr>
        <w:top w:val="none" w:sz="0" w:space="0" w:color="auto"/>
        <w:left w:val="none" w:sz="0" w:space="0" w:color="auto"/>
        <w:bottom w:val="none" w:sz="0" w:space="0" w:color="auto"/>
        <w:right w:val="none" w:sz="0" w:space="0" w:color="auto"/>
      </w:divBdr>
    </w:div>
    <w:div w:id="1684285387">
      <w:bodyDiv w:val="1"/>
      <w:marLeft w:val="0"/>
      <w:marRight w:val="0"/>
      <w:marTop w:val="0"/>
      <w:marBottom w:val="0"/>
      <w:divBdr>
        <w:top w:val="none" w:sz="0" w:space="0" w:color="auto"/>
        <w:left w:val="none" w:sz="0" w:space="0" w:color="auto"/>
        <w:bottom w:val="none" w:sz="0" w:space="0" w:color="auto"/>
        <w:right w:val="none" w:sz="0" w:space="0" w:color="auto"/>
      </w:divBdr>
    </w:div>
    <w:div w:id="1685015706">
      <w:bodyDiv w:val="1"/>
      <w:marLeft w:val="0"/>
      <w:marRight w:val="0"/>
      <w:marTop w:val="0"/>
      <w:marBottom w:val="0"/>
      <w:divBdr>
        <w:top w:val="none" w:sz="0" w:space="0" w:color="auto"/>
        <w:left w:val="none" w:sz="0" w:space="0" w:color="auto"/>
        <w:bottom w:val="none" w:sz="0" w:space="0" w:color="auto"/>
        <w:right w:val="none" w:sz="0" w:space="0" w:color="auto"/>
      </w:divBdr>
    </w:div>
    <w:div w:id="1685206478">
      <w:bodyDiv w:val="1"/>
      <w:marLeft w:val="0"/>
      <w:marRight w:val="0"/>
      <w:marTop w:val="0"/>
      <w:marBottom w:val="0"/>
      <w:divBdr>
        <w:top w:val="none" w:sz="0" w:space="0" w:color="auto"/>
        <w:left w:val="none" w:sz="0" w:space="0" w:color="auto"/>
        <w:bottom w:val="none" w:sz="0" w:space="0" w:color="auto"/>
        <w:right w:val="none" w:sz="0" w:space="0" w:color="auto"/>
      </w:divBdr>
    </w:div>
    <w:div w:id="1686204229">
      <w:bodyDiv w:val="1"/>
      <w:marLeft w:val="0"/>
      <w:marRight w:val="0"/>
      <w:marTop w:val="0"/>
      <w:marBottom w:val="0"/>
      <w:divBdr>
        <w:top w:val="none" w:sz="0" w:space="0" w:color="auto"/>
        <w:left w:val="none" w:sz="0" w:space="0" w:color="auto"/>
        <w:bottom w:val="none" w:sz="0" w:space="0" w:color="auto"/>
        <w:right w:val="none" w:sz="0" w:space="0" w:color="auto"/>
      </w:divBdr>
    </w:div>
    <w:div w:id="1686470216">
      <w:bodyDiv w:val="1"/>
      <w:marLeft w:val="0"/>
      <w:marRight w:val="0"/>
      <w:marTop w:val="0"/>
      <w:marBottom w:val="0"/>
      <w:divBdr>
        <w:top w:val="none" w:sz="0" w:space="0" w:color="auto"/>
        <w:left w:val="none" w:sz="0" w:space="0" w:color="auto"/>
        <w:bottom w:val="none" w:sz="0" w:space="0" w:color="auto"/>
        <w:right w:val="none" w:sz="0" w:space="0" w:color="auto"/>
      </w:divBdr>
    </w:div>
    <w:div w:id="1689334747">
      <w:bodyDiv w:val="1"/>
      <w:marLeft w:val="0"/>
      <w:marRight w:val="0"/>
      <w:marTop w:val="0"/>
      <w:marBottom w:val="0"/>
      <w:divBdr>
        <w:top w:val="none" w:sz="0" w:space="0" w:color="auto"/>
        <w:left w:val="none" w:sz="0" w:space="0" w:color="auto"/>
        <w:bottom w:val="none" w:sz="0" w:space="0" w:color="auto"/>
        <w:right w:val="none" w:sz="0" w:space="0" w:color="auto"/>
      </w:divBdr>
    </w:div>
    <w:div w:id="1691374990">
      <w:bodyDiv w:val="1"/>
      <w:marLeft w:val="0"/>
      <w:marRight w:val="0"/>
      <w:marTop w:val="0"/>
      <w:marBottom w:val="0"/>
      <w:divBdr>
        <w:top w:val="none" w:sz="0" w:space="0" w:color="auto"/>
        <w:left w:val="none" w:sz="0" w:space="0" w:color="auto"/>
        <w:bottom w:val="none" w:sz="0" w:space="0" w:color="auto"/>
        <w:right w:val="none" w:sz="0" w:space="0" w:color="auto"/>
      </w:divBdr>
    </w:div>
    <w:div w:id="1695105967">
      <w:bodyDiv w:val="1"/>
      <w:marLeft w:val="0"/>
      <w:marRight w:val="0"/>
      <w:marTop w:val="0"/>
      <w:marBottom w:val="0"/>
      <w:divBdr>
        <w:top w:val="none" w:sz="0" w:space="0" w:color="auto"/>
        <w:left w:val="none" w:sz="0" w:space="0" w:color="auto"/>
        <w:bottom w:val="none" w:sz="0" w:space="0" w:color="auto"/>
        <w:right w:val="none" w:sz="0" w:space="0" w:color="auto"/>
      </w:divBdr>
      <w:divsChild>
        <w:div w:id="648479023">
          <w:marLeft w:val="0"/>
          <w:marRight w:val="0"/>
          <w:marTop w:val="0"/>
          <w:marBottom w:val="0"/>
          <w:divBdr>
            <w:top w:val="none" w:sz="0" w:space="0" w:color="auto"/>
            <w:left w:val="none" w:sz="0" w:space="0" w:color="auto"/>
            <w:bottom w:val="none" w:sz="0" w:space="0" w:color="auto"/>
            <w:right w:val="none" w:sz="0" w:space="0" w:color="auto"/>
          </w:divBdr>
          <w:divsChild>
            <w:div w:id="619383409">
              <w:marLeft w:val="0"/>
              <w:marRight w:val="0"/>
              <w:marTop w:val="0"/>
              <w:marBottom w:val="0"/>
              <w:divBdr>
                <w:top w:val="none" w:sz="0" w:space="0" w:color="auto"/>
                <w:left w:val="none" w:sz="0" w:space="0" w:color="auto"/>
                <w:bottom w:val="none" w:sz="0" w:space="0" w:color="auto"/>
                <w:right w:val="none" w:sz="0" w:space="0" w:color="auto"/>
              </w:divBdr>
              <w:divsChild>
                <w:div w:id="887377419">
                  <w:marLeft w:val="0"/>
                  <w:marRight w:val="0"/>
                  <w:marTop w:val="0"/>
                  <w:marBottom w:val="0"/>
                  <w:divBdr>
                    <w:top w:val="none" w:sz="0" w:space="0" w:color="auto"/>
                    <w:left w:val="none" w:sz="0" w:space="0" w:color="auto"/>
                    <w:bottom w:val="none" w:sz="0" w:space="0" w:color="auto"/>
                    <w:right w:val="none" w:sz="0" w:space="0" w:color="auto"/>
                  </w:divBdr>
                  <w:divsChild>
                    <w:div w:id="1168835082">
                      <w:marLeft w:val="0"/>
                      <w:marRight w:val="0"/>
                      <w:marTop w:val="0"/>
                      <w:marBottom w:val="0"/>
                      <w:divBdr>
                        <w:top w:val="none" w:sz="0" w:space="0" w:color="auto"/>
                        <w:left w:val="none" w:sz="0" w:space="0" w:color="auto"/>
                        <w:bottom w:val="none" w:sz="0" w:space="0" w:color="auto"/>
                        <w:right w:val="none" w:sz="0" w:space="0" w:color="auto"/>
                      </w:divBdr>
                      <w:divsChild>
                        <w:div w:id="1457991838">
                          <w:marLeft w:val="0"/>
                          <w:marRight w:val="0"/>
                          <w:marTop w:val="0"/>
                          <w:marBottom w:val="0"/>
                          <w:divBdr>
                            <w:top w:val="none" w:sz="0" w:space="0" w:color="auto"/>
                            <w:left w:val="none" w:sz="0" w:space="0" w:color="auto"/>
                            <w:bottom w:val="none" w:sz="0" w:space="0" w:color="auto"/>
                            <w:right w:val="none" w:sz="0" w:space="0" w:color="auto"/>
                          </w:divBdr>
                          <w:divsChild>
                            <w:div w:id="204520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7316993">
      <w:bodyDiv w:val="1"/>
      <w:marLeft w:val="0"/>
      <w:marRight w:val="0"/>
      <w:marTop w:val="0"/>
      <w:marBottom w:val="0"/>
      <w:divBdr>
        <w:top w:val="none" w:sz="0" w:space="0" w:color="auto"/>
        <w:left w:val="none" w:sz="0" w:space="0" w:color="auto"/>
        <w:bottom w:val="none" w:sz="0" w:space="0" w:color="auto"/>
        <w:right w:val="none" w:sz="0" w:space="0" w:color="auto"/>
      </w:divBdr>
    </w:div>
    <w:div w:id="1697348009">
      <w:bodyDiv w:val="1"/>
      <w:marLeft w:val="0"/>
      <w:marRight w:val="0"/>
      <w:marTop w:val="0"/>
      <w:marBottom w:val="0"/>
      <w:divBdr>
        <w:top w:val="none" w:sz="0" w:space="0" w:color="auto"/>
        <w:left w:val="none" w:sz="0" w:space="0" w:color="auto"/>
        <w:bottom w:val="none" w:sz="0" w:space="0" w:color="auto"/>
        <w:right w:val="none" w:sz="0" w:space="0" w:color="auto"/>
      </w:divBdr>
    </w:div>
    <w:div w:id="1697735861">
      <w:bodyDiv w:val="1"/>
      <w:marLeft w:val="0"/>
      <w:marRight w:val="0"/>
      <w:marTop w:val="0"/>
      <w:marBottom w:val="0"/>
      <w:divBdr>
        <w:top w:val="none" w:sz="0" w:space="0" w:color="auto"/>
        <w:left w:val="none" w:sz="0" w:space="0" w:color="auto"/>
        <w:bottom w:val="none" w:sz="0" w:space="0" w:color="auto"/>
        <w:right w:val="none" w:sz="0" w:space="0" w:color="auto"/>
      </w:divBdr>
    </w:div>
    <w:div w:id="1698387879">
      <w:bodyDiv w:val="1"/>
      <w:marLeft w:val="0"/>
      <w:marRight w:val="0"/>
      <w:marTop w:val="0"/>
      <w:marBottom w:val="0"/>
      <w:divBdr>
        <w:top w:val="none" w:sz="0" w:space="0" w:color="auto"/>
        <w:left w:val="none" w:sz="0" w:space="0" w:color="auto"/>
        <w:bottom w:val="none" w:sz="0" w:space="0" w:color="auto"/>
        <w:right w:val="none" w:sz="0" w:space="0" w:color="auto"/>
      </w:divBdr>
    </w:div>
    <w:div w:id="1699696014">
      <w:bodyDiv w:val="1"/>
      <w:marLeft w:val="0"/>
      <w:marRight w:val="0"/>
      <w:marTop w:val="0"/>
      <w:marBottom w:val="0"/>
      <w:divBdr>
        <w:top w:val="none" w:sz="0" w:space="0" w:color="auto"/>
        <w:left w:val="none" w:sz="0" w:space="0" w:color="auto"/>
        <w:bottom w:val="none" w:sz="0" w:space="0" w:color="auto"/>
        <w:right w:val="none" w:sz="0" w:space="0" w:color="auto"/>
      </w:divBdr>
    </w:div>
    <w:div w:id="1701004561">
      <w:bodyDiv w:val="1"/>
      <w:marLeft w:val="0"/>
      <w:marRight w:val="0"/>
      <w:marTop w:val="0"/>
      <w:marBottom w:val="0"/>
      <w:divBdr>
        <w:top w:val="none" w:sz="0" w:space="0" w:color="auto"/>
        <w:left w:val="none" w:sz="0" w:space="0" w:color="auto"/>
        <w:bottom w:val="none" w:sz="0" w:space="0" w:color="auto"/>
        <w:right w:val="none" w:sz="0" w:space="0" w:color="auto"/>
      </w:divBdr>
    </w:div>
    <w:div w:id="1703558281">
      <w:bodyDiv w:val="1"/>
      <w:marLeft w:val="0"/>
      <w:marRight w:val="0"/>
      <w:marTop w:val="0"/>
      <w:marBottom w:val="0"/>
      <w:divBdr>
        <w:top w:val="none" w:sz="0" w:space="0" w:color="auto"/>
        <w:left w:val="none" w:sz="0" w:space="0" w:color="auto"/>
        <w:bottom w:val="none" w:sz="0" w:space="0" w:color="auto"/>
        <w:right w:val="none" w:sz="0" w:space="0" w:color="auto"/>
      </w:divBdr>
    </w:div>
    <w:div w:id="1703703506">
      <w:bodyDiv w:val="1"/>
      <w:marLeft w:val="0"/>
      <w:marRight w:val="0"/>
      <w:marTop w:val="0"/>
      <w:marBottom w:val="0"/>
      <w:divBdr>
        <w:top w:val="none" w:sz="0" w:space="0" w:color="auto"/>
        <w:left w:val="none" w:sz="0" w:space="0" w:color="auto"/>
        <w:bottom w:val="none" w:sz="0" w:space="0" w:color="auto"/>
        <w:right w:val="none" w:sz="0" w:space="0" w:color="auto"/>
      </w:divBdr>
    </w:div>
    <w:div w:id="1704743017">
      <w:bodyDiv w:val="1"/>
      <w:marLeft w:val="0"/>
      <w:marRight w:val="0"/>
      <w:marTop w:val="0"/>
      <w:marBottom w:val="0"/>
      <w:divBdr>
        <w:top w:val="none" w:sz="0" w:space="0" w:color="auto"/>
        <w:left w:val="none" w:sz="0" w:space="0" w:color="auto"/>
        <w:bottom w:val="none" w:sz="0" w:space="0" w:color="auto"/>
        <w:right w:val="none" w:sz="0" w:space="0" w:color="auto"/>
      </w:divBdr>
    </w:div>
    <w:div w:id="1705591636">
      <w:bodyDiv w:val="1"/>
      <w:marLeft w:val="0"/>
      <w:marRight w:val="0"/>
      <w:marTop w:val="0"/>
      <w:marBottom w:val="0"/>
      <w:divBdr>
        <w:top w:val="none" w:sz="0" w:space="0" w:color="auto"/>
        <w:left w:val="none" w:sz="0" w:space="0" w:color="auto"/>
        <w:bottom w:val="none" w:sz="0" w:space="0" w:color="auto"/>
        <w:right w:val="none" w:sz="0" w:space="0" w:color="auto"/>
      </w:divBdr>
    </w:div>
    <w:div w:id="1708095459">
      <w:bodyDiv w:val="1"/>
      <w:marLeft w:val="0"/>
      <w:marRight w:val="0"/>
      <w:marTop w:val="0"/>
      <w:marBottom w:val="0"/>
      <w:divBdr>
        <w:top w:val="none" w:sz="0" w:space="0" w:color="auto"/>
        <w:left w:val="none" w:sz="0" w:space="0" w:color="auto"/>
        <w:bottom w:val="none" w:sz="0" w:space="0" w:color="auto"/>
        <w:right w:val="none" w:sz="0" w:space="0" w:color="auto"/>
      </w:divBdr>
    </w:div>
    <w:div w:id="1708680163">
      <w:bodyDiv w:val="1"/>
      <w:marLeft w:val="0"/>
      <w:marRight w:val="0"/>
      <w:marTop w:val="0"/>
      <w:marBottom w:val="0"/>
      <w:divBdr>
        <w:top w:val="none" w:sz="0" w:space="0" w:color="auto"/>
        <w:left w:val="none" w:sz="0" w:space="0" w:color="auto"/>
        <w:bottom w:val="none" w:sz="0" w:space="0" w:color="auto"/>
        <w:right w:val="none" w:sz="0" w:space="0" w:color="auto"/>
      </w:divBdr>
    </w:div>
    <w:div w:id="1708876031">
      <w:bodyDiv w:val="1"/>
      <w:marLeft w:val="0"/>
      <w:marRight w:val="0"/>
      <w:marTop w:val="0"/>
      <w:marBottom w:val="0"/>
      <w:divBdr>
        <w:top w:val="none" w:sz="0" w:space="0" w:color="auto"/>
        <w:left w:val="none" w:sz="0" w:space="0" w:color="auto"/>
        <w:bottom w:val="none" w:sz="0" w:space="0" w:color="auto"/>
        <w:right w:val="none" w:sz="0" w:space="0" w:color="auto"/>
      </w:divBdr>
    </w:div>
    <w:div w:id="1709211270">
      <w:bodyDiv w:val="1"/>
      <w:marLeft w:val="0"/>
      <w:marRight w:val="0"/>
      <w:marTop w:val="0"/>
      <w:marBottom w:val="0"/>
      <w:divBdr>
        <w:top w:val="none" w:sz="0" w:space="0" w:color="auto"/>
        <w:left w:val="none" w:sz="0" w:space="0" w:color="auto"/>
        <w:bottom w:val="none" w:sz="0" w:space="0" w:color="auto"/>
        <w:right w:val="none" w:sz="0" w:space="0" w:color="auto"/>
      </w:divBdr>
    </w:div>
    <w:div w:id="1710110870">
      <w:bodyDiv w:val="1"/>
      <w:marLeft w:val="0"/>
      <w:marRight w:val="0"/>
      <w:marTop w:val="0"/>
      <w:marBottom w:val="0"/>
      <w:divBdr>
        <w:top w:val="none" w:sz="0" w:space="0" w:color="auto"/>
        <w:left w:val="none" w:sz="0" w:space="0" w:color="auto"/>
        <w:bottom w:val="none" w:sz="0" w:space="0" w:color="auto"/>
        <w:right w:val="none" w:sz="0" w:space="0" w:color="auto"/>
      </w:divBdr>
    </w:div>
    <w:div w:id="1711419609">
      <w:bodyDiv w:val="1"/>
      <w:marLeft w:val="0"/>
      <w:marRight w:val="0"/>
      <w:marTop w:val="0"/>
      <w:marBottom w:val="0"/>
      <w:divBdr>
        <w:top w:val="none" w:sz="0" w:space="0" w:color="auto"/>
        <w:left w:val="none" w:sz="0" w:space="0" w:color="auto"/>
        <w:bottom w:val="none" w:sz="0" w:space="0" w:color="auto"/>
        <w:right w:val="none" w:sz="0" w:space="0" w:color="auto"/>
      </w:divBdr>
    </w:div>
    <w:div w:id="1712076023">
      <w:bodyDiv w:val="1"/>
      <w:marLeft w:val="0"/>
      <w:marRight w:val="0"/>
      <w:marTop w:val="0"/>
      <w:marBottom w:val="0"/>
      <w:divBdr>
        <w:top w:val="none" w:sz="0" w:space="0" w:color="auto"/>
        <w:left w:val="none" w:sz="0" w:space="0" w:color="auto"/>
        <w:bottom w:val="none" w:sz="0" w:space="0" w:color="auto"/>
        <w:right w:val="none" w:sz="0" w:space="0" w:color="auto"/>
      </w:divBdr>
    </w:div>
    <w:div w:id="1712924779">
      <w:bodyDiv w:val="1"/>
      <w:marLeft w:val="0"/>
      <w:marRight w:val="0"/>
      <w:marTop w:val="0"/>
      <w:marBottom w:val="0"/>
      <w:divBdr>
        <w:top w:val="none" w:sz="0" w:space="0" w:color="auto"/>
        <w:left w:val="none" w:sz="0" w:space="0" w:color="auto"/>
        <w:bottom w:val="none" w:sz="0" w:space="0" w:color="auto"/>
        <w:right w:val="none" w:sz="0" w:space="0" w:color="auto"/>
      </w:divBdr>
    </w:div>
    <w:div w:id="1714768909">
      <w:bodyDiv w:val="1"/>
      <w:marLeft w:val="0"/>
      <w:marRight w:val="0"/>
      <w:marTop w:val="0"/>
      <w:marBottom w:val="0"/>
      <w:divBdr>
        <w:top w:val="none" w:sz="0" w:space="0" w:color="auto"/>
        <w:left w:val="none" w:sz="0" w:space="0" w:color="auto"/>
        <w:bottom w:val="none" w:sz="0" w:space="0" w:color="auto"/>
        <w:right w:val="none" w:sz="0" w:space="0" w:color="auto"/>
      </w:divBdr>
    </w:div>
    <w:div w:id="1715235243">
      <w:bodyDiv w:val="1"/>
      <w:marLeft w:val="0"/>
      <w:marRight w:val="0"/>
      <w:marTop w:val="0"/>
      <w:marBottom w:val="0"/>
      <w:divBdr>
        <w:top w:val="none" w:sz="0" w:space="0" w:color="auto"/>
        <w:left w:val="none" w:sz="0" w:space="0" w:color="auto"/>
        <w:bottom w:val="none" w:sz="0" w:space="0" w:color="auto"/>
        <w:right w:val="none" w:sz="0" w:space="0" w:color="auto"/>
      </w:divBdr>
    </w:div>
    <w:div w:id="1715999713">
      <w:bodyDiv w:val="1"/>
      <w:marLeft w:val="0"/>
      <w:marRight w:val="0"/>
      <w:marTop w:val="0"/>
      <w:marBottom w:val="0"/>
      <w:divBdr>
        <w:top w:val="none" w:sz="0" w:space="0" w:color="auto"/>
        <w:left w:val="none" w:sz="0" w:space="0" w:color="auto"/>
        <w:bottom w:val="none" w:sz="0" w:space="0" w:color="auto"/>
        <w:right w:val="none" w:sz="0" w:space="0" w:color="auto"/>
      </w:divBdr>
    </w:div>
    <w:div w:id="1716849728">
      <w:bodyDiv w:val="1"/>
      <w:marLeft w:val="0"/>
      <w:marRight w:val="0"/>
      <w:marTop w:val="0"/>
      <w:marBottom w:val="0"/>
      <w:divBdr>
        <w:top w:val="none" w:sz="0" w:space="0" w:color="auto"/>
        <w:left w:val="none" w:sz="0" w:space="0" w:color="auto"/>
        <w:bottom w:val="none" w:sz="0" w:space="0" w:color="auto"/>
        <w:right w:val="none" w:sz="0" w:space="0" w:color="auto"/>
      </w:divBdr>
    </w:div>
    <w:div w:id="1717778497">
      <w:bodyDiv w:val="1"/>
      <w:marLeft w:val="0"/>
      <w:marRight w:val="0"/>
      <w:marTop w:val="0"/>
      <w:marBottom w:val="0"/>
      <w:divBdr>
        <w:top w:val="none" w:sz="0" w:space="0" w:color="auto"/>
        <w:left w:val="none" w:sz="0" w:space="0" w:color="auto"/>
        <w:bottom w:val="none" w:sz="0" w:space="0" w:color="auto"/>
        <w:right w:val="none" w:sz="0" w:space="0" w:color="auto"/>
      </w:divBdr>
    </w:div>
    <w:div w:id="1718242371">
      <w:bodyDiv w:val="1"/>
      <w:marLeft w:val="0"/>
      <w:marRight w:val="0"/>
      <w:marTop w:val="0"/>
      <w:marBottom w:val="0"/>
      <w:divBdr>
        <w:top w:val="none" w:sz="0" w:space="0" w:color="auto"/>
        <w:left w:val="none" w:sz="0" w:space="0" w:color="auto"/>
        <w:bottom w:val="none" w:sz="0" w:space="0" w:color="auto"/>
        <w:right w:val="none" w:sz="0" w:space="0" w:color="auto"/>
      </w:divBdr>
    </w:div>
    <w:div w:id="1719666296">
      <w:bodyDiv w:val="1"/>
      <w:marLeft w:val="0"/>
      <w:marRight w:val="0"/>
      <w:marTop w:val="0"/>
      <w:marBottom w:val="0"/>
      <w:divBdr>
        <w:top w:val="none" w:sz="0" w:space="0" w:color="auto"/>
        <w:left w:val="none" w:sz="0" w:space="0" w:color="auto"/>
        <w:bottom w:val="none" w:sz="0" w:space="0" w:color="auto"/>
        <w:right w:val="none" w:sz="0" w:space="0" w:color="auto"/>
      </w:divBdr>
    </w:div>
    <w:div w:id="1719891650">
      <w:bodyDiv w:val="1"/>
      <w:marLeft w:val="0"/>
      <w:marRight w:val="0"/>
      <w:marTop w:val="0"/>
      <w:marBottom w:val="0"/>
      <w:divBdr>
        <w:top w:val="none" w:sz="0" w:space="0" w:color="auto"/>
        <w:left w:val="none" w:sz="0" w:space="0" w:color="auto"/>
        <w:bottom w:val="none" w:sz="0" w:space="0" w:color="auto"/>
        <w:right w:val="none" w:sz="0" w:space="0" w:color="auto"/>
      </w:divBdr>
    </w:div>
    <w:div w:id="1720743676">
      <w:bodyDiv w:val="1"/>
      <w:marLeft w:val="0"/>
      <w:marRight w:val="0"/>
      <w:marTop w:val="0"/>
      <w:marBottom w:val="0"/>
      <w:divBdr>
        <w:top w:val="none" w:sz="0" w:space="0" w:color="auto"/>
        <w:left w:val="none" w:sz="0" w:space="0" w:color="auto"/>
        <w:bottom w:val="none" w:sz="0" w:space="0" w:color="auto"/>
        <w:right w:val="none" w:sz="0" w:space="0" w:color="auto"/>
      </w:divBdr>
    </w:div>
    <w:div w:id="1723365959">
      <w:bodyDiv w:val="1"/>
      <w:marLeft w:val="0"/>
      <w:marRight w:val="0"/>
      <w:marTop w:val="0"/>
      <w:marBottom w:val="0"/>
      <w:divBdr>
        <w:top w:val="none" w:sz="0" w:space="0" w:color="auto"/>
        <w:left w:val="none" w:sz="0" w:space="0" w:color="auto"/>
        <w:bottom w:val="none" w:sz="0" w:space="0" w:color="auto"/>
        <w:right w:val="none" w:sz="0" w:space="0" w:color="auto"/>
      </w:divBdr>
    </w:div>
    <w:div w:id="1723626761">
      <w:bodyDiv w:val="1"/>
      <w:marLeft w:val="0"/>
      <w:marRight w:val="0"/>
      <w:marTop w:val="0"/>
      <w:marBottom w:val="0"/>
      <w:divBdr>
        <w:top w:val="none" w:sz="0" w:space="0" w:color="auto"/>
        <w:left w:val="none" w:sz="0" w:space="0" w:color="auto"/>
        <w:bottom w:val="none" w:sz="0" w:space="0" w:color="auto"/>
        <w:right w:val="none" w:sz="0" w:space="0" w:color="auto"/>
      </w:divBdr>
    </w:div>
    <w:div w:id="1726099368">
      <w:bodyDiv w:val="1"/>
      <w:marLeft w:val="0"/>
      <w:marRight w:val="0"/>
      <w:marTop w:val="0"/>
      <w:marBottom w:val="0"/>
      <w:divBdr>
        <w:top w:val="none" w:sz="0" w:space="0" w:color="auto"/>
        <w:left w:val="none" w:sz="0" w:space="0" w:color="auto"/>
        <w:bottom w:val="none" w:sz="0" w:space="0" w:color="auto"/>
        <w:right w:val="none" w:sz="0" w:space="0" w:color="auto"/>
      </w:divBdr>
    </w:div>
    <w:div w:id="1726417018">
      <w:bodyDiv w:val="1"/>
      <w:marLeft w:val="0"/>
      <w:marRight w:val="0"/>
      <w:marTop w:val="0"/>
      <w:marBottom w:val="0"/>
      <w:divBdr>
        <w:top w:val="none" w:sz="0" w:space="0" w:color="auto"/>
        <w:left w:val="none" w:sz="0" w:space="0" w:color="auto"/>
        <w:bottom w:val="none" w:sz="0" w:space="0" w:color="auto"/>
        <w:right w:val="none" w:sz="0" w:space="0" w:color="auto"/>
      </w:divBdr>
    </w:div>
    <w:div w:id="1729646266">
      <w:bodyDiv w:val="1"/>
      <w:marLeft w:val="0"/>
      <w:marRight w:val="0"/>
      <w:marTop w:val="0"/>
      <w:marBottom w:val="0"/>
      <w:divBdr>
        <w:top w:val="none" w:sz="0" w:space="0" w:color="auto"/>
        <w:left w:val="none" w:sz="0" w:space="0" w:color="auto"/>
        <w:bottom w:val="none" w:sz="0" w:space="0" w:color="auto"/>
        <w:right w:val="none" w:sz="0" w:space="0" w:color="auto"/>
      </w:divBdr>
    </w:div>
    <w:div w:id="1730301203">
      <w:bodyDiv w:val="1"/>
      <w:marLeft w:val="0"/>
      <w:marRight w:val="0"/>
      <w:marTop w:val="0"/>
      <w:marBottom w:val="0"/>
      <w:divBdr>
        <w:top w:val="none" w:sz="0" w:space="0" w:color="auto"/>
        <w:left w:val="none" w:sz="0" w:space="0" w:color="auto"/>
        <w:bottom w:val="none" w:sz="0" w:space="0" w:color="auto"/>
        <w:right w:val="none" w:sz="0" w:space="0" w:color="auto"/>
      </w:divBdr>
    </w:div>
    <w:div w:id="1731003124">
      <w:bodyDiv w:val="1"/>
      <w:marLeft w:val="0"/>
      <w:marRight w:val="0"/>
      <w:marTop w:val="0"/>
      <w:marBottom w:val="0"/>
      <w:divBdr>
        <w:top w:val="none" w:sz="0" w:space="0" w:color="auto"/>
        <w:left w:val="none" w:sz="0" w:space="0" w:color="auto"/>
        <w:bottom w:val="none" w:sz="0" w:space="0" w:color="auto"/>
        <w:right w:val="none" w:sz="0" w:space="0" w:color="auto"/>
      </w:divBdr>
    </w:div>
    <w:div w:id="1733577418">
      <w:bodyDiv w:val="1"/>
      <w:marLeft w:val="0"/>
      <w:marRight w:val="0"/>
      <w:marTop w:val="0"/>
      <w:marBottom w:val="0"/>
      <w:divBdr>
        <w:top w:val="none" w:sz="0" w:space="0" w:color="auto"/>
        <w:left w:val="none" w:sz="0" w:space="0" w:color="auto"/>
        <w:bottom w:val="none" w:sz="0" w:space="0" w:color="auto"/>
        <w:right w:val="none" w:sz="0" w:space="0" w:color="auto"/>
      </w:divBdr>
    </w:div>
    <w:div w:id="1733624768">
      <w:bodyDiv w:val="1"/>
      <w:marLeft w:val="0"/>
      <w:marRight w:val="0"/>
      <w:marTop w:val="0"/>
      <w:marBottom w:val="0"/>
      <w:divBdr>
        <w:top w:val="none" w:sz="0" w:space="0" w:color="auto"/>
        <w:left w:val="none" w:sz="0" w:space="0" w:color="auto"/>
        <w:bottom w:val="none" w:sz="0" w:space="0" w:color="auto"/>
        <w:right w:val="none" w:sz="0" w:space="0" w:color="auto"/>
      </w:divBdr>
    </w:div>
    <w:div w:id="1736665333">
      <w:bodyDiv w:val="1"/>
      <w:marLeft w:val="0"/>
      <w:marRight w:val="0"/>
      <w:marTop w:val="0"/>
      <w:marBottom w:val="0"/>
      <w:divBdr>
        <w:top w:val="none" w:sz="0" w:space="0" w:color="auto"/>
        <w:left w:val="none" w:sz="0" w:space="0" w:color="auto"/>
        <w:bottom w:val="none" w:sz="0" w:space="0" w:color="auto"/>
        <w:right w:val="none" w:sz="0" w:space="0" w:color="auto"/>
      </w:divBdr>
    </w:div>
    <w:div w:id="1738935407">
      <w:bodyDiv w:val="1"/>
      <w:marLeft w:val="0"/>
      <w:marRight w:val="0"/>
      <w:marTop w:val="0"/>
      <w:marBottom w:val="0"/>
      <w:divBdr>
        <w:top w:val="none" w:sz="0" w:space="0" w:color="auto"/>
        <w:left w:val="none" w:sz="0" w:space="0" w:color="auto"/>
        <w:bottom w:val="none" w:sz="0" w:space="0" w:color="auto"/>
        <w:right w:val="none" w:sz="0" w:space="0" w:color="auto"/>
      </w:divBdr>
    </w:div>
    <w:div w:id="1740250947">
      <w:bodyDiv w:val="1"/>
      <w:marLeft w:val="0"/>
      <w:marRight w:val="0"/>
      <w:marTop w:val="0"/>
      <w:marBottom w:val="0"/>
      <w:divBdr>
        <w:top w:val="none" w:sz="0" w:space="0" w:color="auto"/>
        <w:left w:val="none" w:sz="0" w:space="0" w:color="auto"/>
        <w:bottom w:val="none" w:sz="0" w:space="0" w:color="auto"/>
        <w:right w:val="none" w:sz="0" w:space="0" w:color="auto"/>
      </w:divBdr>
    </w:div>
    <w:div w:id="1740906582">
      <w:bodyDiv w:val="1"/>
      <w:marLeft w:val="0"/>
      <w:marRight w:val="0"/>
      <w:marTop w:val="0"/>
      <w:marBottom w:val="0"/>
      <w:divBdr>
        <w:top w:val="none" w:sz="0" w:space="0" w:color="auto"/>
        <w:left w:val="none" w:sz="0" w:space="0" w:color="auto"/>
        <w:bottom w:val="none" w:sz="0" w:space="0" w:color="auto"/>
        <w:right w:val="none" w:sz="0" w:space="0" w:color="auto"/>
      </w:divBdr>
    </w:div>
    <w:div w:id="1741636595">
      <w:bodyDiv w:val="1"/>
      <w:marLeft w:val="0"/>
      <w:marRight w:val="0"/>
      <w:marTop w:val="0"/>
      <w:marBottom w:val="0"/>
      <w:divBdr>
        <w:top w:val="none" w:sz="0" w:space="0" w:color="auto"/>
        <w:left w:val="none" w:sz="0" w:space="0" w:color="auto"/>
        <w:bottom w:val="none" w:sz="0" w:space="0" w:color="auto"/>
        <w:right w:val="none" w:sz="0" w:space="0" w:color="auto"/>
      </w:divBdr>
    </w:div>
    <w:div w:id="1742214905">
      <w:bodyDiv w:val="1"/>
      <w:marLeft w:val="0"/>
      <w:marRight w:val="0"/>
      <w:marTop w:val="0"/>
      <w:marBottom w:val="0"/>
      <w:divBdr>
        <w:top w:val="none" w:sz="0" w:space="0" w:color="auto"/>
        <w:left w:val="none" w:sz="0" w:space="0" w:color="auto"/>
        <w:bottom w:val="none" w:sz="0" w:space="0" w:color="auto"/>
        <w:right w:val="none" w:sz="0" w:space="0" w:color="auto"/>
      </w:divBdr>
    </w:div>
    <w:div w:id="1743331415">
      <w:bodyDiv w:val="1"/>
      <w:marLeft w:val="0"/>
      <w:marRight w:val="0"/>
      <w:marTop w:val="0"/>
      <w:marBottom w:val="0"/>
      <w:divBdr>
        <w:top w:val="none" w:sz="0" w:space="0" w:color="auto"/>
        <w:left w:val="none" w:sz="0" w:space="0" w:color="auto"/>
        <w:bottom w:val="none" w:sz="0" w:space="0" w:color="auto"/>
        <w:right w:val="none" w:sz="0" w:space="0" w:color="auto"/>
      </w:divBdr>
    </w:div>
    <w:div w:id="1743868702">
      <w:bodyDiv w:val="1"/>
      <w:marLeft w:val="0"/>
      <w:marRight w:val="0"/>
      <w:marTop w:val="0"/>
      <w:marBottom w:val="0"/>
      <w:divBdr>
        <w:top w:val="none" w:sz="0" w:space="0" w:color="auto"/>
        <w:left w:val="none" w:sz="0" w:space="0" w:color="auto"/>
        <w:bottom w:val="none" w:sz="0" w:space="0" w:color="auto"/>
        <w:right w:val="none" w:sz="0" w:space="0" w:color="auto"/>
      </w:divBdr>
    </w:div>
    <w:div w:id="1744452476">
      <w:bodyDiv w:val="1"/>
      <w:marLeft w:val="0"/>
      <w:marRight w:val="0"/>
      <w:marTop w:val="0"/>
      <w:marBottom w:val="0"/>
      <w:divBdr>
        <w:top w:val="none" w:sz="0" w:space="0" w:color="auto"/>
        <w:left w:val="none" w:sz="0" w:space="0" w:color="auto"/>
        <w:bottom w:val="none" w:sz="0" w:space="0" w:color="auto"/>
        <w:right w:val="none" w:sz="0" w:space="0" w:color="auto"/>
      </w:divBdr>
    </w:div>
    <w:div w:id="1745644764">
      <w:bodyDiv w:val="1"/>
      <w:marLeft w:val="0"/>
      <w:marRight w:val="0"/>
      <w:marTop w:val="0"/>
      <w:marBottom w:val="0"/>
      <w:divBdr>
        <w:top w:val="none" w:sz="0" w:space="0" w:color="auto"/>
        <w:left w:val="none" w:sz="0" w:space="0" w:color="auto"/>
        <w:bottom w:val="none" w:sz="0" w:space="0" w:color="auto"/>
        <w:right w:val="none" w:sz="0" w:space="0" w:color="auto"/>
      </w:divBdr>
    </w:div>
    <w:div w:id="1746953993">
      <w:bodyDiv w:val="1"/>
      <w:marLeft w:val="0"/>
      <w:marRight w:val="0"/>
      <w:marTop w:val="0"/>
      <w:marBottom w:val="0"/>
      <w:divBdr>
        <w:top w:val="none" w:sz="0" w:space="0" w:color="auto"/>
        <w:left w:val="none" w:sz="0" w:space="0" w:color="auto"/>
        <w:bottom w:val="none" w:sz="0" w:space="0" w:color="auto"/>
        <w:right w:val="none" w:sz="0" w:space="0" w:color="auto"/>
      </w:divBdr>
    </w:div>
    <w:div w:id="1748458831">
      <w:bodyDiv w:val="1"/>
      <w:marLeft w:val="0"/>
      <w:marRight w:val="0"/>
      <w:marTop w:val="0"/>
      <w:marBottom w:val="0"/>
      <w:divBdr>
        <w:top w:val="none" w:sz="0" w:space="0" w:color="auto"/>
        <w:left w:val="none" w:sz="0" w:space="0" w:color="auto"/>
        <w:bottom w:val="none" w:sz="0" w:space="0" w:color="auto"/>
        <w:right w:val="none" w:sz="0" w:space="0" w:color="auto"/>
      </w:divBdr>
    </w:div>
    <w:div w:id="1748922474">
      <w:bodyDiv w:val="1"/>
      <w:marLeft w:val="0"/>
      <w:marRight w:val="0"/>
      <w:marTop w:val="0"/>
      <w:marBottom w:val="0"/>
      <w:divBdr>
        <w:top w:val="none" w:sz="0" w:space="0" w:color="auto"/>
        <w:left w:val="none" w:sz="0" w:space="0" w:color="auto"/>
        <w:bottom w:val="none" w:sz="0" w:space="0" w:color="auto"/>
        <w:right w:val="none" w:sz="0" w:space="0" w:color="auto"/>
      </w:divBdr>
    </w:div>
    <w:div w:id="1749572915">
      <w:bodyDiv w:val="1"/>
      <w:marLeft w:val="0"/>
      <w:marRight w:val="0"/>
      <w:marTop w:val="0"/>
      <w:marBottom w:val="0"/>
      <w:divBdr>
        <w:top w:val="none" w:sz="0" w:space="0" w:color="auto"/>
        <w:left w:val="none" w:sz="0" w:space="0" w:color="auto"/>
        <w:bottom w:val="none" w:sz="0" w:space="0" w:color="auto"/>
        <w:right w:val="none" w:sz="0" w:space="0" w:color="auto"/>
      </w:divBdr>
    </w:div>
    <w:div w:id="1753702444">
      <w:bodyDiv w:val="1"/>
      <w:marLeft w:val="0"/>
      <w:marRight w:val="0"/>
      <w:marTop w:val="0"/>
      <w:marBottom w:val="0"/>
      <w:divBdr>
        <w:top w:val="none" w:sz="0" w:space="0" w:color="auto"/>
        <w:left w:val="none" w:sz="0" w:space="0" w:color="auto"/>
        <w:bottom w:val="none" w:sz="0" w:space="0" w:color="auto"/>
        <w:right w:val="none" w:sz="0" w:space="0" w:color="auto"/>
      </w:divBdr>
    </w:div>
    <w:div w:id="1755541691">
      <w:bodyDiv w:val="1"/>
      <w:marLeft w:val="0"/>
      <w:marRight w:val="0"/>
      <w:marTop w:val="0"/>
      <w:marBottom w:val="0"/>
      <w:divBdr>
        <w:top w:val="none" w:sz="0" w:space="0" w:color="auto"/>
        <w:left w:val="none" w:sz="0" w:space="0" w:color="auto"/>
        <w:bottom w:val="none" w:sz="0" w:space="0" w:color="auto"/>
        <w:right w:val="none" w:sz="0" w:space="0" w:color="auto"/>
      </w:divBdr>
    </w:div>
    <w:div w:id="1756319876">
      <w:bodyDiv w:val="1"/>
      <w:marLeft w:val="0"/>
      <w:marRight w:val="0"/>
      <w:marTop w:val="0"/>
      <w:marBottom w:val="0"/>
      <w:divBdr>
        <w:top w:val="none" w:sz="0" w:space="0" w:color="auto"/>
        <w:left w:val="none" w:sz="0" w:space="0" w:color="auto"/>
        <w:bottom w:val="none" w:sz="0" w:space="0" w:color="auto"/>
        <w:right w:val="none" w:sz="0" w:space="0" w:color="auto"/>
      </w:divBdr>
    </w:div>
    <w:div w:id="1757290377">
      <w:bodyDiv w:val="1"/>
      <w:marLeft w:val="0"/>
      <w:marRight w:val="0"/>
      <w:marTop w:val="0"/>
      <w:marBottom w:val="0"/>
      <w:divBdr>
        <w:top w:val="none" w:sz="0" w:space="0" w:color="auto"/>
        <w:left w:val="none" w:sz="0" w:space="0" w:color="auto"/>
        <w:bottom w:val="none" w:sz="0" w:space="0" w:color="auto"/>
        <w:right w:val="none" w:sz="0" w:space="0" w:color="auto"/>
      </w:divBdr>
    </w:div>
    <w:div w:id="1758406407">
      <w:bodyDiv w:val="1"/>
      <w:marLeft w:val="0"/>
      <w:marRight w:val="0"/>
      <w:marTop w:val="0"/>
      <w:marBottom w:val="0"/>
      <w:divBdr>
        <w:top w:val="none" w:sz="0" w:space="0" w:color="auto"/>
        <w:left w:val="none" w:sz="0" w:space="0" w:color="auto"/>
        <w:bottom w:val="none" w:sz="0" w:space="0" w:color="auto"/>
        <w:right w:val="none" w:sz="0" w:space="0" w:color="auto"/>
      </w:divBdr>
    </w:div>
    <w:div w:id="1759130804">
      <w:bodyDiv w:val="1"/>
      <w:marLeft w:val="0"/>
      <w:marRight w:val="0"/>
      <w:marTop w:val="0"/>
      <w:marBottom w:val="0"/>
      <w:divBdr>
        <w:top w:val="none" w:sz="0" w:space="0" w:color="auto"/>
        <w:left w:val="none" w:sz="0" w:space="0" w:color="auto"/>
        <w:bottom w:val="none" w:sz="0" w:space="0" w:color="auto"/>
        <w:right w:val="none" w:sz="0" w:space="0" w:color="auto"/>
      </w:divBdr>
    </w:div>
    <w:div w:id="1759253895">
      <w:bodyDiv w:val="1"/>
      <w:marLeft w:val="0"/>
      <w:marRight w:val="0"/>
      <w:marTop w:val="0"/>
      <w:marBottom w:val="0"/>
      <w:divBdr>
        <w:top w:val="none" w:sz="0" w:space="0" w:color="auto"/>
        <w:left w:val="none" w:sz="0" w:space="0" w:color="auto"/>
        <w:bottom w:val="none" w:sz="0" w:space="0" w:color="auto"/>
        <w:right w:val="none" w:sz="0" w:space="0" w:color="auto"/>
      </w:divBdr>
    </w:div>
    <w:div w:id="1759789124">
      <w:bodyDiv w:val="1"/>
      <w:marLeft w:val="0"/>
      <w:marRight w:val="0"/>
      <w:marTop w:val="0"/>
      <w:marBottom w:val="0"/>
      <w:divBdr>
        <w:top w:val="none" w:sz="0" w:space="0" w:color="auto"/>
        <w:left w:val="none" w:sz="0" w:space="0" w:color="auto"/>
        <w:bottom w:val="none" w:sz="0" w:space="0" w:color="auto"/>
        <w:right w:val="none" w:sz="0" w:space="0" w:color="auto"/>
      </w:divBdr>
    </w:div>
    <w:div w:id="1760178126">
      <w:bodyDiv w:val="1"/>
      <w:marLeft w:val="0"/>
      <w:marRight w:val="0"/>
      <w:marTop w:val="0"/>
      <w:marBottom w:val="0"/>
      <w:divBdr>
        <w:top w:val="none" w:sz="0" w:space="0" w:color="auto"/>
        <w:left w:val="none" w:sz="0" w:space="0" w:color="auto"/>
        <w:bottom w:val="none" w:sz="0" w:space="0" w:color="auto"/>
        <w:right w:val="none" w:sz="0" w:space="0" w:color="auto"/>
      </w:divBdr>
    </w:div>
    <w:div w:id="1761097836">
      <w:bodyDiv w:val="1"/>
      <w:marLeft w:val="0"/>
      <w:marRight w:val="0"/>
      <w:marTop w:val="0"/>
      <w:marBottom w:val="0"/>
      <w:divBdr>
        <w:top w:val="none" w:sz="0" w:space="0" w:color="auto"/>
        <w:left w:val="none" w:sz="0" w:space="0" w:color="auto"/>
        <w:bottom w:val="none" w:sz="0" w:space="0" w:color="auto"/>
        <w:right w:val="none" w:sz="0" w:space="0" w:color="auto"/>
      </w:divBdr>
    </w:div>
    <w:div w:id="1761177941">
      <w:bodyDiv w:val="1"/>
      <w:marLeft w:val="0"/>
      <w:marRight w:val="0"/>
      <w:marTop w:val="0"/>
      <w:marBottom w:val="0"/>
      <w:divBdr>
        <w:top w:val="none" w:sz="0" w:space="0" w:color="auto"/>
        <w:left w:val="none" w:sz="0" w:space="0" w:color="auto"/>
        <w:bottom w:val="none" w:sz="0" w:space="0" w:color="auto"/>
        <w:right w:val="none" w:sz="0" w:space="0" w:color="auto"/>
      </w:divBdr>
    </w:div>
    <w:div w:id="1764455331">
      <w:bodyDiv w:val="1"/>
      <w:marLeft w:val="0"/>
      <w:marRight w:val="0"/>
      <w:marTop w:val="0"/>
      <w:marBottom w:val="0"/>
      <w:divBdr>
        <w:top w:val="none" w:sz="0" w:space="0" w:color="auto"/>
        <w:left w:val="none" w:sz="0" w:space="0" w:color="auto"/>
        <w:bottom w:val="none" w:sz="0" w:space="0" w:color="auto"/>
        <w:right w:val="none" w:sz="0" w:space="0" w:color="auto"/>
      </w:divBdr>
    </w:div>
    <w:div w:id="1764761298">
      <w:bodyDiv w:val="1"/>
      <w:marLeft w:val="0"/>
      <w:marRight w:val="0"/>
      <w:marTop w:val="0"/>
      <w:marBottom w:val="0"/>
      <w:divBdr>
        <w:top w:val="none" w:sz="0" w:space="0" w:color="auto"/>
        <w:left w:val="none" w:sz="0" w:space="0" w:color="auto"/>
        <w:bottom w:val="none" w:sz="0" w:space="0" w:color="auto"/>
        <w:right w:val="none" w:sz="0" w:space="0" w:color="auto"/>
      </w:divBdr>
    </w:div>
    <w:div w:id="1765606649">
      <w:bodyDiv w:val="1"/>
      <w:marLeft w:val="0"/>
      <w:marRight w:val="0"/>
      <w:marTop w:val="0"/>
      <w:marBottom w:val="0"/>
      <w:divBdr>
        <w:top w:val="none" w:sz="0" w:space="0" w:color="auto"/>
        <w:left w:val="none" w:sz="0" w:space="0" w:color="auto"/>
        <w:bottom w:val="none" w:sz="0" w:space="0" w:color="auto"/>
        <w:right w:val="none" w:sz="0" w:space="0" w:color="auto"/>
      </w:divBdr>
    </w:div>
    <w:div w:id="1766226546">
      <w:bodyDiv w:val="1"/>
      <w:marLeft w:val="0"/>
      <w:marRight w:val="0"/>
      <w:marTop w:val="0"/>
      <w:marBottom w:val="0"/>
      <w:divBdr>
        <w:top w:val="none" w:sz="0" w:space="0" w:color="auto"/>
        <w:left w:val="none" w:sz="0" w:space="0" w:color="auto"/>
        <w:bottom w:val="none" w:sz="0" w:space="0" w:color="auto"/>
        <w:right w:val="none" w:sz="0" w:space="0" w:color="auto"/>
      </w:divBdr>
    </w:div>
    <w:div w:id="1766683471">
      <w:bodyDiv w:val="1"/>
      <w:marLeft w:val="0"/>
      <w:marRight w:val="0"/>
      <w:marTop w:val="0"/>
      <w:marBottom w:val="0"/>
      <w:divBdr>
        <w:top w:val="none" w:sz="0" w:space="0" w:color="auto"/>
        <w:left w:val="none" w:sz="0" w:space="0" w:color="auto"/>
        <w:bottom w:val="none" w:sz="0" w:space="0" w:color="auto"/>
        <w:right w:val="none" w:sz="0" w:space="0" w:color="auto"/>
      </w:divBdr>
    </w:div>
    <w:div w:id="1768844226">
      <w:bodyDiv w:val="1"/>
      <w:marLeft w:val="0"/>
      <w:marRight w:val="0"/>
      <w:marTop w:val="0"/>
      <w:marBottom w:val="0"/>
      <w:divBdr>
        <w:top w:val="none" w:sz="0" w:space="0" w:color="auto"/>
        <w:left w:val="none" w:sz="0" w:space="0" w:color="auto"/>
        <w:bottom w:val="none" w:sz="0" w:space="0" w:color="auto"/>
        <w:right w:val="none" w:sz="0" w:space="0" w:color="auto"/>
      </w:divBdr>
    </w:div>
    <w:div w:id="1768844348">
      <w:bodyDiv w:val="1"/>
      <w:marLeft w:val="0"/>
      <w:marRight w:val="0"/>
      <w:marTop w:val="0"/>
      <w:marBottom w:val="0"/>
      <w:divBdr>
        <w:top w:val="none" w:sz="0" w:space="0" w:color="auto"/>
        <w:left w:val="none" w:sz="0" w:space="0" w:color="auto"/>
        <w:bottom w:val="none" w:sz="0" w:space="0" w:color="auto"/>
        <w:right w:val="none" w:sz="0" w:space="0" w:color="auto"/>
      </w:divBdr>
    </w:div>
    <w:div w:id="1769809684">
      <w:bodyDiv w:val="1"/>
      <w:marLeft w:val="0"/>
      <w:marRight w:val="0"/>
      <w:marTop w:val="0"/>
      <w:marBottom w:val="0"/>
      <w:divBdr>
        <w:top w:val="none" w:sz="0" w:space="0" w:color="auto"/>
        <w:left w:val="none" w:sz="0" w:space="0" w:color="auto"/>
        <w:bottom w:val="none" w:sz="0" w:space="0" w:color="auto"/>
        <w:right w:val="none" w:sz="0" w:space="0" w:color="auto"/>
      </w:divBdr>
    </w:div>
    <w:div w:id="1769933328">
      <w:bodyDiv w:val="1"/>
      <w:marLeft w:val="0"/>
      <w:marRight w:val="0"/>
      <w:marTop w:val="0"/>
      <w:marBottom w:val="0"/>
      <w:divBdr>
        <w:top w:val="none" w:sz="0" w:space="0" w:color="auto"/>
        <w:left w:val="none" w:sz="0" w:space="0" w:color="auto"/>
        <w:bottom w:val="none" w:sz="0" w:space="0" w:color="auto"/>
        <w:right w:val="none" w:sz="0" w:space="0" w:color="auto"/>
      </w:divBdr>
    </w:div>
    <w:div w:id="1770656350">
      <w:bodyDiv w:val="1"/>
      <w:marLeft w:val="0"/>
      <w:marRight w:val="0"/>
      <w:marTop w:val="0"/>
      <w:marBottom w:val="0"/>
      <w:divBdr>
        <w:top w:val="none" w:sz="0" w:space="0" w:color="auto"/>
        <w:left w:val="none" w:sz="0" w:space="0" w:color="auto"/>
        <w:bottom w:val="none" w:sz="0" w:space="0" w:color="auto"/>
        <w:right w:val="none" w:sz="0" w:space="0" w:color="auto"/>
      </w:divBdr>
    </w:div>
    <w:div w:id="1773235157">
      <w:bodyDiv w:val="1"/>
      <w:marLeft w:val="0"/>
      <w:marRight w:val="0"/>
      <w:marTop w:val="0"/>
      <w:marBottom w:val="0"/>
      <w:divBdr>
        <w:top w:val="none" w:sz="0" w:space="0" w:color="auto"/>
        <w:left w:val="none" w:sz="0" w:space="0" w:color="auto"/>
        <w:bottom w:val="none" w:sz="0" w:space="0" w:color="auto"/>
        <w:right w:val="none" w:sz="0" w:space="0" w:color="auto"/>
      </w:divBdr>
    </w:div>
    <w:div w:id="1774277221">
      <w:bodyDiv w:val="1"/>
      <w:marLeft w:val="0"/>
      <w:marRight w:val="0"/>
      <w:marTop w:val="0"/>
      <w:marBottom w:val="0"/>
      <w:divBdr>
        <w:top w:val="none" w:sz="0" w:space="0" w:color="auto"/>
        <w:left w:val="none" w:sz="0" w:space="0" w:color="auto"/>
        <w:bottom w:val="none" w:sz="0" w:space="0" w:color="auto"/>
        <w:right w:val="none" w:sz="0" w:space="0" w:color="auto"/>
      </w:divBdr>
    </w:div>
    <w:div w:id="1776975684">
      <w:bodyDiv w:val="1"/>
      <w:marLeft w:val="0"/>
      <w:marRight w:val="0"/>
      <w:marTop w:val="0"/>
      <w:marBottom w:val="0"/>
      <w:divBdr>
        <w:top w:val="none" w:sz="0" w:space="0" w:color="auto"/>
        <w:left w:val="none" w:sz="0" w:space="0" w:color="auto"/>
        <w:bottom w:val="none" w:sz="0" w:space="0" w:color="auto"/>
        <w:right w:val="none" w:sz="0" w:space="0" w:color="auto"/>
      </w:divBdr>
    </w:div>
    <w:div w:id="1777091407">
      <w:bodyDiv w:val="1"/>
      <w:marLeft w:val="0"/>
      <w:marRight w:val="0"/>
      <w:marTop w:val="0"/>
      <w:marBottom w:val="0"/>
      <w:divBdr>
        <w:top w:val="none" w:sz="0" w:space="0" w:color="auto"/>
        <w:left w:val="none" w:sz="0" w:space="0" w:color="auto"/>
        <w:bottom w:val="none" w:sz="0" w:space="0" w:color="auto"/>
        <w:right w:val="none" w:sz="0" w:space="0" w:color="auto"/>
      </w:divBdr>
    </w:div>
    <w:div w:id="1780563119">
      <w:bodyDiv w:val="1"/>
      <w:marLeft w:val="0"/>
      <w:marRight w:val="0"/>
      <w:marTop w:val="0"/>
      <w:marBottom w:val="0"/>
      <w:divBdr>
        <w:top w:val="none" w:sz="0" w:space="0" w:color="auto"/>
        <w:left w:val="none" w:sz="0" w:space="0" w:color="auto"/>
        <w:bottom w:val="none" w:sz="0" w:space="0" w:color="auto"/>
        <w:right w:val="none" w:sz="0" w:space="0" w:color="auto"/>
      </w:divBdr>
    </w:div>
    <w:div w:id="1785534517">
      <w:bodyDiv w:val="1"/>
      <w:marLeft w:val="0"/>
      <w:marRight w:val="0"/>
      <w:marTop w:val="0"/>
      <w:marBottom w:val="0"/>
      <w:divBdr>
        <w:top w:val="none" w:sz="0" w:space="0" w:color="auto"/>
        <w:left w:val="none" w:sz="0" w:space="0" w:color="auto"/>
        <w:bottom w:val="none" w:sz="0" w:space="0" w:color="auto"/>
        <w:right w:val="none" w:sz="0" w:space="0" w:color="auto"/>
      </w:divBdr>
    </w:div>
    <w:div w:id="1786851487">
      <w:bodyDiv w:val="1"/>
      <w:marLeft w:val="0"/>
      <w:marRight w:val="0"/>
      <w:marTop w:val="0"/>
      <w:marBottom w:val="0"/>
      <w:divBdr>
        <w:top w:val="none" w:sz="0" w:space="0" w:color="auto"/>
        <w:left w:val="none" w:sz="0" w:space="0" w:color="auto"/>
        <w:bottom w:val="none" w:sz="0" w:space="0" w:color="auto"/>
        <w:right w:val="none" w:sz="0" w:space="0" w:color="auto"/>
      </w:divBdr>
    </w:div>
    <w:div w:id="1787038822">
      <w:bodyDiv w:val="1"/>
      <w:marLeft w:val="0"/>
      <w:marRight w:val="0"/>
      <w:marTop w:val="0"/>
      <w:marBottom w:val="0"/>
      <w:divBdr>
        <w:top w:val="none" w:sz="0" w:space="0" w:color="auto"/>
        <w:left w:val="none" w:sz="0" w:space="0" w:color="auto"/>
        <w:bottom w:val="none" w:sz="0" w:space="0" w:color="auto"/>
        <w:right w:val="none" w:sz="0" w:space="0" w:color="auto"/>
      </w:divBdr>
    </w:div>
    <w:div w:id="1787653467">
      <w:bodyDiv w:val="1"/>
      <w:marLeft w:val="0"/>
      <w:marRight w:val="0"/>
      <w:marTop w:val="0"/>
      <w:marBottom w:val="0"/>
      <w:divBdr>
        <w:top w:val="none" w:sz="0" w:space="0" w:color="auto"/>
        <w:left w:val="none" w:sz="0" w:space="0" w:color="auto"/>
        <w:bottom w:val="none" w:sz="0" w:space="0" w:color="auto"/>
        <w:right w:val="none" w:sz="0" w:space="0" w:color="auto"/>
      </w:divBdr>
    </w:div>
    <w:div w:id="1787894531">
      <w:bodyDiv w:val="1"/>
      <w:marLeft w:val="0"/>
      <w:marRight w:val="0"/>
      <w:marTop w:val="0"/>
      <w:marBottom w:val="0"/>
      <w:divBdr>
        <w:top w:val="none" w:sz="0" w:space="0" w:color="auto"/>
        <w:left w:val="none" w:sz="0" w:space="0" w:color="auto"/>
        <w:bottom w:val="none" w:sz="0" w:space="0" w:color="auto"/>
        <w:right w:val="none" w:sz="0" w:space="0" w:color="auto"/>
      </w:divBdr>
    </w:div>
    <w:div w:id="1788575623">
      <w:bodyDiv w:val="1"/>
      <w:marLeft w:val="0"/>
      <w:marRight w:val="0"/>
      <w:marTop w:val="0"/>
      <w:marBottom w:val="0"/>
      <w:divBdr>
        <w:top w:val="none" w:sz="0" w:space="0" w:color="auto"/>
        <w:left w:val="none" w:sz="0" w:space="0" w:color="auto"/>
        <w:bottom w:val="none" w:sz="0" w:space="0" w:color="auto"/>
        <w:right w:val="none" w:sz="0" w:space="0" w:color="auto"/>
      </w:divBdr>
    </w:div>
    <w:div w:id="1790471526">
      <w:bodyDiv w:val="1"/>
      <w:marLeft w:val="0"/>
      <w:marRight w:val="0"/>
      <w:marTop w:val="0"/>
      <w:marBottom w:val="0"/>
      <w:divBdr>
        <w:top w:val="none" w:sz="0" w:space="0" w:color="auto"/>
        <w:left w:val="none" w:sz="0" w:space="0" w:color="auto"/>
        <w:bottom w:val="none" w:sz="0" w:space="0" w:color="auto"/>
        <w:right w:val="none" w:sz="0" w:space="0" w:color="auto"/>
      </w:divBdr>
    </w:div>
    <w:div w:id="1793589908">
      <w:bodyDiv w:val="1"/>
      <w:marLeft w:val="0"/>
      <w:marRight w:val="0"/>
      <w:marTop w:val="0"/>
      <w:marBottom w:val="0"/>
      <w:divBdr>
        <w:top w:val="none" w:sz="0" w:space="0" w:color="auto"/>
        <w:left w:val="none" w:sz="0" w:space="0" w:color="auto"/>
        <w:bottom w:val="none" w:sz="0" w:space="0" w:color="auto"/>
        <w:right w:val="none" w:sz="0" w:space="0" w:color="auto"/>
      </w:divBdr>
    </w:div>
    <w:div w:id="1794246756">
      <w:bodyDiv w:val="1"/>
      <w:marLeft w:val="0"/>
      <w:marRight w:val="0"/>
      <w:marTop w:val="0"/>
      <w:marBottom w:val="0"/>
      <w:divBdr>
        <w:top w:val="none" w:sz="0" w:space="0" w:color="auto"/>
        <w:left w:val="none" w:sz="0" w:space="0" w:color="auto"/>
        <w:bottom w:val="none" w:sz="0" w:space="0" w:color="auto"/>
        <w:right w:val="none" w:sz="0" w:space="0" w:color="auto"/>
      </w:divBdr>
    </w:div>
    <w:div w:id="1794639381">
      <w:bodyDiv w:val="1"/>
      <w:marLeft w:val="0"/>
      <w:marRight w:val="0"/>
      <w:marTop w:val="0"/>
      <w:marBottom w:val="0"/>
      <w:divBdr>
        <w:top w:val="none" w:sz="0" w:space="0" w:color="auto"/>
        <w:left w:val="none" w:sz="0" w:space="0" w:color="auto"/>
        <w:bottom w:val="none" w:sz="0" w:space="0" w:color="auto"/>
        <w:right w:val="none" w:sz="0" w:space="0" w:color="auto"/>
      </w:divBdr>
    </w:div>
    <w:div w:id="1796210732">
      <w:bodyDiv w:val="1"/>
      <w:marLeft w:val="0"/>
      <w:marRight w:val="0"/>
      <w:marTop w:val="0"/>
      <w:marBottom w:val="0"/>
      <w:divBdr>
        <w:top w:val="none" w:sz="0" w:space="0" w:color="auto"/>
        <w:left w:val="none" w:sz="0" w:space="0" w:color="auto"/>
        <w:bottom w:val="none" w:sz="0" w:space="0" w:color="auto"/>
        <w:right w:val="none" w:sz="0" w:space="0" w:color="auto"/>
      </w:divBdr>
    </w:div>
    <w:div w:id="1796218136">
      <w:bodyDiv w:val="1"/>
      <w:marLeft w:val="0"/>
      <w:marRight w:val="0"/>
      <w:marTop w:val="0"/>
      <w:marBottom w:val="0"/>
      <w:divBdr>
        <w:top w:val="none" w:sz="0" w:space="0" w:color="auto"/>
        <w:left w:val="none" w:sz="0" w:space="0" w:color="auto"/>
        <w:bottom w:val="none" w:sz="0" w:space="0" w:color="auto"/>
        <w:right w:val="none" w:sz="0" w:space="0" w:color="auto"/>
      </w:divBdr>
    </w:div>
    <w:div w:id="1797065119">
      <w:bodyDiv w:val="1"/>
      <w:marLeft w:val="0"/>
      <w:marRight w:val="0"/>
      <w:marTop w:val="0"/>
      <w:marBottom w:val="0"/>
      <w:divBdr>
        <w:top w:val="none" w:sz="0" w:space="0" w:color="auto"/>
        <w:left w:val="none" w:sz="0" w:space="0" w:color="auto"/>
        <w:bottom w:val="none" w:sz="0" w:space="0" w:color="auto"/>
        <w:right w:val="none" w:sz="0" w:space="0" w:color="auto"/>
      </w:divBdr>
    </w:div>
    <w:div w:id="1797212641">
      <w:bodyDiv w:val="1"/>
      <w:marLeft w:val="0"/>
      <w:marRight w:val="0"/>
      <w:marTop w:val="0"/>
      <w:marBottom w:val="0"/>
      <w:divBdr>
        <w:top w:val="none" w:sz="0" w:space="0" w:color="auto"/>
        <w:left w:val="none" w:sz="0" w:space="0" w:color="auto"/>
        <w:bottom w:val="none" w:sz="0" w:space="0" w:color="auto"/>
        <w:right w:val="none" w:sz="0" w:space="0" w:color="auto"/>
      </w:divBdr>
    </w:div>
    <w:div w:id="1797528351">
      <w:bodyDiv w:val="1"/>
      <w:marLeft w:val="0"/>
      <w:marRight w:val="0"/>
      <w:marTop w:val="0"/>
      <w:marBottom w:val="0"/>
      <w:divBdr>
        <w:top w:val="none" w:sz="0" w:space="0" w:color="auto"/>
        <w:left w:val="none" w:sz="0" w:space="0" w:color="auto"/>
        <w:bottom w:val="none" w:sz="0" w:space="0" w:color="auto"/>
        <w:right w:val="none" w:sz="0" w:space="0" w:color="auto"/>
      </w:divBdr>
    </w:div>
    <w:div w:id="1798646137">
      <w:bodyDiv w:val="1"/>
      <w:marLeft w:val="0"/>
      <w:marRight w:val="0"/>
      <w:marTop w:val="0"/>
      <w:marBottom w:val="0"/>
      <w:divBdr>
        <w:top w:val="none" w:sz="0" w:space="0" w:color="auto"/>
        <w:left w:val="none" w:sz="0" w:space="0" w:color="auto"/>
        <w:bottom w:val="none" w:sz="0" w:space="0" w:color="auto"/>
        <w:right w:val="none" w:sz="0" w:space="0" w:color="auto"/>
      </w:divBdr>
    </w:div>
    <w:div w:id="1800948346">
      <w:bodyDiv w:val="1"/>
      <w:marLeft w:val="0"/>
      <w:marRight w:val="0"/>
      <w:marTop w:val="0"/>
      <w:marBottom w:val="0"/>
      <w:divBdr>
        <w:top w:val="none" w:sz="0" w:space="0" w:color="auto"/>
        <w:left w:val="none" w:sz="0" w:space="0" w:color="auto"/>
        <w:bottom w:val="none" w:sz="0" w:space="0" w:color="auto"/>
        <w:right w:val="none" w:sz="0" w:space="0" w:color="auto"/>
      </w:divBdr>
    </w:div>
    <w:div w:id="1802074300">
      <w:bodyDiv w:val="1"/>
      <w:marLeft w:val="0"/>
      <w:marRight w:val="0"/>
      <w:marTop w:val="0"/>
      <w:marBottom w:val="0"/>
      <w:divBdr>
        <w:top w:val="none" w:sz="0" w:space="0" w:color="auto"/>
        <w:left w:val="none" w:sz="0" w:space="0" w:color="auto"/>
        <w:bottom w:val="none" w:sz="0" w:space="0" w:color="auto"/>
        <w:right w:val="none" w:sz="0" w:space="0" w:color="auto"/>
      </w:divBdr>
    </w:div>
    <w:div w:id="1802385284">
      <w:bodyDiv w:val="1"/>
      <w:marLeft w:val="0"/>
      <w:marRight w:val="0"/>
      <w:marTop w:val="0"/>
      <w:marBottom w:val="0"/>
      <w:divBdr>
        <w:top w:val="none" w:sz="0" w:space="0" w:color="auto"/>
        <w:left w:val="none" w:sz="0" w:space="0" w:color="auto"/>
        <w:bottom w:val="none" w:sz="0" w:space="0" w:color="auto"/>
        <w:right w:val="none" w:sz="0" w:space="0" w:color="auto"/>
      </w:divBdr>
    </w:div>
    <w:div w:id="1806971539">
      <w:bodyDiv w:val="1"/>
      <w:marLeft w:val="0"/>
      <w:marRight w:val="0"/>
      <w:marTop w:val="0"/>
      <w:marBottom w:val="0"/>
      <w:divBdr>
        <w:top w:val="none" w:sz="0" w:space="0" w:color="auto"/>
        <w:left w:val="none" w:sz="0" w:space="0" w:color="auto"/>
        <w:bottom w:val="none" w:sz="0" w:space="0" w:color="auto"/>
        <w:right w:val="none" w:sz="0" w:space="0" w:color="auto"/>
      </w:divBdr>
    </w:div>
    <w:div w:id="1807696432">
      <w:bodyDiv w:val="1"/>
      <w:marLeft w:val="0"/>
      <w:marRight w:val="0"/>
      <w:marTop w:val="0"/>
      <w:marBottom w:val="0"/>
      <w:divBdr>
        <w:top w:val="none" w:sz="0" w:space="0" w:color="auto"/>
        <w:left w:val="none" w:sz="0" w:space="0" w:color="auto"/>
        <w:bottom w:val="none" w:sz="0" w:space="0" w:color="auto"/>
        <w:right w:val="none" w:sz="0" w:space="0" w:color="auto"/>
      </w:divBdr>
    </w:div>
    <w:div w:id="1809087114">
      <w:bodyDiv w:val="1"/>
      <w:marLeft w:val="0"/>
      <w:marRight w:val="0"/>
      <w:marTop w:val="0"/>
      <w:marBottom w:val="0"/>
      <w:divBdr>
        <w:top w:val="none" w:sz="0" w:space="0" w:color="auto"/>
        <w:left w:val="none" w:sz="0" w:space="0" w:color="auto"/>
        <w:bottom w:val="none" w:sz="0" w:space="0" w:color="auto"/>
        <w:right w:val="none" w:sz="0" w:space="0" w:color="auto"/>
      </w:divBdr>
    </w:div>
    <w:div w:id="1809274409">
      <w:bodyDiv w:val="1"/>
      <w:marLeft w:val="0"/>
      <w:marRight w:val="0"/>
      <w:marTop w:val="0"/>
      <w:marBottom w:val="0"/>
      <w:divBdr>
        <w:top w:val="none" w:sz="0" w:space="0" w:color="auto"/>
        <w:left w:val="none" w:sz="0" w:space="0" w:color="auto"/>
        <w:bottom w:val="none" w:sz="0" w:space="0" w:color="auto"/>
        <w:right w:val="none" w:sz="0" w:space="0" w:color="auto"/>
      </w:divBdr>
    </w:div>
    <w:div w:id="1809783616">
      <w:bodyDiv w:val="1"/>
      <w:marLeft w:val="0"/>
      <w:marRight w:val="0"/>
      <w:marTop w:val="0"/>
      <w:marBottom w:val="0"/>
      <w:divBdr>
        <w:top w:val="none" w:sz="0" w:space="0" w:color="auto"/>
        <w:left w:val="none" w:sz="0" w:space="0" w:color="auto"/>
        <w:bottom w:val="none" w:sz="0" w:space="0" w:color="auto"/>
        <w:right w:val="none" w:sz="0" w:space="0" w:color="auto"/>
      </w:divBdr>
    </w:div>
    <w:div w:id="1810240958">
      <w:bodyDiv w:val="1"/>
      <w:marLeft w:val="0"/>
      <w:marRight w:val="0"/>
      <w:marTop w:val="0"/>
      <w:marBottom w:val="0"/>
      <w:divBdr>
        <w:top w:val="none" w:sz="0" w:space="0" w:color="auto"/>
        <w:left w:val="none" w:sz="0" w:space="0" w:color="auto"/>
        <w:bottom w:val="none" w:sz="0" w:space="0" w:color="auto"/>
        <w:right w:val="none" w:sz="0" w:space="0" w:color="auto"/>
      </w:divBdr>
    </w:div>
    <w:div w:id="1810515690">
      <w:bodyDiv w:val="1"/>
      <w:marLeft w:val="0"/>
      <w:marRight w:val="0"/>
      <w:marTop w:val="0"/>
      <w:marBottom w:val="0"/>
      <w:divBdr>
        <w:top w:val="none" w:sz="0" w:space="0" w:color="auto"/>
        <w:left w:val="none" w:sz="0" w:space="0" w:color="auto"/>
        <w:bottom w:val="none" w:sz="0" w:space="0" w:color="auto"/>
        <w:right w:val="none" w:sz="0" w:space="0" w:color="auto"/>
      </w:divBdr>
    </w:div>
    <w:div w:id="1812944787">
      <w:bodyDiv w:val="1"/>
      <w:marLeft w:val="0"/>
      <w:marRight w:val="0"/>
      <w:marTop w:val="0"/>
      <w:marBottom w:val="0"/>
      <w:divBdr>
        <w:top w:val="none" w:sz="0" w:space="0" w:color="auto"/>
        <w:left w:val="none" w:sz="0" w:space="0" w:color="auto"/>
        <w:bottom w:val="none" w:sz="0" w:space="0" w:color="auto"/>
        <w:right w:val="none" w:sz="0" w:space="0" w:color="auto"/>
      </w:divBdr>
    </w:div>
    <w:div w:id="1814784589">
      <w:bodyDiv w:val="1"/>
      <w:marLeft w:val="0"/>
      <w:marRight w:val="0"/>
      <w:marTop w:val="0"/>
      <w:marBottom w:val="0"/>
      <w:divBdr>
        <w:top w:val="none" w:sz="0" w:space="0" w:color="auto"/>
        <w:left w:val="none" w:sz="0" w:space="0" w:color="auto"/>
        <w:bottom w:val="none" w:sz="0" w:space="0" w:color="auto"/>
        <w:right w:val="none" w:sz="0" w:space="0" w:color="auto"/>
      </w:divBdr>
    </w:div>
    <w:div w:id="1817646991">
      <w:bodyDiv w:val="1"/>
      <w:marLeft w:val="0"/>
      <w:marRight w:val="0"/>
      <w:marTop w:val="0"/>
      <w:marBottom w:val="0"/>
      <w:divBdr>
        <w:top w:val="none" w:sz="0" w:space="0" w:color="auto"/>
        <w:left w:val="none" w:sz="0" w:space="0" w:color="auto"/>
        <w:bottom w:val="none" w:sz="0" w:space="0" w:color="auto"/>
        <w:right w:val="none" w:sz="0" w:space="0" w:color="auto"/>
      </w:divBdr>
    </w:div>
    <w:div w:id="1817719040">
      <w:bodyDiv w:val="1"/>
      <w:marLeft w:val="0"/>
      <w:marRight w:val="0"/>
      <w:marTop w:val="0"/>
      <w:marBottom w:val="0"/>
      <w:divBdr>
        <w:top w:val="none" w:sz="0" w:space="0" w:color="auto"/>
        <w:left w:val="none" w:sz="0" w:space="0" w:color="auto"/>
        <w:bottom w:val="none" w:sz="0" w:space="0" w:color="auto"/>
        <w:right w:val="none" w:sz="0" w:space="0" w:color="auto"/>
      </w:divBdr>
    </w:div>
    <w:div w:id="1818573865">
      <w:bodyDiv w:val="1"/>
      <w:marLeft w:val="0"/>
      <w:marRight w:val="0"/>
      <w:marTop w:val="0"/>
      <w:marBottom w:val="0"/>
      <w:divBdr>
        <w:top w:val="none" w:sz="0" w:space="0" w:color="auto"/>
        <w:left w:val="none" w:sz="0" w:space="0" w:color="auto"/>
        <w:bottom w:val="none" w:sz="0" w:space="0" w:color="auto"/>
        <w:right w:val="none" w:sz="0" w:space="0" w:color="auto"/>
      </w:divBdr>
    </w:div>
    <w:div w:id="1818835668">
      <w:bodyDiv w:val="1"/>
      <w:marLeft w:val="0"/>
      <w:marRight w:val="0"/>
      <w:marTop w:val="0"/>
      <w:marBottom w:val="0"/>
      <w:divBdr>
        <w:top w:val="none" w:sz="0" w:space="0" w:color="auto"/>
        <w:left w:val="none" w:sz="0" w:space="0" w:color="auto"/>
        <w:bottom w:val="none" w:sz="0" w:space="0" w:color="auto"/>
        <w:right w:val="none" w:sz="0" w:space="0" w:color="auto"/>
      </w:divBdr>
    </w:div>
    <w:div w:id="1818912008">
      <w:bodyDiv w:val="1"/>
      <w:marLeft w:val="0"/>
      <w:marRight w:val="0"/>
      <w:marTop w:val="0"/>
      <w:marBottom w:val="0"/>
      <w:divBdr>
        <w:top w:val="none" w:sz="0" w:space="0" w:color="auto"/>
        <w:left w:val="none" w:sz="0" w:space="0" w:color="auto"/>
        <w:bottom w:val="none" w:sz="0" w:space="0" w:color="auto"/>
        <w:right w:val="none" w:sz="0" w:space="0" w:color="auto"/>
      </w:divBdr>
    </w:div>
    <w:div w:id="1819373019">
      <w:bodyDiv w:val="1"/>
      <w:marLeft w:val="0"/>
      <w:marRight w:val="0"/>
      <w:marTop w:val="0"/>
      <w:marBottom w:val="0"/>
      <w:divBdr>
        <w:top w:val="none" w:sz="0" w:space="0" w:color="auto"/>
        <w:left w:val="none" w:sz="0" w:space="0" w:color="auto"/>
        <w:bottom w:val="none" w:sz="0" w:space="0" w:color="auto"/>
        <w:right w:val="none" w:sz="0" w:space="0" w:color="auto"/>
      </w:divBdr>
    </w:div>
    <w:div w:id="1820149086">
      <w:bodyDiv w:val="1"/>
      <w:marLeft w:val="0"/>
      <w:marRight w:val="0"/>
      <w:marTop w:val="0"/>
      <w:marBottom w:val="0"/>
      <w:divBdr>
        <w:top w:val="none" w:sz="0" w:space="0" w:color="auto"/>
        <w:left w:val="none" w:sz="0" w:space="0" w:color="auto"/>
        <w:bottom w:val="none" w:sz="0" w:space="0" w:color="auto"/>
        <w:right w:val="none" w:sz="0" w:space="0" w:color="auto"/>
      </w:divBdr>
    </w:div>
    <w:div w:id="1821461926">
      <w:bodyDiv w:val="1"/>
      <w:marLeft w:val="0"/>
      <w:marRight w:val="0"/>
      <w:marTop w:val="0"/>
      <w:marBottom w:val="0"/>
      <w:divBdr>
        <w:top w:val="none" w:sz="0" w:space="0" w:color="auto"/>
        <w:left w:val="none" w:sz="0" w:space="0" w:color="auto"/>
        <w:bottom w:val="none" w:sz="0" w:space="0" w:color="auto"/>
        <w:right w:val="none" w:sz="0" w:space="0" w:color="auto"/>
      </w:divBdr>
    </w:div>
    <w:div w:id="1822037769">
      <w:bodyDiv w:val="1"/>
      <w:marLeft w:val="0"/>
      <w:marRight w:val="0"/>
      <w:marTop w:val="0"/>
      <w:marBottom w:val="0"/>
      <w:divBdr>
        <w:top w:val="none" w:sz="0" w:space="0" w:color="auto"/>
        <w:left w:val="none" w:sz="0" w:space="0" w:color="auto"/>
        <w:bottom w:val="none" w:sz="0" w:space="0" w:color="auto"/>
        <w:right w:val="none" w:sz="0" w:space="0" w:color="auto"/>
      </w:divBdr>
    </w:div>
    <w:div w:id="1822307554">
      <w:bodyDiv w:val="1"/>
      <w:marLeft w:val="0"/>
      <w:marRight w:val="0"/>
      <w:marTop w:val="0"/>
      <w:marBottom w:val="0"/>
      <w:divBdr>
        <w:top w:val="none" w:sz="0" w:space="0" w:color="auto"/>
        <w:left w:val="none" w:sz="0" w:space="0" w:color="auto"/>
        <w:bottom w:val="none" w:sz="0" w:space="0" w:color="auto"/>
        <w:right w:val="none" w:sz="0" w:space="0" w:color="auto"/>
      </w:divBdr>
    </w:div>
    <w:div w:id="1824659383">
      <w:bodyDiv w:val="1"/>
      <w:marLeft w:val="0"/>
      <w:marRight w:val="0"/>
      <w:marTop w:val="0"/>
      <w:marBottom w:val="0"/>
      <w:divBdr>
        <w:top w:val="none" w:sz="0" w:space="0" w:color="auto"/>
        <w:left w:val="none" w:sz="0" w:space="0" w:color="auto"/>
        <w:bottom w:val="none" w:sz="0" w:space="0" w:color="auto"/>
        <w:right w:val="none" w:sz="0" w:space="0" w:color="auto"/>
      </w:divBdr>
    </w:div>
    <w:div w:id="1826702871">
      <w:bodyDiv w:val="1"/>
      <w:marLeft w:val="0"/>
      <w:marRight w:val="0"/>
      <w:marTop w:val="0"/>
      <w:marBottom w:val="0"/>
      <w:divBdr>
        <w:top w:val="none" w:sz="0" w:space="0" w:color="auto"/>
        <w:left w:val="none" w:sz="0" w:space="0" w:color="auto"/>
        <w:bottom w:val="none" w:sz="0" w:space="0" w:color="auto"/>
        <w:right w:val="none" w:sz="0" w:space="0" w:color="auto"/>
      </w:divBdr>
    </w:div>
    <w:div w:id="1827546149">
      <w:bodyDiv w:val="1"/>
      <w:marLeft w:val="0"/>
      <w:marRight w:val="0"/>
      <w:marTop w:val="0"/>
      <w:marBottom w:val="0"/>
      <w:divBdr>
        <w:top w:val="none" w:sz="0" w:space="0" w:color="auto"/>
        <w:left w:val="none" w:sz="0" w:space="0" w:color="auto"/>
        <w:bottom w:val="none" w:sz="0" w:space="0" w:color="auto"/>
        <w:right w:val="none" w:sz="0" w:space="0" w:color="auto"/>
      </w:divBdr>
    </w:div>
    <w:div w:id="1828158700">
      <w:bodyDiv w:val="1"/>
      <w:marLeft w:val="0"/>
      <w:marRight w:val="0"/>
      <w:marTop w:val="0"/>
      <w:marBottom w:val="0"/>
      <w:divBdr>
        <w:top w:val="none" w:sz="0" w:space="0" w:color="auto"/>
        <w:left w:val="none" w:sz="0" w:space="0" w:color="auto"/>
        <w:bottom w:val="none" w:sz="0" w:space="0" w:color="auto"/>
        <w:right w:val="none" w:sz="0" w:space="0" w:color="auto"/>
      </w:divBdr>
    </w:div>
    <w:div w:id="1829395806">
      <w:bodyDiv w:val="1"/>
      <w:marLeft w:val="0"/>
      <w:marRight w:val="0"/>
      <w:marTop w:val="0"/>
      <w:marBottom w:val="0"/>
      <w:divBdr>
        <w:top w:val="none" w:sz="0" w:space="0" w:color="auto"/>
        <w:left w:val="none" w:sz="0" w:space="0" w:color="auto"/>
        <w:bottom w:val="none" w:sz="0" w:space="0" w:color="auto"/>
        <w:right w:val="none" w:sz="0" w:space="0" w:color="auto"/>
      </w:divBdr>
    </w:div>
    <w:div w:id="1834488802">
      <w:bodyDiv w:val="1"/>
      <w:marLeft w:val="0"/>
      <w:marRight w:val="0"/>
      <w:marTop w:val="0"/>
      <w:marBottom w:val="0"/>
      <w:divBdr>
        <w:top w:val="none" w:sz="0" w:space="0" w:color="auto"/>
        <w:left w:val="none" w:sz="0" w:space="0" w:color="auto"/>
        <w:bottom w:val="none" w:sz="0" w:space="0" w:color="auto"/>
        <w:right w:val="none" w:sz="0" w:space="0" w:color="auto"/>
      </w:divBdr>
    </w:div>
    <w:div w:id="1834832086">
      <w:bodyDiv w:val="1"/>
      <w:marLeft w:val="0"/>
      <w:marRight w:val="0"/>
      <w:marTop w:val="0"/>
      <w:marBottom w:val="0"/>
      <w:divBdr>
        <w:top w:val="none" w:sz="0" w:space="0" w:color="auto"/>
        <w:left w:val="none" w:sz="0" w:space="0" w:color="auto"/>
        <w:bottom w:val="none" w:sz="0" w:space="0" w:color="auto"/>
        <w:right w:val="none" w:sz="0" w:space="0" w:color="auto"/>
      </w:divBdr>
    </w:div>
    <w:div w:id="1835562219">
      <w:bodyDiv w:val="1"/>
      <w:marLeft w:val="0"/>
      <w:marRight w:val="0"/>
      <w:marTop w:val="0"/>
      <w:marBottom w:val="0"/>
      <w:divBdr>
        <w:top w:val="none" w:sz="0" w:space="0" w:color="auto"/>
        <w:left w:val="none" w:sz="0" w:space="0" w:color="auto"/>
        <w:bottom w:val="none" w:sz="0" w:space="0" w:color="auto"/>
        <w:right w:val="none" w:sz="0" w:space="0" w:color="auto"/>
      </w:divBdr>
    </w:div>
    <w:div w:id="1835607249">
      <w:bodyDiv w:val="1"/>
      <w:marLeft w:val="0"/>
      <w:marRight w:val="0"/>
      <w:marTop w:val="0"/>
      <w:marBottom w:val="0"/>
      <w:divBdr>
        <w:top w:val="none" w:sz="0" w:space="0" w:color="auto"/>
        <w:left w:val="none" w:sz="0" w:space="0" w:color="auto"/>
        <w:bottom w:val="none" w:sz="0" w:space="0" w:color="auto"/>
        <w:right w:val="none" w:sz="0" w:space="0" w:color="auto"/>
      </w:divBdr>
    </w:div>
    <w:div w:id="1836526808">
      <w:bodyDiv w:val="1"/>
      <w:marLeft w:val="0"/>
      <w:marRight w:val="0"/>
      <w:marTop w:val="0"/>
      <w:marBottom w:val="0"/>
      <w:divBdr>
        <w:top w:val="none" w:sz="0" w:space="0" w:color="auto"/>
        <w:left w:val="none" w:sz="0" w:space="0" w:color="auto"/>
        <w:bottom w:val="none" w:sz="0" w:space="0" w:color="auto"/>
        <w:right w:val="none" w:sz="0" w:space="0" w:color="auto"/>
      </w:divBdr>
    </w:div>
    <w:div w:id="1836605148">
      <w:bodyDiv w:val="1"/>
      <w:marLeft w:val="0"/>
      <w:marRight w:val="0"/>
      <w:marTop w:val="0"/>
      <w:marBottom w:val="0"/>
      <w:divBdr>
        <w:top w:val="none" w:sz="0" w:space="0" w:color="auto"/>
        <w:left w:val="none" w:sz="0" w:space="0" w:color="auto"/>
        <w:bottom w:val="none" w:sz="0" w:space="0" w:color="auto"/>
        <w:right w:val="none" w:sz="0" w:space="0" w:color="auto"/>
      </w:divBdr>
    </w:div>
    <w:div w:id="1836846167">
      <w:bodyDiv w:val="1"/>
      <w:marLeft w:val="0"/>
      <w:marRight w:val="0"/>
      <w:marTop w:val="0"/>
      <w:marBottom w:val="0"/>
      <w:divBdr>
        <w:top w:val="none" w:sz="0" w:space="0" w:color="auto"/>
        <w:left w:val="none" w:sz="0" w:space="0" w:color="auto"/>
        <w:bottom w:val="none" w:sz="0" w:space="0" w:color="auto"/>
        <w:right w:val="none" w:sz="0" w:space="0" w:color="auto"/>
      </w:divBdr>
    </w:div>
    <w:div w:id="1837575071">
      <w:bodyDiv w:val="1"/>
      <w:marLeft w:val="0"/>
      <w:marRight w:val="0"/>
      <w:marTop w:val="0"/>
      <w:marBottom w:val="0"/>
      <w:divBdr>
        <w:top w:val="none" w:sz="0" w:space="0" w:color="auto"/>
        <w:left w:val="none" w:sz="0" w:space="0" w:color="auto"/>
        <w:bottom w:val="none" w:sz="0" w:space="0" w:color="auto"/>
        <w:right w:val="none" w:sz="0" w:space="0" w:color="auto"/>
      </w:divBdr>
    </w:div>
    <w:div w:id="1838156958">
      <w:bodyDiv w:val="1"/>
      <w:marLeft w:val="0"/>
      <w:marRight w:val="0"/>
      <w:marTop w:val="0"/>
      <w:marBottom w:val="0"/>
      <w:divBdr>
        <w:top w:val="none" w:sz="0" w:space="0" w:color="auto"/>
        <w:left w:val="none" w:sz="0" w:space="0" w:color="auto"/>
        <w:bottom w:val="none" w:sz="0" w:space="0" w:color="auto"/>
        <w:right w:val="none" w:sz="0" w:space="0" w:color="auto"/>
      </w:divBdr>
    </w:div>
    <w:div w:id="1838643788">
      <w:bodyDiv w:val="1"/>
      <w:marLeft w:val="0"/>
      <w:marRight w:val="0"/>
      <w:marTop w:val="0"/>
      <w:marBottom w:val="0"/>
      <w:divBdr>
        <w:top w:val="none" w:sz="0" w:space="0" w:color="auto"/>
        <w:left w:val="none" w:sz="0" w:space="0" w:color="auto"/>
        <w:bottom w:val="none" w:sz="0" w:space="0" w:color="auto"/>
        <w:right w:val="none" w:sz="0" w:space="0" w:color="auto"/>
      </w:divBdr>
    </w:div>
    <w:div w:id="1838687029">
      <w:bodyDiv w:val="1"/>
      <w:marLeft w:val="0"/>
      <w:marRight w:val="0"/>
      <w:marTop w:val="0"/>
      <w:marBottom w:val="0"/>
      <w:divBdr>
        <w:top w:val="none" w:sz="0" w:space="0" w:color="auto"/>
        <w:left w:val="none" w:sz="0" w:space="0" w:color="auto"/>
        <w:bottom w:val="none" w:sz="0" w:space="0" w:color="auto"/>
        <w:right w:val="none" w:sz="0" w:space="0" w:color="auto"/>
      </w:divBdr>
    </w:div>
    <w:div w:id="1839078367">
      <w:bodyDiv w:val="1"/>
      <w:marLeft w:val="0"/>
      <w:marRight w:val="0"/>
      <w:marTop w:val="0"/>
      <w:marBottom w:val="0"/>
      <w:divBdr>
        <w:top w:val="none" w:sz="0" w:space="0" w:color="auto"/>
        <w:left w:val="none" w:sz="0" w:space="0" w:color="auto"/>
        <w:bottom w:val="none" w:sz="0" w:space="0" w:color="auto"/>
        <w:right w:val="none" w:sz="0" w:space="0" w:color="auto"/>
      </w:divBdr>
    </w:div>
    <w:div w:id="1839156161">
      <w:bodyDiv w:val="1"/>
      <w:marLeft w:val="0"/>
      <w:marRight w:val="0"/>
      <w:marTop w:val="0"/>
      <w:marBottom w:val="0"/>
      <w:divBdr>
        <w:top w:val="none" w:sz="0" w:space="0" w:color="auto"/>
        <w:left w:val="none" w:sz="0" w:space="0" w:color="auto"/>
        <w:bottom w:val="none" w:sz="0" w:space="0" w:color="auto"/>
        <w:right w:val="none" w:sz="0" w:space="0" w:color="auto"/>
      </w:divBdr>
    </w:div>
    <w:div w:id="1839609782">
      <w:bodyDiv w:val="1"/>
      <w:marLeft w:val="0"/>
      <w:marRight w:val="0"/>
      <w:marTop w:val="0"/>
      <w:marBottom w:val="0"/>
      <w:divBdr>
        <w:top w:val="none" w:sz="0" w:space="0" w:color="auto"/>
        <w:left w:val="none" w:sz="0" w:space="0" w:color="auto"/>
        <w:bottom w:val="none" w:sz="0" w:space="0" w:color="auto"/>
        <w:right w:val="none" w:sz="0" w:space="0" w:color="auto"/>
      </w:divBdr>
    </w:div>
    <w:div w:id="1839686663">
      <w:bodyDiv w:val="1"/>
      <w:marLeft w:val="0"/>
      <w:marRight w:val="0"/>
      <w:marTop w:val="0"/>
      <w:marBottom w:val="0"/>
      <w:divBdr>
        <w:top w:val="none" w:sz="0" w:space="0" w:color="auto"/>
        <w:left w:val="none" w:sz="0" w:space="0" w:color="auto"/>
        <w:bottom w:val="none" w:sz="0" w:space="0" w:color="auto"/>
        <w:right w:val="none" w:sz="0" w:space="0" w:color="auto"/>
      </w:divBdr>
    </w:div>
    <w:div w:id="1839729362">
      <w:bodyDiv w:val="1"/>
      <w:marLeft w:val="0"/>
      <w:marRight w:val="0"/>
      <w:marTop w:val="0"/>
      <w:marBottom w:val="0"/>
      <w:divBdr>
        <w:top w:val="none" w:sz="0" w:space="0" w:color="auto"/>
        <w:left w:val="none" w:sz="0" w:space="0" w:color="auto"/>
        <w:bottom w:val="none" w:sz="0" w:space="0" w:color="auto"/>
        <w:right w:val="none" w:sz="0" w:space="0" w:color="auto"/>
      </w:divBdr>
    </w:div>
    <w:div w:id="1840344306">
      <w:bodyDiv w:val="1"/>
      <w:marLeft w:val="0"/>
      <w:marRight w:val="0"/>
      <w:marTop w:val="0"/>
      <w:marBottom w:val="0"/>
      <w:divBdr>
        <w:top w:val="none" w:sz="0" w:space="0" w:color="auto"/>
        <w:left w:val="none" w:sz="0" w:space="0" w:color="auto"/>
        <w:bottom w:val="none" w:sz="0" w:space="0" w:color="auto"/>
        <w:right w:val="none" w:sz="0" w:space="0" w:color="auto"/>
      </w:divBdr>
    </w:div>
    <w:div w:id="1841000177">
      <w:bodyDiv w:val="1"/>
      <w:marLeft w:val="0"/>
      <w:marRight w:val="0"/>
      <w:marTop w:val="0"/>
      <w:marBottom w:val="0"/>
      <w:divBdr>
        <w:top w:val="none" w:sz="0" w:space="0" w:color="auto"/>
        <w:left w:val="none" w:sz="0" w:space="0" w:color="auto"/>
        <w:bottom w:val="none" w:sz="0" w:space="0" w:color="auto"/>
        <w:right w:val="none" w:sz="0" w:space="0" w:color="auto"/>
      </w:divBdr>
    </w:div>
    <w:div w:id="1841314701">
      <w:bodyDiv w:val="1"/>
      <w:marLeft w:val="0"/>
      <w:marRight w:val="0"/>
      <w:marTop w:val="0"/>
      <w:marBottom w:val="0"/>
      <w:divBdr>
        <w:top w:val="none" w:sz="0" w:space="0" w:color="auto"/>
        <w:left w:val="none" w:sz="0" w:space="0" w:color="auto"/>
        <w:bottom w:val="none" w:sz="0" w:space="0" w:color="auto"/>
        <w:right w:val="none" w:sz="0" w:space="0" w:color="auto"/>
      </w:divBdr>
    </w:div>
    <w:div w:id="1843817044">
      <w:bodyDiv w:val="1"/>
      <w:marLeft w:val="0"/>
      <w:marRight w:val="0"/>
      <w:marTop w:val="0"/>
      <w:marBottom w:val="0"/>
      <w:divBdr>
        <w:top w:val="none" w:sz="0" w:space="0" w:color="auto"/>
        <w:left w:val="none" w:sz="0" w:space="0" w:color="auto"/>
        <w:bottom w:val="none" w:sz="0" w:space="0" w:color="auto"/>
        <w:right w:val="none" w:sz="0" w:space="0" w:color="auto"/>
      </w:divBdr>
    </w:div>
    <w:div w:id="1844857260">
      <w:bodyDiv w:val="1"/>
      <w:marLeft w:val="0"/>
      <w:marRight w:val="0"/>
      <w:marTop w:val="0"/>
      <w:marBottom w:val="0"/>
      <w:divBdr>
        <w:top w:val="none" w:sz="0" w:space="0" w:color="auto"/>
        <w:left w:val="none" w:sz="0" w:space="0" w:color="auto"/>
        <w:bottom w:val="none" w:sz="0" w:space="0" w:color="auto"/>
        <w:right w:val="none" w:sz="0" w:space="0" w:color="auto"/>
      </w:divBdr>
    </w:div>
    <w:div w:id="1845585884">
      <w:bodyDiv w:val="1"/>
      <w:marLeft w:val="0"/>
      <w:marRight w:val="0"/>
      <w:marTop w:val="0"/>
      <w:marBottom w:val="0"/>
      <w:divBdr>
        <w:top w:val="none" w:sz="0" w:space="0" w:color="auto"/>
        <w:left w:val="none" w:sz="0" w:space="0" w:color="auto"/>
        <w:bottom w:val="none" w:sz="0" w:space="0" w:color="auto"/>
        <w:right w:val="none" w:sz="0" w:space="0" w:color="auto"/>
      </w:divBdr>
    </w:div>
    <w:div w:id="1846894632">
      <w:bodyDiv w:val="1"/>
      <w:marLeft w:val="0"/>
      <w:marRight w:val="0"/>
      <w:marTop w:val="0"/>
      <w:marBottom w:val="0"/>
      <w:divBdr>
        <w:top w:val="none" w:sz="0" w:space="0" w:color="auto"/>
        <w:left w:val="none" w:sz="0" w:space="0" w:color="auto"/>
        <w:bottom w:val="none" w:sz="0" w:space="0" w:color="auto"/>
        <w:right w:val="none" w:sz="0" w:space="0" w:color="auto"/>
      </w:divBdr>
    </w:div>
    <w:div w:id="1849173113">
      <w:bodyDiv w:val="1"/>
      <w:marLeft w:val="0"/>
      <w:marRight w:val="0"/>
      <w:marTop w:val="0"/>
      <w:marBottom w:val="0"/>
      <w:divBdr>
        <w:top w:val="none" w:sz="0" w:space="0" w:color="auto"/>
        <w:left w:val="none" w:sz="0" w:space="0" w:color="auto"/>
        <w:bottom w:val="none" w:sz="0" w:space="0" w:color="auto"/>
        <w:right w:val="none" w:sz="0" w:space="0" w:color="auto"/>
      </w:divBdr>
    </w:div>
    <w:div w:id="1853454658">
      <w:bodyDiv w:val="1"/>
      <w:marLeft w:val="0"/>
      <w:marRight w:val="0"/>
      <w:marTop w:val="0"/>
      <w:marBottom w:val="0"/>
      <w:divBdr>
        <w:top w:val="none" w:sz="0" w:space="0" w:color="auto"/>
        <w:left w:val="none" w:sz="0" w:space="0" w:color="auto"/>
        <w:bottom w:val="none" w:sz="0" w:space="0" w:color="auto"/>
        <w:right w:val="none" w:sz="0" w:space="0" w:color="auto"/>
      </w:divBdr>
    </w:div>
    <w:div w:id="1853950384">
      <w:bodyDiv w:val="1"/>
      <w:marLeft w:val="0"/>
      <w:marRight w:val="0"/>
      <w:marTop w:val="0"/>
      <w:marBottom w:val="0"/>
      <w:divBdr>
        <w:top w:val="none" w:sz="0" w:space="0" w:color="auto"/>
        <w:left w:val="none" w:sz="0" w:space="0" w:color="auto"/>
        <w:bottom w:val="none" w:sz="0" w:space="0" w:color="auto"/>
        <w:right w:val="none" w:sz="0" w:space="0" w:color="auto"/>
      </w:divBdr>
    </w:div>
    <w:div w:id="1856384566">
      <w:bodyDiv w:val="1"/>
      <w:marLeft w:val="0"/>
      <w:marRight w:val="0"/>
      <w:marTop w:val="0"/>
      <w:marBottom w:val="0"/>
      <w:divBdr>
        <w:top w:val="none" w:sz="0" w:space="0" w:color="auto"/>
        <w:left w:val="none" w:sz="0" w:space="0" w:color="auto"/>
        <w:bottom w:val="none" w:sz="0" w:space="0" w:color="auto"/>
        <w:right w:val="none" w:sz="0" w:space="0" w:color="auto"/>
      </w:divBdr>
    </w:div>
    <w:div w:id="1856574872">
      <w:bodyDiv w:val="1"/>
      <w:marLeft w:val="0"/>
      <w:marRight w:val="0"/>
      <w:marTop w:val="0"/>
      <w:marBottom w:val="0"/>
      <w:divBdr>
        <w:top w:val="none" w:sz="0" w:space="0" w:color="auto"/>
        <w:left w:val="none" w:sz="0" w:space="0" w:color="auto"/>
        <w:bottom w:val="none" w:sz="0" w:space="0" w:color="auto"/>
        <w:right w:val="none" w:sz="0" w:space="0" w:color="auto"/>
      </w:divBdr>
    </w:div>
    <w:div w:id="1858081840">
      <w:bodyDiv w:val="1"/>
      <w:marLeft w:val="0"/>
      <w:marRight w:val="0"/>
      <w:marTop w:val="0"/>
      <w:marBottom w:val="0"/>
      <w:divBdr>
        <w:top w:val="none" w:sz="0" w:space="0" w:color="auto"/>
        <w:left w:val="none" w:sz="0" w:space="0" w:color="auto"/>
        <w:bottom w:val="none" w:sz="0" w:space="0" w:color="auto"/>
        <w:right w:val="none" w:sz="0" w:space="0" w:color="auto"/>
      </w:divBdr>
    </w:div>
    <w:div w:id="1862552130">
      <w:bodyDiv w:val="1"/>
      <w:marLeft w:val="0"/>
      <w:marRight w:val="0"/>
      <w:marTop w:val="0"/>
      <w:marBottom w:val="0"/>
      <w:divBdr>
        <w:top w:val="none" w:sz="0" w:space="0" w:color="auto"/>
        <w:left w:val="none" w:sz="0" w:space="0" w:color="auto"/>
        <w:bottom w:val="none" w:sz="0" w:space="0" w:color="auto"/>
        <w:right w:val="none" w:sz="0" w:space="0" w:color="auto"/>
      </w:divBdr>
    </w:div>
    <w:div w:id="1863863737">
      <w:bodyDiv w:val="1"/>
      <w:marLeft w:val="0"/>
      <w:marRight w:val="0"/>
      <w:marTop w:val="0"/>
      <w:marBottom w:val="0"/>
      <w:divBdr>
        <w:top w:val="none" w:sz="0" w:space="0" w:color="auto"/>
        <w:left w:val="none" w:sz="0" w:space="0" w:color="auto"/>
        <w:bottom w:val="none" w:sz="0" w:space="0" w:color="auto"/>
        <w:right w:val="none" w:sz="0" w:space="0" w:color="auto"/>
      </w:divBdr>
    </w:div>
    <w:div w:id="1865973202">
      <w:bodyDiv w:val="1"/>
      <w:marLeft w:val="0"/>
      <w:marRight w:val="0"/>
      <w:marTop w:val="0"/>
      <w:marBottom w:val="0"/>
      <w:divBdr>
        <w:top w:val="none" w:sz="0" w:space="0" w:color="auto"/>
        <w:left w:val="none" w:sz="0" w:space="0" w:color="auto"/>
        <w:bottom w:val="none" w:sz="0" w:space="0" w:color="auto"/>
        <w:right w:val="none" w:sz="0" w:space="0" w:color="auto"/>
      </w:divBdr>
    </w:div>
    <w:div w:id="1866749604">
      <w:bodyDiv w:val="1"/>
      <w:marLeft w:val="0"/>
      <w:marRight w:val="0"/>
      <w:marTop w:val="0"/>
      <w:marBottom w:val="0"/>
      <w:divBdr>
        <w:top w:val="none" w:sz="0" w:space="0" w:color="auto"/>
        <w:left w:val="none" w:sz="0" w:space="0" w:color="auto"/>
        <w:bottom w:val="none" w:sz="0" w:space="0" w:color="auto"/>
        <w:right w:val="none" w:sz="0" w:space="0" w:color="auto"/>
      </w:divBdr>
    </w:div>
    <w:div w:id="1871644874">
      <w:bodyDiv w:val="1"/>
      <w:marLeft w:val="0"/>
      <w:marRight w:val="0"/>
      <w:marTop w:val="0"/>
      <w:marBottom w:val="0"/>
      <w:divBdr>
        <w:top w:val="none" w:sz="0" w:space="0" w:color="auto"/>
        <w:left w:val="none" w:sz="0" w:space="0" w:color="auto"/>
        <w:bottom w:val="none" w:sz="0" w:space="0" w:color="auto"/>
        <w:right w:val="none" w:sz="0" w:space="0" w:color="auto"/>
      </w:divBdr>
    </w:div>
    <w:div w:id="1874732702">
      <w:bodyDiv w:val="1"/>
      <w:marLeft w:val="0"/>
      <w:marRight w:val="0"/>
      <w:marTop w:val="0"/>
      <w:marBottom w:val="0"/>
      <w:divBdr>
        <w:top w:val="none" w:sz="0" w:space="0" w:color="auto"/>
        <w:left w:val="none" w:sz="0" w:space="0" w:color="auto"/>
        <w:bottom w:val="none" w:sz="0" w:space="0" w:color="auto"/>
        <w:right w:val="none" w:sz="0" w:space="0" w:color="auto"/>
      </w:divBdr>
    </w:div>
    <w:div w:id="1874920882">
      <w:bodyDiv w:val="1"/>
      <w:marLeft w:val="0"/>
      <w:marRight w:val="0"/>
      <w:marTop w:val="0"/>
      <w:marBottom w:val="0"/>
      <w:divBdr>
        <w:top w:val="none" w:sz="0" w:space="0" w:color="auto"/>
        <w:left w:val="none" w:sz="0" w:space="0" w:color="auto"/>
        <w:bottom w:val="none" w:sz="0" w:space="0" w:color="auto"/>
        <w:right w:val="none" w:sz="0" w:space="0" w:color="auto"/>
      </w:divBdr>
    </w:div>
    <w:div w:id="1875968234">
      <w:bodyDiv w:val="1"/>
      <w:marLeft w:val="0"/>
      <w:marRight w:val="0"/>
      <w:marTop w:val="0"/>
      <w:marBottom w:val="0"/>
      <w:divBdr>
        <w:top w:val="none" w:sz="0" w:space="0" w:color="auto"/>
        <w:left w:val="none" w:sz="0" w:space="0" w:color="auto"/>
        <w:bottom w:val="none" w:sz="0" w:space="0" w:color="auto"/>
        <w:right w:val="none" w:sz="0" w:space="0" w:color="auto"/>
      </w:divBdr>
    </w:div>
    <w:div w:id="1876850129">
      <w:bodyDiv w:val="1"/>
      <w:marLeft w:val="0"/>
      <w:marRight w:val="0"/>
      <w:marTop w:val="0"/>
      <w:marBottom w:val="0"/>
      <w:divBdr>
        <w:top w:val="none" w:sz="0" w:space="0" w:color="auto"/>
        <w:left w:val="none" w:sz="0" w:space="0" w:color="auto"/>
        <w:bottom w:val="none" w:sz="0" w:space="0" w:color="auto"/>
        <w:right w:val="none" w:sz="0" w:space="0" w:color="auto"/>
      </w:divBdr>
    </w:div>
    <w:div w:id="1879272127">
      <w:bodyDiv w:val="1"/>
      <w:marLeft w:val="0"/>
      <w:marRight w:val="0"/>
      <w:marTop w:val="0"/>
      <w:marBottom w:val="0"/>
      <w:divBdr>
        <w:top w:val="none" w:sz="0" w:space="0" w:color="auto"/>
        <w:left w:val="none" w:sz="0" w:space="0" w:color="auto"/>
        <w:bottom w:val="none" w:sz="0" w:space="0" w:color="auto"/>
        <w:right w:val="none" w:sz="0" w:space="0" w:color="auto"/>
      </w:divBdr>
    </w:div>
    <w:div w:id="1880048064">
      <w:bodyDiv w:val="1"/>
      <w:marLeft w:val="0"/>
      <w:marRight w:val="0"/>
      <w:marTop w:val="0"/>
      <w:marBottom w:val="0"/>
      <w:divBdr>
        <w:top w:val="none" w:sz="0" w:space="0" w:color="auto"/>
        <w:left w:val="none" w:sz="0" w:space="0" w:color="auto"/>
        <w:bottom w:val="none" w:sz="0" w:space="0" w:color="auto"/>
        <w:right w:val="none" w:sz="0" w:space="0" w:color="auto"/>
      </w:divBdr>
    </w:div>
    <w:div w:id="1880969489">
      <w:bodyDiv w:val="1"/>
      <w:marLeft w:val="0"/>
      <w:marRight w:val="0"/>
      <w:marTop w:val="0"/>
      <w:marBottom w:val="0"/>
      <w:divBdr>
        <w:top w:val="none" w:sz="0" w:space="0" w:color="auto"/>
        <w:left w:val="none" w:sz="0" w:space="0" w:color="auto"/>
        <w:bottom w:val="none" w:sz="0" w:space="0" w:color="auto"/>
        <w:right w:val="none" w:sz="0" w:space="0" w:color="auto"/>
      </w:divBdr>
    </w:div>
    <w:div w:id="1881354115">
      <w:bodyDiv w:val="1"/>
      <w:marLeft w:val="0"/>
      <w:marRight w:val="0"/>
      <w:marTop w:val="0"/>
      <w:marBottom w:val="0"/>
      <w:divBdr>
        <w:top w:val="none" w:sz="0" w:space="0" w:color="auto"/>
        <w:left w:val="none" w:sz="0" w:space="0" w:color="auto"/>
        <w:bottom w:val="none" w:sz="0" w:space="0" w:color="auto"/>
        <w:right w:val="none" w:sz="0" w:space="0" w:color="auto"/>
      </w:divBdr>
    </w:div>
    <w:div w:id="1881627077">
      <w:bodyDiv w:val="1"/>
      <w:marLeft w:val="0"/>
      <w:marRight w:val="0"/>
      <w:marTop w:val="0"/>
      <w:marBottom w:val="0"/>
      <w:divBdr>
        <w:top w:val="none" w:sz="0" w:space="0" w:color="auto"/>
        <w:left w:val="none" w:sz="0" w:space="0" w:color="auto"/>
        <w:bottom w:val="none" w:sz="0" w:space="0" w:color="auto"/>
        <w:right w:val="none" w:sz="0" w:space="0" w:color="auto"/>
      </w:divBdr>
    </w:div>
    <w:div w:id="1881823042">
      <w:bodyDiv w:val="1"/>
      <w:marLeft w:val="0"/>
      <w:marRight w:val="0"/>
      <w:marTop w:val="0"/>
      <w:marBottom w:val="0"/>
      <w:divBdr>
        <w:top w:val="none" w:sz="0" w:space="0" w:color="auto"/>
        <w:left w:val="none" w:sz="0" w:space="0" w:color="auto"/>
        <w:bottom w:val="none" w:sz="0" w:space="0" w:color="auto"/>
        <w:right w:val="none" w:sz="0" w:space="0" w:color="auto"/>
      </w:divBdr>
    </w:div>
    <w:div w:id="1884050175">
      <w:bodyDiv w:val="1"/>
      <w:marLeft w:val="0"/>
      <w:marRight w:val="0"/>
      <w:marTop w:val="0"/>
      <w:marBottom w:val="0"/>
      <w:divBdr>
        <w:top w:val="none" w:sz="0" w:space="0" w:color="auto"/>
        <w:left w:val="none" w:sz="0" w:space="0" w:color="auto"/>
        <w:bottom w:val="none" w:sz="0" w:space="0" w:color="auto"/>
        <w:right w:val="none" w:sz="0" w:space="0" w:color="auto"/>
      </w:divBdr>
    </w:div>
    <w:div w:id="1884319658">
      <w:bodyDiv w:val="1"/>
      <w:marLeft w:val="0"/>
      <w:marRight w:val="0"/>
      <w:marTop w:val="0"/>
      <w:marBottom w:val="0"/>
      <w:divBdr>
        <w:top w:val="none" w:sz="0" w:space="0" w:color="auto"/>
        <w:left w:val="none" w:sz="0" w:space="0" w:color="auto"/>
        <w:bottom w:val="none" w:sz="0" w:space="0" w:color="auto"/>
        <w:right w:val="none" w:sz="0" w:space="0" w:color="auto"/>
      </w:divBdr>
    </w:div>
    <w:div w:id="1886024222">
      <w:bodyDiv w:val="1"/>
      <w:marLeft w:val="0"/>
      <w:marRight w:val="0"/>
      <w:marTop w:val="0"/>
      <w:marBottom w:val="0"/>
      <w:divBdr>
        <w:top w:val="none" w:sz="0" w:space="0" w:color="auto"/>
        <w:left w:val="none" w:sz="0" w:space="0" w:color="auto"/>
        <w:bottom w:val="none" w:sz="0" w:space="0" w:color="auto"/>
        <w:right w:val="none" w:sz="0" w:space="0" w:color="auto"/>
      </w:divBdr>
    </w:div>
    <w:div w:id="1886746020">
      <w:bodyDiv w:val="1"/>
      <w:marLeft w:val="0"/>
      <w:marRight w:val="0"/>
      <w:marTop w:val="0"/>
      <w:marBottom w:val="0"/>
      <w:divBdr>
        <w:top w:val="none" w:sz="0" w:space="0" w:color="auto"/>
        <w:left w:val="none" w:sz="0" w:space="0" w:color="auto"/>
        <w:bottom w:val="none" w:sz="0" w:space="0" w:color="auto"/>
        <w:right w:val="none" w:sz="0" w:space="0" w:color="auto"/>
      </w:divBdr>
    </w:div>
    <w:div w:id="1890216426">
      <w:bodyDiv w:val="1"/>
      <w:marLeft w:val="0"/>
      <w:marRight w:val="0"/>
      <w:marTop w:val="0"/>
      <w:marBottom w:val="0"/>
      <w:divBdr>
        <w:top w:val="none" w:sz="0" w:space="0" w:color="auto"/>
        <w:left w:val="none" w:sz="0" w:space="0" w:color="auto"/>
        <w:bottom w:val="none" w:sz="0" w:space="0" w:color="auto"/>
        <w:right w:val="none" w:sz="0" w:space="0" w:color="auto"/>
      </w:divBdr>
    </w:div>
    <w:div w:id="1891335047">
      <w:bodyDiv w:val="1"/>
      <w:marLeft w:val="0"/>
      <w:marRight w:val="0"/>
      <w:marTop w:val="0"/>
      <w:marBottom w:val="0"/>
      <w:divBdr>
        <w:top w:val="none" w:sz="0" w:space="0" w:color="auto"/>
        <w:left w:val="none" w:sz="0" w:space="0" w:color="auto"/>
        <w:bottom w:val="none" w:sz="0" w:space="0" w:color="auto"/>
        <w:right w:val="none" w:sz="0" w:space="0" w:color="auto"/>
      </w:divBdr>
    </w:div>
    <w:div w:id="1892842780">
      <w:bodyDiv w:val="1"/>
      <w:marLeft w:val="0"/>
      <w:marRight w:val="0"/>
      <w:marTop w:val="0"/>
      <w:marBottom w:val="0"/>
      <w:divBdr>
        <w:top w:val="none" w:sz="0" w:space="0" w:color="auto"/>
        <w:left w:val="none" w:sz="0" w:space="0" w:color="auto"/>
        <w:bottom w:val="none" w:sz="0" w:space="0" w:color="auto"/>
        <w:right w:val="none" w:sz="0" w:space="0" w:color="auto"/>
      </w:divBdr>
    </w:div>
    <w:div w:id="1893075985">
      <w:bodyDiv w:val="1"/>
      <w:marLeft w:val="0"/>
      <w:marRight w:val="0"/>
      <w:marTop w:val="0"/>
      <w:marBottom w:val="0"/>
      <w:divBdr>
        <w:top w:val="none" w:sz="0" w:space="0" w:color="auto"/>
        <w:left w:val="none" w:sz="0" w:space="0" w:color="auto"/>
        <w:bottom w:val="none" w:sz="0" w:space="0" w:color="auto"/>
        <w:right w:val="none" w:sz="0" w:space="0" w:color="auto"/>
      </w:divBdr>
    </w:div>
    <w:div w:id="1896237865">
      <w:bodyDiv w:val="1"/>
      <w:marLeft w:val="0"/>
      <w:marRight w:val="0"/>
      <w:marTop w:val="0"/>
      <w:marBottom w:val="0"/>
      <w:divBdr>
        <w:top w:val="none" w:sz="0" w:space="0" w:color="auto"/>
        <w:left w:val="none" w:sz="0" w:space="0" w:color="auto"/>
        <w:bottom w:val="none" w:sz="0" w:space="0" w:color="auto"/>
        <w:right w:val="none" w:sz="0" w:space="0" w:color="auto"/>
      </w:divBdr>
    </w:div>
    <w:div w:id="1897161107">
      <w:bodyDiv w:val="1"/>
      <w:marLeft w:val="0"/>
      <w:marRight w:val="0"/>
      <w:marTop w:val="0"/>
      <w:marBottom w:val="0"/>
      <w:divBdr>
        <w:top w:val="none" w:sz="0" w:space="0" w:color="auto"/>
        <w:left w:val="none" w:sz="0" w:space="0" w:color="auto"/>
        <w:bottom w:val="none" w:sz="0" w:space="0" w:color="auto"/>
        <w:right w:val="none" w:sz="0" w:space="0" w:color="auto"/>
      </w:divBdr>
    </w:div>
    <w:div w:id="1900171981">
      <w:bodyDiv w:val="1"/>
      <w:marLeft w:val="0"/>
      <w:marRight w:val="0"/>
      <w:marTop w:val="0"/>
      <w:marBottom w:val="0"/>
      <w:divBdr>
        <w:top w:val="none" w:sz="0" w:space="0" w:color="auto"/>
        <w:left w:val="none" w:sz="0" w:space="0" w:color="auto"/>
        <w:bottom w:val="none" w:sz="0" w:space="0" w:color="auto"/>
        <w:right w:val="none" w:sz="0" w:space="0" w:color="auto"/>
      </w:divBdr>
    </w:div>
    <w:div w:id="1901554256">
      <w:bodyDiv w:val="1"/>
      <w:marLeft w:val="0"/>
      <w:marRight w:val="0"/>
      <w:marTop w:val="0"/>
      <w:marBottom w:val="0"/>
      <w:divBdr>
        <w:top w:val="none" w:sz="0" w:space="0" w:color="auto"/>
        <w:left w:val="none" w:sz="0" w:space="0" w:color="auto"/>
        <w:bottom w:val="none" w:sz="0" w:space="0" w:color="auto"/>
        <w:right w:val="none" w:sz="0" w:space="0" w:color="auto"/>
      </w:divBdr>
    </w:div>
    <w:div w:id="1903131452">
      <w:bodyDiv w:val="1"/>
      <w:marLeft w:val="0"/>
      <w:marRight w:val="0"/>
      <w:marTop w:val="0"/>
      <w:marBottom w:val="0"/>
      <w:divBdr>
        <w:top w:val="none" w:sz="0" w:space="0" w:color="auto"/>
        <w:left w:val="none" w:sz="0" w:space="0" w:color="auto"/>
        <w:bottom w:val="none" w:sz="0" w:space="0" w:color="auto"/>
        <w:right w:val="none" w:sz="0" w:space="0" w:color="auto"/>
      </w:divBdr>
    </w:div>
    <w:div w:id="1905748901">
      <w:bodyDiv w:val="1"/>
      <w:marLeft w:val="0"/>
      <w:marRight w:val="0"/>
      <w:marTop w:val="0"/>
      <w:marBottom w:val="0"/>
      <w:divBdr>
        <w:top w:val="none" w:sz="0" w:space="0" w:color="auto"/>
        <w:left w:val="none" w:sz="0" w:space="0" w:color="auto"/>
        <w:bottom w:val="none" w:sz="0" w:space="0" w:color="auto"/>
        <w:right w:val="none" w:sz="0" w:space="0" w:color="auto"/>
      </w:divBdr>
    </w:div>
    <w:div w:id="1909607641">
      <w:bodyDiv w:val="1"/>
      <w:marLeft w:val="0"/>
      <w:marRight w:val="0"/>
      <w:marTop w:val="0"/>
      <w:marBottom w:val="0"/>
      <w:divBdr>
        <w:top w:val="none" w:sz="0" w:space="0" w:color="auto"/>
        <w:left w:val="none" w:sz="0" w:space="0" w:color="auto"/>
        <w:bottom w:val="none" w:sz="0" w:space="0" w:color="auto"/>
        <w:right w:val="none" w:sz="0" w:space="0" w:color="auto"/>
      </w:divBdr>
    </w:div>
    <w:div w:id="1910338905">
      <w:bodyDiv w:val="1"/>
      <w:marLeft w:val="0"/>
      <w:marRight w:val="0"/>
      <w:marTop w:val="0"/>
      <w:marBottom w:val="0"/>
      <w:divBdr>
        <w:top w:val="none" w:sz="0" w:space="0" w:color="auto"/>
        <w:left w:val="none" w:sz="0" w:space="0" w:color="auto"/>
        <w:bottom w:val="none" w:sz="0" w:space="0" w:color="auto"/>
        <w:right w:val="none" w:sz="0" w:space="0" w:color="auto"/>
      </w:divBdr>
    </w:div>
    <w:div w:id="1910731034">
      <w:bodyDiv w:val="1"/>
      <w:marLeft w:val="0"/>
      <w:marRight w:val="0"/>
      <w:marTop w:val="0"/>
      <w:marBottom w:val="0"/>
      <w:divBdr>
        <w:top w:val="none" w:sz="0" w:space="0" w:color="auto"/>
        <w:left w:val="none" w:sz="0" w:space="0" w:color="auto"/>
        <w:bottom w:val="none" w:sz="0" w:space="0" w:color="auto"/>
        <w:right w:val="none" w:sz="0" w:space="0" w:color="auto"/>
      </w:divBdr>
    </w:div>
    <w:div w:id="1911236584">
      <w:bodyDiv w:val="1"/>
      <w:marLeft w:val="0"/>
      <w:marRight w:val="0"/>
      <w:marTop w:val="0"/>
      <w:marBottom w:val="0"/>
      <w:divBdr>
        <w:top w:val="none" w:sz="0" w:space="0" w:color="auto"/>
        <w:left w:val="none" w:sz="0" w:space="0" w:color="auto"/>
        <w:bottom w:val="none" w:sz="0" w:space="0" w:color="auto"/>
        <w:right w:val="none" w:sz="0" w:space="0" w:color="auto"/>
      </w:divBdr>
    </w:div>
    <w:div w:id="1912277056">
      <w:bodyDiv w:val="1"/>
      <w:marLeft w:val="0"/>
      <w:marRight w:val="0"/>
      <w:marTop w:val="0"/>
      <w:marBottom w:val="0"/>
      <w:divBdr>
        <w:top w:val="none" w:sz="0" w:space="0" w:color="auto"/>
        <w:left w:val="none" w:sz="0" w:space="0" w:color="auto"/>
        <w:bottom w:val="none" w:sz="0" w:space="0" w:color="auto"/>
        <w:right w:val="none" w:sz="0" w:space="0" w:color="auto"/>
      </w:divBdr>
    </w:div>
    <w:div w:id="1912419824">
      <w:bodyDiv w:val="1"/>
      <w:marLeft w:val="0"/>
      <w:marRight w:val="0"/>
      <w:marTop w:val="0"/>
      <w:marBottom w:val="0"/>
      <w:divBdr>
        <w:top w:val="none" w:sz="0" w:space="0" w:color="auto"/>
        <w:left w:val="none" w:sz="0" w:space="0" w:color="auto"/>
        <w:bottom w:val="none" w:sz="0" w:space="0" w:color="auto"/>
        <w:right w:val="none" w:sz="0" w:space="0" w:color="auto"/>
      </w:divBdr>
    </w:div>
    <w:div w:id="1913201438">
      <w:bodyDiv w:val="1"/>
      <w:marLeft w:val="0"/>
      <w:marRight w:val="0"/>
      <w:marTop w:val="0"/>
      <w:marBottom w:val="0"/>
      <w:divBdr>
        <w:top w:val="none" w:sz="0" w:space="0" w:color="auto"/>
        <w:left w:val="none" w:sz="0" w:space="0" w:color="auto"/>
        <w:bottom w:val="none" w:sz="0" w:space="0" w:color="auto"/>
        <w:right w:val="none" w:sz="0" w:space="0" w:color="auto"/>
      </w:divBdr>
    </w:div>
    <w:div w:id="1914000533">
      <w:bodyDiv w:val="1"/>
      <w:marLeft w:val="0"/>
      <w:marRight w:val="0"/>
      <w:marTop w:val="0"/>
      <w:marBottom w:val="0"/>
      <w:divBdr>
        <w:top w:val="none" w:sz="0" w:space="0" w:color="auto"/>
        <w:left w:val="none" w:sz="0" w:space="0" w:color="auto"/>
        <w:bottom w:val="none" w:sz="0" w:space="0" w:color="auto"/>
        <w:right w:val="none" w:sz="0" w:space="0" w:color="auto"/>
      </w:divBdr>
    </w:div>
    <w:div w:id="1915699710">
      <w:bodyDiv w:val="1"/>
      <w:marLeft w:val="0"/>
      <w:marRight w:val="0"/>
      <w:marTop w:val="0"/>
      <w:marBottom w:val="0"/>
      <w:divBdr>
        <w:top w:val="none" w:sz="0" w:space="0" w:color="auto"/>
        <w:left w:val="none" w:sz="0" w:space="0" w:color="auto"/>
        <w:bottom w:val="none" w:sz="0" w:space="0" w:color="auto"/>
        <w:right w:val="none" w:sz="0" w:space="0" w:color="auto"/>
      </w:divBdr>
    </w:div>
    <w:div w:id="1916940463">
      <w:bodyDiv w:val="1"/>
      <w:marLeft w:val="0"/>
      <w:marRight w:val="0"/>
      <w:marTop w:val="0"/>
      <w:marBottom w:val="0"/>
      <w:divBdr>
        <w:top w:val="none" w:sz="0" w:space="0" w:color="auto"/>
        <w:left w:val="none" w:sz="0" w:space="0" w:color="auto"/>
        <w:bottom w:val="none" w:sz="0" w:space="0" w:color="auto"/>
        <w:right w:val="none" w:sz="0" w:space="0" w:color="auto"/>
      </w:divBdr>
    </w:div>
    <w:div w:id="1917396662">
      <w:bodyDiv w:val="1"/>
      <w:marLeft w:val="0"/>
      <w:marRight w:val="0"/>
      <w:marTop w:val="0"/>
      <w:marBottom w:val="0"/>
      <w:divBdr>
        <w:top w:val="none" w:sz="0" w:space="0" w:color="auto"/>
        <w:left w:val="none" w:sz="0" w:space="0" w:color="auto"/>
        <w:bottom w:val="none" w:sz="0" w:space="0" w:color="auto"/>
        <w:right w:val="none" w:sz="0" w:space="0" w:color="auto"/>
      </w:divBdr>
    </w:div>
    <w:div w:id="1918008643">
      <w:bodyDiv w:val="1"/>
      <w:marLeft w:val="0"/>
      <w:marRight w:val="0"/>
      <w:marTop w:val="0"/>
      <w:marBottom w:val="0"/>
      <w:divBdr>
        <w:top w:val="none" w:sz="0" w:space="0" w:color="auto"/>
        <w:left w:val="none" w:sz="0" w:space="0" w:color="auto"/>
        <w:bottom w:val="none" w:sz="0" w:space="0" w:color="auto"/>
        <w:right w:val="none" w:sz="0" w:space="0" w:color="auto"/>
      </w:divBdr>
    </w:div>
    <w:div w:id="1919900085">
      <w:bodyDiv w:val="1"/>
      <w:marLeft w:val="0"/>
      <w:marRight w:val="0"/>
      <w:marTop w:val="0"/>
      <w:marBottom w:val="0"/>
      <w:divBdr>
        <w:top w:val="none" w:sz="0" w:space="0" w:color="auto"/>
        <w:left w:val="none" w:sz="0" w:space="0" w:color="auto"/>
        <w:bottom w:val="none" w:sz="0" w:space="0" w:color="auto"/>
        <w:right w:val="none" w:sz="0" w:space="0" w:color="auto"/>
      </w:divBdr>
    </w:div>
    <w:div w:id="1921064813">
      <w:bodyDiv w:val="1"/>
      <w:marLeft w:val="0"/>
      <w:marRight w:val="0"/>
      <w:marTop w:val="0"/>
      <w:marBottom w:val="0"/>
      <w:divBdr>
        <w:top w:val="none" w:sz="0" w:space="0" w:color="auto"/>
        <w:left w:val="none" w:sz="0" w:space="0" w:color="auto"/>
        <w:bottom w:val="none" w:sz="0" w:space="0" w:color="auto"/>
        <w:right w:val="none" w:sz="0" w:space="0" w:color="auto"/>
      </w:divBdr>
    </w:div>
    <w:div w:id="1921985824">
      <w:bodyDiv w:val="1"/>
      <w:marLeft w:val="0"/>
      <w:marRight w:val="0"/>
      <w:marTop w:val="0"/>
      <w:marBottom w:val="0"/>
      <w:divBdr>
        <w:top w:val="none" w:sz="0" w:space="0" w:color="auto"/>
        <w:left w:val="none" w:sz="0" w:space="0" w:color="auto"/>
        <w:bottom w:val="none" w:sz="0" w:space="0" w:color="auto"/>
        <w:right w:val="none" w:sz="0" w:space="0" w:color="auto"/>
      </w:divBdr>
    </w:div>
    <w:div w:id="1922059620">
      <w:bodyDiv w:val="1"/>
      <w:marLeft w:val="0"/>
      <w:marRight w:val="0"/>
      <w:marTop w:val="0"/>
      <w:marBottom w:val="0"/>
      <w:divBdr>
        <w:top w:val="none" w:sz="0" w:space="0" w:color="auto"/>
        <w:left w:val="none" w:sz="0" w:space="0" w:color="auto"/>
        <w:bottom w:val="none" w:sz="0" w:space="0" w:color="auto"/>
        <w:right w:val="none" w:sz="0" w:space="0" w:color="auto"/>
      </w:divBdr>
    </w:div>
    <w:div w:id="1922592999">
      <w:bodyDiv w:val="1"/>
      <w:marLeft w:val="0"/>
      <w:marRight w:val="0"/>
      <w:marTop w:val="0"/>
      <w:marBottom w:val="0"/>
      <w:divBdr>
        <w:top w:val="none" w:sz="0" w:space="0" w:color="auto"/>
        <w:left w:val="none" w:sz="0" w:space="0" w:color="auto"/>
        <w:bottom w:val="none" w:sz="0" w:space="0" w:color="auto"/>
        <w:right w:val="none" w:sz="0" w:space="0" w:color="auto"/>
      </w:divBdr>
    </w:div>
    <w:div w:id="1924799980">
      <w:bodyDiv w:val="1"/>
      <w:marLeft w:val="0"/>
      <w:marRight w:val="0"/>
      <w:marTop w:val="0"/>
      <w:marBottom w:val="0"/>
      <w:divBdr>
        <w:top w:val="none" w:sz="0" w:space="0" w:color="auto"/>
        <w:left w:val="none" w:sz="0" w:space="0" w:color="auto"/>
        <w:bottom w:val="none" w:sz="0" w:space="0" w:color="auto"/>
        <w:right w:val="none" w:sz="0" w:space="0" w:color="auto"/>
      </w:divBdr>
    </w:div>
    <w:div w:id="1924877868">
      <w:bodyDiv w:val="1"/>
      <w:marLeft w:val="0"/>
      <w:marRight w:val="0"/>
      <w:marTop w:val="0"/>
      <w:marBottom w:val="0"/>
      <w:divBdr>
        <w:top w:val="none" w:sz="0" w:space="0" w:color="auto"/>
        <w:left w:val="none" w:sz="0" w:space="0" w:color="auto"/>
        <w:bottom w:val="none" w:sz="0" w:space="0" w:color="auto"/>
        <w:right w:val="none" w:sz="0" w:space="0" w:color="auto"/>
      </w:divBdr>
    </w:div>
    <w:div w:id="1925412022">
      <w:bodyDiv w:val="1"/>
      <w:marLeft w:val="0"/>
      <w:marRight w:val="0"/>
      <w:marTop w:val="0"/>
      <w:marBottom w:val="0"/>
      <w:divBdr>
        <w:top w:val="none" w:sz="0" w:space="0" w:color="auto"/>
        <w:left w:val="none" w:sz="0" w:space="0" w:color="auto"/>
        <w:bottom w:val="none" w:sz="0" w:space="0" w:color="auto"/>
        <w:right w:val="none" w:sz="0" w:space="0" w:color="auto"/>
      </w:divBdr>
    </w:div>
    <w:div w:id="1925606773">
      <w:bodyDiv w:val="1"/>
      <w:marLeft w:val="0"/>
      <w:marRight w:val="0"/>
      <w:marTop w:val="0"/>
      <w:marBottom w:val="0"/>
      <w:divBdr>
        <w:top w:val="none" w:sz="0" w:space="0" w:color="auto"/>
        <w:left w:val="none" w:sz="0" w:space="0" w:color="auto"/>
        <w:bottom w:val="none" w:sz="0" w:space="0" w:color="auto"/>
        <w:right w:val="none" w:sz="0" w:space="0" w:color="auto"/>
      </w:divBdr>
    </w:div>
    <w:div w:id="1926567170">
      <w:bodyDiv w:val="1"/>
      <w:marLeft w:val="0"/>
      <w:marRight w:val="0"/>
      <w:marTop w:val="0"/>
      <w:marBottom w:val="0"/>
      <w:divBdr>
        <w:top w:val="none" w:sz="0" w:space="0" w:color="auto"/>
        <w:left w:val="none" w:sz="0" w:space="0" w:color="auto"/>
        <w:bottom w:val="none" w:sz="0" w:space="0" w:color="auto"/>
        <w:right w:val="none" w:sz="0" w:space="0" w:color="auto"/>
      </w:divBdr>
    </w:div>
    <w:div w:id="1927424939">
      <w:bodyDiv w:val="1"/>
      <w:marLeft w:val="0"/>
      <w:marRight w:val="0"/>
      <w:marTop w:val="0"/>
      <w:marBottom w:val="0"/>
      <w:divBdr>
        <w:top w:val="none" w:sz="0" w:space="0" w:color="auto"/>
        <w:left w:val="none" w:sz="0" w:space="0" w:color="auto"/>
        <w:bottom w:val="none" w:sz="0" w:space="0" w:color="auto"/>
        <w:right w:val="none" w:sz="0" w:space="0" w:color="auto"/>
      </w:divBdr>
    </w:div>
    <w:div w:id="1928228000">
      <w:bodyDiv w:val="1"/>
      <w:marLeft w:val="0"/>
      <w:marRight w:val="0"/>
      <w:marTop w:val="0"/>
      <w:marBottom w:val="0"/>
      <w:divBdr>
        <w:top w:val="none" w:sz="0" w:space="0" w:color="auto"/>
        <w:left w:val="none" w:sz="0" w:space="0" w:color="auto"/>
        <w:bottom w:val="none" w:sz="0" w:space="0" w:color="auto"/>
        <w:right w:val="none" w:sz="0" w:space="0" w:color="auto"/>
      </w:divBdr>
    </w:div>
    <w:div w:id="1928690249">
      <w:bodyDiv w:val="1"/>
      <w:marLeft w:val="0"/>
      <w:marRight w:val="0"/>
      <w:marTop w:val="0"/>
      <w:marBottom w:val="0"/>
      <w:divBdr>
        <w:top w:val="none" w:sz="0" w:space="0" w:color="auto"/>
        <w:left w:val="none" w:sz="0" w:space="0" w:color="auto"/>
        <w:bottom w:val="none" w:sz="0" w:space="0" w:color="auto"/>
        <w:right w:val="none" w:sz="0" w:space="0" w:color="auto"/>
      </w:divBdr>
    </w:div>
    <w:div w:id="1930389827">
      <w:bodyDiv w:val="1"/>
      <w:marLeft w:val="0"/>
      <w:marRight w:val="0"/>
      <w:marTop w:val="0"/>
      <w:marBottom w:val="0"/>
      <w:divBdr>
        <w:top w:val="none" w:sz="0" w:space="0" w:color="auto"/>
        <w:left w:val="none" w:sz="0" w:space="0" w:color="auto"/>
        <w:bottom w:val="none" w:sz="0" w:space="0" w:color="auto"/>
        <w:right w:val="none" w:sz="0" w:space="0" w:color="auto"/>
      </w:divBdr>
    </w:div>
    <w:div w:id="1930772151">
      <w:bodyDiv w:val="1"/>
      <w:marLeft w:val="0"/>
      <w:marRight w:val="0"/>
      <w:marTop w:val="0"/>
      <w:marBottom w:val="0"/>
      <w:divBdr>
        <w:top w:val="none" w:sz="0" w:space="0" w:color="auto"/>
        <w:left w:val="none" w:sz="0" w:space="0" w:color="auto"/>
        <w:bottom w:val="none" w:sz="0" w:space="0" w:color="auto"/>
        <w:right w:val="none" w:sz="0" w:space="0" w:color="auto"/>
      </w:divBdr>
    </w:div>
    <w:div w:id="1930961338">
      <w:bodyDiv w:val="1"/>
      <w:marLeft w:val="0"/>
      <w:marRight w:val="0"/>
      <w:marTop w:val="0"/>
      <w:marBottom w:val="0"/>
      <w:divBdr>
        <w:top w:val="none" w:sz="0" w:space="0" w:color="auto"/>
        <w:left w:val="none" w:sz="0" w:space="0" w:color="auto"/>
        <w:bottom w:val="none" w:sz="0" w:space="0" w:color="auto"/>
        <w:right w:val="none" w:sz="0" w:space="0" w:color="auto"/>
      </w:divBdr>
    </w:div>
    <w:div w:id="1931039417">
      <w:bodyDiv w:val="1"/>
      <w:marLeft w:val="0"/>
      <w:marRight w:val="0"/>
      <w:marTop w:val="0"/>
      <w:marBottom w:val="0"/>
      <w:divBdr>
        <w:top w:val="none" w:sz="0" w:space="0" w:color="auto"/>
        <w:left w:val="none" w:sz="0" w:space="0" w:color="auto"/>
        <w:bottom w:val="none" w:sz="0" w:space="0" w:color="auto"/>
        <w:right w:val="none" w:sz="0" w:space="0" w:color="auto"/>
      </w:divBdr>
    </w:div>
    <w:div w:id="1931231542">
      <w:bodyDiv w:val="1"/>
      <w:marLeft w:val="0"/>
      <w:marRight w:val="0"/>
      <w:marTop w:val="0"/>
      <w:marBottom w:val="0"/>
      <w:divBdr>
        <w:top w:val="none" w:sz="0" w:space="0" w:color="auto"/>
        <w:left w:val="none" w:sz="0" w:space="0" w:color="auto"/>
        <w:bottom w:val="none" w:sz="0" w:space="0" w:color="auto"/>
        <w:right w:val="none" w:sz="0" w:space="0" w:color="auto"/>
      </w:divBdr>
    </w:div>
    <w:div w:id="1931349423">
      <w:bodyDiv w:val="1"/>
      <w:marLeft w:val="0"/>
      <w:marRight w:val="0"/>
      <w:marTop w:val="0"/>
      <w:marBottom w:val="0"/>
      <w:divBdr>
        <w:top w:val="none" w:sz="0" w:space="0" w:color="auto"/>
        <w:left w:val="none" w:sz="0" w:space="0" w:color="auto"/>
        <w:bottom w:val="none" w:sz="0" w:space="0" w:color="auto"/>
        <w:right w:val="none" w:sz="0" w:space="0" w:color="auto"/>
      </w:divBdr>
    </w:div>
    <w:div w:id="1931623830">
      <w:bodyDiv w:val="1"/>
      <w:marLeft w:val="0"/>
      <w:marRight w:val="0"/>
      <w:marTop w:val="0"/>
      <w:marBottom w:val="0"/>
      <w:divBdr>
        <w:top w:val="none" w:sz="0" w:space="0" w:color="auto"/>
        <w:left w:val="none" w:sz="0" w:space="0" w:color="auto"/>
        <w:bottom w:val="none" w:sz="0" w:space="0" w:color="auto"/>
        <w:right w:val="none" w:sz="0" w:space="0" w:color="auto"/>
      </w:divBdr>
    </w:div>
    <w:div w:id="1932395754">
      <w:bodyDiv w:val="1"/>
      <w:marLeft w:val="0"/>
      <w:marRight w:val="0"/>
      <w:marTop w:val="0"/>
      <w:marBottom w:val="0"/>
      <w:divBdr>
        <w:top w:val="none" w:sz="0" w:space="0" w:color="auto"/>
        <w:left w:val="none" w:sz="0" w:space="0" w:color="auto"/>
        <w:bottom w:val="none" w:sz="0" w:space="0" w:color="auto"/>
        <w:right w:val="none" w:sz="0" w:space="0" w:color="auto"/>
      </w:divBdr>
    </w:div>
    <w:div w:id="1933246794">
      <w:bodyDiv w:val="1"/>
      <w:marLeft w:val="0"/>
      <w:marRight w:val="0"/>
      <w:marTop w:val="0"/>
      <w:marBottom w:val="0"/>
      <w:divBdr>
        <w:top w:val="none" w:sz="0" w:space="0" w:color="auto"/>
        <w:left w:val="none" w:sz="0" w:space="0" w:color="auto"/>
        <w:bottom w:val="none" w:sz="0" w:space="0" w:color="auto"/>
        <w:right w:val="none" w:sz="0" w:space="0" w:color="auto"/>
      </w:divBdr>
    </w:div>
    <w:div w:id="1933510033">
      <w:bodyDiv w:val="1"/>
      <w:marLeft w:val="0"/>
      <w:marRight w:val="0"/>
      <w:marTop w:val="0"/>
      <w:marBottom w:val="0"/>
      <w:divBdr>
        <w:top w:val="none" w:sz="0" w:space="0" w:color="auto"/>
        <w:left w:val="none" w:sz="0" w:space="0" w:color="auto"/>
        <w:bottom w:val="none" w:sz="0" w:space="0" w:color="auto"/>
        <w:right w:val="none" w:sz="0" w:space="0" w:color="auto"/>
      </w:divBdr>
    </w:div>
    <w:div w:id="1935235942">
      <w:bodyDiv w:val="1"/>
      <w:marLeft w:val="0"/>
      <w:marRight w:val="0"/>
      <w:marTop w:val="0"/>
      <w:marBottom w:val="0"/>
      <w:divBdr>
        <w:top w:val="none" w:sz="0" w:space="0" w:color="auto"/>
        <w:left w:val="none" w:sz="0" w:space="0" w:color="auto"/>
        <w:bottom w:val="none" w:sz="0" w:space="0" w:color="auto"/>
        <w:right w:val="none" w:sz="0" w:space="0" w:color="auto"/>
      </w:divBdr>
    </w:div>
    <w:div w:id="1936329510">
      <w:bodyDiv w:val="1"/>
      <w:marLeft w:val="0"/>
      <w:marRight w:val="0"/>
      <w:marTop w:val="0"/>
      <w:marBottom w:val="0"/>
      <w:divBdr>
        <w:top w:val="none" w:sz="0" w:space="0" w:color="auto"/>
        <w:left w:val="none" w:sz="0" w:space="0" w:color="auto"/>
        <w:bottom w:val="none" w:sz="0" w:space="0" w:color="auto"/>
        <w:right w:val="none" w:sz="0" w:space="0" w:color="auto"/>
      </w:divBdr>
    </w:div>
    <w:div w:id="1937707346">
      <w:bodyDiv w:val="1"/>
      <w:marLeft w:val="0"/>
      <w:marRight w:val="0"/>
      <w:marTop w:val="0"/>
      <w:marBottom w:val="0"/>
      <w:divBdr>
        <w:top w:val="none" w:sz="0" w:space="0" w:color="auto"/>
        <w:left w:val="none" w:sz="0" w:space="0" w:color="auto"/>
        <w:bottom w:val="none" w:sz="0" w:space="0" w:color="auto"/>
        <w:right w:val="none" w:sz="0" w:space="0" w:color="auto"/>
      </w:divBdr>
    </w:div>
    <w:div w:id="1938639878">
      <w:bodyDiv w:val="1"/>
      <w:marLeft w:val="0"/>
      <w:marRight w:val="0"/>
      <w:marTop w:val="0"/>
      <w:marBottom w:val="0"/>
      <w:divBdr>
        <w:top w:val="none" w:sz="0" w:space="0" w:color="auto"/>
        <w:left w:val="none" w:sz="0" w:space="0" w:color="auto"/>
        <w:bottom w:val="none" w:sz="0" w:space="0" w:color="auto"/>
        <w:right w:val="none" w:sz="0" w:space="0" w:color="auto"/>
      </w:divBdr>
    </w:div>
    <w:div w:id="1939171455">
      <w:bodyDiv w:val="1"/>
      <w:marLeft w:val="0"/>
      <w:marRight w:val="0"/>
      <w:marTop w:val="0"/>
      <w:marBottom w:val="0"/>
      <w:divBdr>
        <w:top w:val="none" w:sz="0" w:space="0" w:color="auto"/>
        <w:left w:val="none" w:sz="0" w:space="0" w:color="auto"/>
        <w:bottom w:val="none" w:sz="0" w:space="0" w:color="auto"/>
        <w:right w:val="none" w:sz="0" w:space="0" w:color="auto"/>
      </w:divBdr>
    </w:div>
    <w:div w:id="1940484726">
      <w:bodyDiv w:val="1"/>
      <w:marLeft w:val="0"/>
      <w:marRight w:val="0"/>
      <w:marTop w:val="0"/>
      <w:marBottom w:val="0"/>
      <w:divBdr>
        <w:top w:val="none" w:sz="0" w:space="0" w:color="auto"/>
        <w:left w:val="none" w:sz="0" w:space="0" w:color="auto"/>
        <w:bottom w:val="none" w:sz="0" w:space="0" w:color="auto"/>
        <w:right w:val="none" w:sz="0" w:space="0" w:color="auto"/>
      </w:divBdr>
    </w:div>
    <w:div w:id="1941332804">
      <w:bodyDiv w:val="1"/>
      <w:marLeft w:val="0"/>
      <w:marRight w:val="0"/>
      <w:marTop w:val="0"/>
      <w:marBottom w:val="0"/>
      <w:divBdr>
        <w:top w:val="none" w:sz="0" w:space="0" w:color="auto"/>
        <w:left w:val="none" w:sz="0" w:space="0" w:color="auto"/>
        <w:bottom w:val="none" w:sz="0" w:space="0" w:color="auto"/>
        <w:right w:val="none" w:sz="0" w:space="0" w:color="auto"/>
      </w:divBdr>
    </w:div>
    <w:div w:id="1942833912">
      <w:bodyDiv w:val="1"/>
      <w:marLeft w:val="0"/>
      <w:marRight w:val="0"/>
      <w:marTop w:val="0"/>
      <w:marBottom w:val="0"/>
      <w:divBdr>
        <w:top w:val="none" w:sz="0" w:space="0" w:color="auto"/>
        <w:left w:val="none" w:sz="0" w:space="0" w:color="auto"/>
        <w:bottom w:val="none" w:sz="0" w:space="0" w:color="auto"/>
        <w:right w:val="none" w:sz="0" w:space="0" w:color="auto"/>
      </w:divBdr>
    </w:div>
    <w:div w:id="1942948545">
      <w:bodyDiv w:val="1"/>
      <w:marLeft w:val="0"/>
      <w:marRight w:val="0"/>
      <w:marTop w:val="0"/>
      <w:marBottom w:val="0"/>
      <w:divBdr>
        <w:top w:val="none" w:sz="0" w:space="0" w:color="auto"/>
        <w:left w:val="none" w:sz="0" w:space="0" w:color="auto"/>
        <w:bottom w:val="none" w:sz="0" w:space="0" w:color="auto"/>
        <w:right w:val="none" w:sz="0" w:space="0" w:color="auto"/>
      </w:divBdr>
    </w:div>
    <w:div w:id="1943343222">
      <w:bodyDiv w:val="1"/>
      <w:marLeft w:val="0"/>
      <w:marRight w:val="0"/>
      <w:marTop w:val="0"/>
      <w:marBottom w:val="0"/>
      <w:divBdr>
        <w:top w:val="none" w:sz="0" w:space="0" w:color="auto"/>
        <w:left w:val="none" w:sz="0" w:space="0" w:color="auto"/>
        <w:bottom w:val="none" w:sz="0" w:space="0" w:color="auto"/>
        <w:right w:val="none" w:sz="0" w:space="0" w:color="auto"/>
      </w:divBdr>
    </w:div>
    <w:div w:id="1944455541">
      <w:bodyDiv w:val="1"/>
      <w:marLeft w:val="0"/>
      <w:marRight w:val="0"/>
      <w:marTop w:val="0"/>
      <w:marBottom w:val="0"/>
      <w:divBdr>
        <w:top w:val="none" w:sz="0" w:space="0" w:color="auto"/>
        <w:left w:val="none" w:sz="0" w:space="0" w:color="auto"/>
        <w:bottom w:val="none" w:sz="0" w:space="0" w:color="auto"/>
        <w:right w:val="none" w:sz="0" w:space="0" w:color="auto"/>
      </w:divBdr>
    </w:div>
    <w:div w:id="1944803005">
      <w:bodyDiv w:val="1"/>
      <w:marLeft w:val="0"/>
      <w:marRight w:val="0"/>
      <w:marTop w:val="0"/>
      <w:marBottom w:val="0"/>
      <w:divBdr>
        <w:top w:val="none" w:sz="0" w:space="0" w:color="auto"/>
        <w:left w:val="none" w:sz="0" w:space="0" w:color="auto"/>
        <w:bottom w:val="none" w:sz="0" w:space="0" w:color="auto"/>
        <w:right w:val="none" w:sz="0" w:space="0" w:color="auto"/>
      </w:divBdr>
    </w:div>
    <w:div w:id="1944874377">
      <w:bodyDiv w:val="1"/>
      <w:marLeft w:val="0"/>
      <w:marRight w:val="0"/>
      <w:marTop w:val="0"/>
      <w:marBottom w:val="0"/>
      <w:divBdr>
        <w:top w:val="none" w:sz="0" w:space="0" w:color="auto"/>
        <w:left w:val="none" w:sz="0" w:space="0" w:color="auto"/>
        <w:bottom w:val="none" w:sz="0" w:space="0" w:color="auto"/>
        <w:right w:val="none" w:sz="0" w:space="0" w:color="auto"/>
      </w:divBdr>
    </w:div>
    <w:div w:id="1945770734">
      <w:bodyDiv w:val="1"/>
      <w:marLeft w:val="0"/>
      <w:marRight w:val="0"/>
      <w:marTop w:val="0"/>
      <w:marBottom w:val="0"/>
      <w:divBdr>
        <w:top w:val="none" w:sz="0" w:space="0" w:color="auto"/>
        <w:left w:val="none" w:sz="0" w:space="0" w:color="auto"/>
        <w:bottom w:val="none" w:sz="0" w:space="0" w:color="auto"/>
        <w:right w:val="none" w:sz="0" w:space="0" w:color="auto"/>
      </w:divBdr>
    </w:div>
    <w:div w:id="1946300088">
      <w:bodyDiv w:val="1"/>
      <w:marLeft w:val="0"/>
      <w:marRight w:val="0"/>
      <w:marTop w:val="0"/>
      <w:marBottom w:val="0"/>
      <w:divBdr>
        <w:top w:val="none" w:sz="0" w:space="0" w:color="auto"/>
        <w:left w:val="none" w:sz="0" w:space="0" w:color="auto"/>
        <w:bottom w:val="none" w:sz="0" w:space="0" w:color="auto"/>
        <w:right w:val="none" w:sz="0" w:space="0" w:color="auto"/>
      </w:divBdr>
    </w:div>
    <w:div w:id="1947150052">
      <w:bodyDiv w:val="1"/>
      <w:marLeft w:val="0"/>
      <w:marRight w:val="0"/>
      <w:marTop w:val="0"/>
      <w:marBottom w:val="0"/>
      <w:divBdr>
        <w:top w:val="none" w:sz="0" w:space="0" w:color="auto"/>
        <w:left w:val="none" w:sz="0" w:space="0" w:color="auto"/>
        <w:bottom w:val="none" w:sz="0" w:space="0" w:color="auto"/>
        <w:right w:val="none" w:sz="0" w:space="0" w:color="auto"/>
      </w:divBdr>
    </w:div>
    <w:div w:id="1948806841">
      <w:bodyDiv w:val="1"/>
      <w:marLeft w:val="0"/>
      <w:marRight w:val="0"/>
      <w:marTop w:val="0"/>
      <w:marBottom w:val="0"/>
      <w:divBdr>
        <w:top w:val="none" w:sz="0" w:space="0" w:color="auto"/>
        <w:left w:val="none" w:sz="0" w:space="0" w:color="auto"/>
        <w:bottom w:val="none" w:sz="0" w:space="0" w:color="auto"/>
        <w:right w:val="none" w:sz="0" w:space="0" w:color="auto"/>
      </w:divBdr>
    </w:div>
    <w:div w:id="1949922231">
      <w:bodyDiv w:val="1"/>
      <w:marLeft w:val="0"/>
      <w:marRight w:val="0"/>
      <w:marTop w:val="0"/>
      <w:marBottom w:val="0"/>
      <w:divBdr>
        <w:top w:val="none" w:sz="0" w:space="0" w:color="auto"/>
        <w:left w:val="none" w:sz="0" w:space="0" w:color="auto"/>
        <w:bottom w:val="none" w:sz="0" w:space="0" w:color="auto"/>
        <w:right w:val="none" w:sz="0" w:space="0" w:color="auto"/>
      </w:divBdr>
    </w:div>
    <w:div w:id="1952928677">
      <w:bodyDiv w:val="1"/>
      <w:marLeft w:val="0"/>
      <w:marRight w:val="0"/>
      <w:marTop w:val="0"/>
      <w:marBottom w:val="0"/>
      <w:divBdr>
        <w:top w:val="none" w:sz="0" w:space="0" w:color="auto"/>
        <w:left w:val="none" w:sz="0" w:space="0" w:color="auto"/>
        <w:bottom w:val="none" w:sz="0" w:space="0" w:color="auto"/>
        <w:right w:val="none" w:sz="0" w:space="0" w:color="auto"/>
      </w:divBdr>
    </w:div>
    <w:div w:id="1953241136">
      <w:bodyDiv w:val="1"/>
      <w:marLeft w:val="0"/>
      <w:marRight w:val="0"/>
      <w:marTop w:val="0"/>
      <w:marBottom w:val="0"/>
      <w:divBdr>
        <w:top w:val="none" w:sz="0" w:space="0" w:color="auto"/>
        <w:left w:val="none" w:sz="0" w:space="0" w:color="auto"/>
        <w:bottom w:val="none" w:sz="0" w:space="0" w:color="auto"/>
        <w:right w:val="none" w:sz="0" w:space="0" w:color="auto"/>
      </w:divBdr>
    </w:div>
    <w:div w:id="1953317242">
      <w:bodyDiv w:val="1"/>
      <w:marLeft w:val="0"/>
      <w:marRight w:val="0"/>
      <w:marTop w:val="0"/>
      <w:marBottom w:val="0"/>
      <w:divBdr>
        <w:top w:val="none" w:sz="0" w:space="0" w:color="auto"/>
        <w:left w:val="none" w:sz="0" w:space="0" w:color="auto"/>
        <w:bottom w:val="none" w:sz="0" w:space="0" w:color="auto"/>
        <w:right w:val="none" w:sz="0" w:space="0" w:color="auto"/>
      </w:divBdr>
    </w:div>
    <w:div w:id="1954095966">
      <w:bodyDiv w:val="1"/>
      <w:marLeft w:val="0"/>
      <w:marRight w:val="0"/>
      <w:marTop w:val="0"/>
      <w:marBottom w:val="0"/>
      <w:divBdr>
        <w:top w:val="none" w:sz="0" w:space="0" w:color="auto"/>
        <w:left w:val="none" w:sz="0" w:space="0" w:color="auto"/>
        <w:bottom w:val="none" w:sz="0" w:space="0" w:color="auto"/>
        <w:right w:val="none" w:sz="0" w:space="0" w:color="auto"/>
      </w:divBdr>
    </w:div>
    <w:div w:id="1954749891">
      <w:bodyDiv w:val="1"/>
      <w:marLeft w:val="0"/>
      <w:marRight w:val="0"/>
      <w:marTop w:val="0"/>
      <w:marBottom w:val="0"/>
      <w:divBdr>
        <w:top w:val="none" w:sz="0" w:space="0" w:color="auto"/>
        <w:left w:val="none" w:sz="0" w:space="0" w:color="auto"/>
        <w:bottom w:val="none" w:sz="0" w:space="0" w:color="auto"/>
        <w:right w:val="none" w:sz="0" w:space="0" w:color="auto"/>
      </w:divBdr>
    </w:div>
    <w:div w:id="1956205883">
      <w:bodyDiv w:val="1"/>
      <w:marLeft w:val="0"/>
      <w:marRight w:val="0"/>
      <w:marTop w:val="0"/>
      <w:marBottom w:val="0"/>
      <w:divBdr>
        <w:top w:val="none" w:sz="0" w:space="0" w:color="auto"/>
        <w:left w:val="none" w:sz="0" w:space="0" w:color="auto"/>
        <w:bottom w:val="none" w:sz="0" w:space="0" w:color="auto"/>
        <w:right w:val="none" w:sz="0" w:space="0" w:color="auto"/>
      </w:divBdr>
    </w:div>
    <w:div w:id="1957327450">
      <w:bodyDiv w:val="1"/>
      <w:marLeft w:val="0"/>
      <w:marRight w:val="0"/>
      <w:marTop w:val="0"/>
      <w:marBottom w:val="0"/>
      <w:divBdr>
        <w:top w:val="none" w:sz="0" w:space="0" w:color="auto"/>
        <w:left w:val="none" w:sz="0" w:space="0" w:color="auto"/>
        <w:bottom w:val="none" w:sz="0" w:space="0" w:color="auto"/>
        <w:right w:val="none" w:sz="0" w:space="0" w:color="auto"/>
      </w:divBdr>
    </w:div>
    <w:div w:id="1957641475">
      <w:bodyDiv w:val="1"/>
      <w:marLeft w:val="0"/>
      <w:marRight w:val="0"/>
      <w:marTop w:val="0"/>
      <w:marBottom w:val="0"/>
      <w:divBdr>
        <w:top w:val="none" w:sz="0" w:space="0" w:color="auto"/>
        <w:left w:val="none" w:sz="0" w:space="0" w:color="auto"/>
        <w:bottom w:val="none" w:sz="0" w:space="0" w:color="auto"/>
        <w:right w:val="none" w:sz="0" w:space="0" w:color="auto"/>
      </w:divBdr>
    </w:div>
    <w:div w:id="1957787773">
      <w:bodyDiv w:val="1"/>
      <w:marLeft w:val="0"/>
      <w:marRight w:val="0"/>
      <w:marTop w:val="0"/>
      <w:marBottom w:val="0"/>
      <w:divBdr>
        <w:top w:val="none" w:sz="0" w:space="0" w:color="auto"/>
        <w:left w:val="none" w:sz="0" w:space="0" w:color="auto"/>
        <w:bottom w:val="none" w:sz="0" w:space="0" w:color="auto"/>
        <w:right w:val="none" w:sz="0" w:space="0" w:color="auto"/>
      </w:divBdr>
    </w:div>
    <w:div w:id="1958178773">
      <w:bodyDiv w:val="1"/>
      <w:marLeft w:val="0"/>
      <w:marRight w:val="0"/>
      <w:marTop w:val="0"/>
      <w:marBottom w:val="0"/>
      <w:divBdr>
        <w:top w:val="none" w:sz="0" w:space="0" w:color="auto"/>
        <w:left w:val="none" w:sz="0" w:space="0" w:color="auto"/>
        <w:bottom w:val="none" w:sz="0" w:space="0" w:color="auto"/>
        <w:right w:val="none" w:sz="0" w:space="0" w:color="auto"/>
      </w:divBdr>
    </w:div>
    <w:div w:id="1958948322">
      <w:bodyDiv w:val="1"/>
      <w:marLeft w:val="0"/>
      <w:marRight w:val="0"/>
      <w:marTop w:val="0"/>
      <w:marBottom w:val="0"/>
      <w:divBdr>
        <w:top w:val="none" w:sz="0" w:space="0" w:color="auto"/>
        <w:left w:val="none" w:sz="0" w:space="0" w:color="auto"/>
        <w:bottom w:val="none" w:sz="0" w:space="0" w:color="auto"/>
        <w:right w:val="none" w:sz="0" w:space="0" w:color="auto"/>
      </w:divBdr>
    </w:div>
    <w:div w:id="1959752498">
      <w:bodyDiv w:val="1"/>
      <w:marLeft w:val="0"/>
      <w:marRight w:val="0"/>
      <w:marTop w:val="0"/>
      <w:marBottom w:val="0"/>
      <w:divBdr>
        <w:top w:val="none" w:sz="0" w:space="0" w:color="auto"/>
        <w:left w:val="none" w:sz="0" w:space="0" w:color="auto"/>
        <w:bottom w:val="none" w:sz="0" w:space="0" w:color="auto"/>
        <w:right w:val="none" w:sz="0" w:space="0" w:color="auto"/>
      </w:divBdr>
    </w:div>
    <w:div w:id="1961261421">
      <w:bodyDiv w:val="1"/>
      <w:marLeft w:val="0"/>
      <w:marRight w:val="0"/>
      <w:marTop w:val="0"/>
      <w:marBottom w:val="0"/>
      <w:divBdr>
        <w:top w:val="none" w:sz="0" w:space="0" w:color="auto"/>
        <w:left w:val="none" w:sz="0" w:space="0" w:color="auto"/>
        <w:bottom w:val="none" w:sz="0" w:space="0" w:color="auto"/>
        <w:right w:val="none" w:sz="0" w:space="0" w:color="auto"/>
      </w:divBdr>
    </w:div>
    <w:div w:id="1962227560">
      <w:bodyDiv w:val="1"/>
      <w:marLeft w:val="0"/>
      <w:marRight w:val="0"/>
      <w:marTop w:val="0"/>
      <w:marBottom w:val="0"/>
      <w:divBdr>
        <w:top w:val="none" w:sz="0" w:space="0" w:color="auto"/>
        <w:left w:val="none" w:sz="0" w:space="0" w:color="auto"/>
        <w:bottom w:val="none" w:sz="0" w:space="0" w:color="auto"/>
        <w:right w:val="none" w:sz="0" w:space="0" w:color="auto"/>
      </w:divBdr>
    </w:div>
    <w:div w:id="1963026778">
      <w:bodyDiv w:val="1"/>
      <w:marLeft w:val="0"/>
      <w:marRight w:val="0"/>
      <w:marTop w:val="0"/>
      <w:marBottom w:val="0"/>
      <w:divBdr>
        <w:top w:val="none" w:sz="0" w:space="0" w:color="auto"/>
        <w:left w:val="none" w:sz="0" w:space="0" w:color="auto"/>
        <w:bottom w:val="none" w:sz="0" w:space="0" w:color="auto"/>
        <w:right w:val="none" w:sz="0" w:space="0" w:color="auto"/>
      </w:divBdr>
    </w:div>
    <w:div w:id="1965692126">
      <w:bodyDiv w:val="1"/>
      <w:marLeft w:val="0"/>
      <w:marRight w:val="0"/>
      <w:marTop w:val="0"/>
      <w:marBottom w:val="0"/>
      <w:divBdr>
        <w:top w:val="none" w:sz="0" w:space="0" w:color="auto"/>
        <w:left w:val="none" w:sz="0" w:space="0" w:color="auto"/>
        <w:bottom w:val="none" w:sz="0" w:space="0" w:color="auto"/>
        <w:right w:val="none" w:sz="0" w:space="0" w:color="auto"/>
      </w:divBdr>
    </w:div>
    <w:div w:id="1967081762">
      <w:bodyDiv w:val="1"/>
      <w:marLeft w:val="0"/>
      <w:marRight w:val="0"/>
      <w:marTop w:val="0"/>
      <w:marBottom w:val="0"/>
      <w:divBdr>
        <w:top w:val="none" w:sz="0" w:space="0" w:color="auto"/>
        <w:left w:val="none" w:sz="0" w:space="0" w:color="auto"/>
        <w:bottom w:val="none" w:sz="0" w:space="0" w:color="auto"/>
        <w:right w:val="none" w:sz="0" w:space="0" w:color="auto"/>
      </w:divBdr>
    </w:div>
    <w:div w:id="1967538195">
      <w:bodyDiv w:val="1"/>
      <w:marLeft w:val="0"/>
      <w:marRight w:val="0"/>
      <w:marTop w:val="0"/>
      <w:marBottom w:val="0"/>
      <w:divBdr>
        <w:top w:val="none" w:sz="0" w:space="0" w:color="auto"/>
        <w:left w:val="none" w:sz="0" w:space="0" w:color="auto"/>
        <w:bottom w:val="none" w:sz="0" w:space="0" w:color="auto"/>
        <w:right w:val="none" w:sz="0" w:space="0" w:color="auto"/>
      </w:divBdr>
    </w:div>
    <w:div w:id="1970042767">
      <w:bodyDiv w:val="1"/>
      <w:marLeft w:val="0"/>
      <w:marRight w:val="0"/>
      <w:marTop w:val="0"/>
      <w:marBottom w:val="0"/>
      <w:divBdr>
        <w:top w:val="none" w:sz="0" w:space="0" w:color="auto"/>
        <w:left w:val="none" w:sz="0" w:space="0" w:color="auto"/>
        <w:bottom w:val="none" w:sz="0" w:space="0" w:color="auto"/>
        <w:right w:val="none" w:sz="0" w:space="0" w:color="auto"/>
      </w:divBdr>
    </w:div>
    <w:div w:id="1970284374">
      <w:bodyDiv w:val="1"/>
      <w:marLeft w:val="0"/>
      <w:marRight w:val="0"/>
      <w:marTop w:val="0"/>
      <w:marBottom w:val="0"/>
      <w:divBdr>
        <w:top w:val="none" w:sz="0" w:space="0" w:color="auto"/>
        <w:left w:val="none" w:sz="0" w:space="0" w:color="auto"/>
        <w:bottom w:val="none" w:sz="0" w:space="0" w:color="auto"/>
        <w:right w:val="none" w:sz="0" w:space="0" w:color="auto"/>
      </w:divBdr>
    </w:div>
    <w:div w:id="1972175345">
      <w:bodyDiv w:val="1"/>
      <w:marLeft w:val="0"/>
      <w:marRight w:val="0"/>
      <w:marTop w:val="0"/>
      <w:marBottom w:val="0"/>
      <w:divBdr>
        <w:top w:val="none" w:sz="0" w:space="0" w:color="auto"/>
        <w:left w:val="none" w:sz="0" w:space="0" w:color="auto"/>
        <w:bottom w:val="none" w:sz="0" w:space="0" w:color="auto"/>
        <w:right w:val="none" w:sz="0" w:space="0" w:color="auto"/>
      </w:divBdr>
    </w:div>
    <w:div w:id="1972245179">
      <w:bodyDiv w:val="1"/>
      <w:marLeft w:val="0"/>
      <w:marRight w:val="0"/>
      <w:marTop w:val="0"/>
      <w:marBottom w:val="0"/>
      <w:divBdr>
        <w:top w:val="none" w:sz="0" w:space="0" w:color="auto"/>
        <w:left w:val="none" w:sz="0" w:space="0" w:color="auto"/>
        <w:bottom w:val="none" w:sz="0" w:space="0" w:color="auto"/>
        <w:right w:val="none" w:sz="0" w:space="0" w:color="auto"/>
      </w:divBdr>
    </w:div>
    <w:div w:id="1973637537">
      <w:bodyDiv w:val="1"/>
      <w:marLeft w:val="0"/>
      <w:marRight w:val="0"/>
      <w:marTop w:val="0"/>
      <w:marBottom w:val="0"/>
      <w:divBdr>
        <w:top w:val="none" w:sz="0" w:space="0" w:color="auto"/>
        <w:left w:val="none" w:sz="0" w:space="0" w:color="auto"/>
        <w:bottom w:val="none" w:sz="0" w:space="0" w:color="auto"/>
        <w:right w:val="none" w:sz="0" w:space="0" w:color="auto"/>
      </w:divBdr>
    </w:div>
    <w:div w:id="1974209762">
      <w:bodyDiv w:val="1"/>
      <w:marLeft w:val="0"/>
      <w:marRight w:val="0"/>
      <w:marTop w:val="0"/>
      <w:marBottom w:val="0"/>
      <w:divBdr>
        <w:top w:val="none" w:sz="0" w:space="0" w:color="auto"/>
        <w:left w:val="none" w:sz="0" w:space="0" w:color="auto"/>
        <w:bottom w:val="none" w:sz="0" w:space="0" w:color="auto"/>
        <w:right w:val="none" w:sz="0" w:space="0" w:color="auto"/>
      </w:divBdr>
    </w:div>
    <w:div w:id="1974558024">
      <w:bodyDiv w:val="1"/>
      <w:marLeft w:val="0"/>
      <w:marRight w:val="0"/>
      <w:marTop w:val="0"/>
      <w:marBottom w:val="0"/>
      <w:divBdr>
        <w:top w:val="none" w:sz="0" w:space="0" w:color="auto"/>
        <w:left w:val="none" w:sz="0" w:space="0" w:color="auto"/>
        <w:bottom w:val="none" w:sz="0" w:space="0" w:color="auto"/>
        <w:right w:val="none" w:sz="0" w:space="0" w:color="auto"/>
      </w:divBdr>
    </w:div>
    <w:div w:id="1974750985">
      <w:bodyDiv w:val="1"/>
      <w:marLeft w:val="0"/>
      <w:marRight w:val="0"/>
      <w:marTop w:val="0"/>
      <w:marBottom w:val="0"/>
      <w:divBdr>
        <w:top w:val="none" w:sz="0" w:space="0" w:color="auto"/>
        <w:left w:val="none" w:sz="0" w:space="0" w:color="auto"/>
        <w:bottom w:val="none" w:sz="0" w:space="0" w:color="auto"/>
        <w:right w:val="none" w:sz="0" w:space="0" w:color="auto"/>
      </w:divBdr>
    </w:div>
    <w:div w:id="1976907066">
      <w:bodyDiv w:val="1"/>
      <w:marLeft w:val="0"/>
      <w:marRight w:val="0"/>
      <w:marTop w:val="0"/>
      <w:marBottom w:val="0"/>
      <w:divBdr>
        <w:top w:val="none" w:sz="0" w:space="0" w:color="auto"/>
        <w:left w:val="none" w:sz="0" w:space="0" w:color="auto"/>
        <w:bottom w:val="none" w:sz="0" w:space="0" w:color="auto"/>
        <w:right w:val="none" w:sz="0" w:space="0" w:color="auto"/>
      </w:divBdr>
    </w:div>
    <w:div w:id="1977949812">
      <w:bodyDiv w:val="1"/>
      <w:marLeft w:val="0"/>
      <w:marRight w:val="0"/>
      <w:marTop w:val="0"/>
      <w:marBottom w:val="0"/>
      <w:divBdr>
        <w:top w:val="none" w:sz="0" w:space="0" w:color="auto"/>
        <w:left w:val="none" w:sz="0" w:space="0" w:color="auto"/>
        <w:bottom w:val="none" w:sz="0" w:space="0" w:color="auto"/>
        <w:right w:val="none" w:sz="0" w:space="0" w:color="auto"/>
      </w:divBdr>
    </w:div>
    <w:div w:id="1978073629">
      <w:bodyDiv w:val="1"/>
      <w:marLeft w:val="0"/>
      <w:marRight w:val="0"/>
      <w:marTop w:val="0"/>
      <w:marBottom w:val="0"/>
      <w:divBdr>
        <w:top w:val="none" w:sz="0" w:space="0" w:color="auto"/>
        <w:left w:val="none" w:sz="0" w:space="0" w:color="auto"/>
        <w:bottom w:val="none" w:sz="0" w:space="0" w:color="auto"/>
        <w:right w:val="none" w:sz="0" w:space="0" w:color="auto"/>
      </w:divBdr>
    </w:div>
    <w:div w:id="1982691297">
      <w:bodyDiv w:val="1"/>
      <w:marLeft w:val="0"/>
      <w:marRight w:val="0"/>
      <w:marTop w:val="0"/>
      <w:marBottom w:val="0"/>
      <w:divBdr>
        <w:top w:val="none" w:sz="0" w:space="0" w:color="auto"/>
        <w:left w:val="none" w:sz="0" w:space="0" w:color="auto"/>
        <w:bottom w:val="none" w:sz="0" w:space="0" w:color="auto"/>
        <w:right w:val="none" w:sz="0" w:space="0" w:color="auto"/>
      </w:divBdr>
    </w:div>
    <w:div w:id="1983919395">
      <w:bodyDiv w:val="1"/>
      <w:marLeft w:val="0"/>
      <w:marRight w:val="0"/>
      <w:marTop w:val="0"/>
      <w:marBottom w:val="0"/>
      <w:divBdr>
        <w:top w:val="none" w:sz="0" w:space="0" w:color="auto"/>
        <w:left w:val="none" w:sz="0" w:space="0" w:color="auto"/>
        <w:bottom w:val="none" w:sz="0" w:space="0" w:color="auto"/>
        <w:right w:val="none" w:sz="0" w:space="0" w:color="auto"/>
      </w:divBdr>
    </w:div>
    <w:div w:id="1984263330">
      <w:bodyDiv w:val="1"/>
      <w:marLeft w:val="0"/>
      <w:marRight w:val="0"/>
      <w:marTop w:val="0"/>
      <w:marBottom w:val="0"/>
      <w:divBdr>
        <w:top w:val="none" w:sz="0" w:space="0" w:color="auto"/>
        <w:left w:val="none" w:sz="0" w:space="0" w:color="auto"/>
        <w:bottom w:val="none" w:sz="0" w:space="0" w:color="auto"/>
        <w:right w:val="none" w:sz="0" w:space="0" w:color="auto"/>
      </w:divBdr>
    </w:div>
    <w:div w:id="1985308917">
      <w:bodyDiv w:val="1"/>
      <w:marLeft w:val="0"/>
      <w:marRight w:val="0"/>
      <w:marTop w:val="0"/>
      <w:marBottom w:val="0"/>
      <w:divBdr>
        <w:top w:val="none" w:sz="0" w:space="0" w:color="auto"/>
        <w:left w:val="none" w:sz="0" w:space="0" w:color="auto"/>
        <w:bottom w:val="none" w:sz="0" w:space="0" w:color="auto"/>
        <w:right w:val="none" w:sz="0" w:space="0" w:color="auto"/>
      </w:divBdr>
    </w:div>
    <w:div w:id="1986350218">
      <w:bodyDiv w:val="1"/>
      <w:marLeft w:val="0"/>
      <w:marRight w:val="0"/>
      <w:marTop w:val="0"/>
      <w:marBottom w:val="0"/>
      <w:divBdr>
        <w:top w:val="none" w:sz="0" w:space="0" w:color="auto"/>
        <w:left w:val="none" w:sz="0" w:space="0" w:color="auto"/>
        <w:bottom w:val="none" w:sz="0" w:space="0" w:color="auto"/>
        <w:right w:val="none" w:sz="0" w:space="0" w:color="auto"/>
      </w:divBdr>
    </w:div>
    <w:div w:id="1989825371">
      <w:bodyDiv w:val="1"/>
      <w:marLeft w:val="0"/>
      <w:marRight w:val="0"/>
      <w:marTop w:val="0"/>
      <w:marBottom w:val="0"/>
      <w:divBdr>
        <w:top w:val="none" w:sz="0" w:space="0" w:color="auto"/>
        <w:left w:val="none" w:sz="0" w:space="0" w:color="auto"/>
        <w:bottom w:val="none" w:sz="0" w:space="0" w:color="auto"/>
        <w:right w:val="none" w:sz="0" w:space="0" w:color="auto"/>
      </w:divBdr>
    </w:div>
    <w:div w:id="1990984795">
      <w:bodyDiv w:val="1"/>
      <w:marLeft w:val="0"/>
      <w:marRight w:val="0"/>
      <w:marTop w:val="0"/>
      <w:marBottom w:val="0"/>
      <w:divBdr>
        <w:top w:val="none" w:sz="0" w:space="0" w:color="auto"/>
        <w:left w:val="none" w:sz="0" w:space="0" w:color="auto"/>
        <w:bottom w:val="none" w:sz="0" w:space="0" w:color="auto"/>
        <w:right w:val="none" w:sz="0" w:space="0" w:color="auto"/>
      </w:divBdr>
    </w:div>
    <w:div w:id="1992445359">
      <w:bodyDiv w:val="1"/>
      <w:marLeft w:val="0"/>
      <w:marRight w:val="0"/>
      <w:marTop w:val="0"/>
      <w:marBottom w:val="0"/>
      <w:divBdr>
        <w:top w:val="none" w:sz="0" w:space="0" w:color="auto"/>
        <w:left w:val="none" w:sz="0" w:space="0" w:color="auto"/>
        <w:bottom w:val="none" w:sz="0" w:space="0" w:color="auto"/>
        <w:right w:val="none" w:sz="0" w:space="0" w:color="auto"/>
      </w:divBdr>
    </w:div>
    <w:div w:id="1994941818">
      <w:bodyDiv w:val="1"/>
      <w:marLeft w:val="0"/>
      <w:marRight w:val="0"/>
      <w:marTop w:val="0"/>
      <w:marBottom w:val="0"/>
      <w:divBdr>
        <w:top w:val="none" w:sz="0" w:space="0" w:color="auto"/>
        <w:left w:val="none" w:sz="0" w:space="0" w:color="auto"/>
        <w:bottom w:val="none" w:sz="0" w:space="0" w:color="auto"/>
        <w:right w:val="none" w:sz="0" w:space="0" w:color="auto"/>
      </w:divBdr>
    </w:div>
    <w:div w:id="1995336870">
      <w:bodyDiv w:val="1"/>
      <w:marLeft w:val="0"/>
      <w:marRight w:val="0"/>
      <w:marTop w:val="0"/>
      <w:marBottom w:val="0"/>
      <w:divBdr>
        <w:top w:val="none" w:sz="0" w:space="0" w:color="auto"/>
        <w:left w:val="none" w:sz="0" w:space="0" w:color="auto"/>
        <w:bottom w:val="none" w:sz="0" w:space="0" w:color="auto"/>
        <w:right w:val="none" w:sz="0" w:space="0" w:color="auto"/>
      </w:divBdr>
    </w:div>
    <w:div w:id="1997417802">
      <w:bodyDiv w:val="1"/>
      <w:marLeft w:val="0"/>
      <w:marRight w:val="0"/>
      <w:marTop w:val="0"/>
      <w:marBottom w:val="0"/>
      <w:divBdr>
        <w:top w:val="none" w:sz="0" w:space="0" w:color="auto"/>
        <w:left w:val="none" w:sz="0" w:space="0" w:color="auto"/>
        <w:bottom w:val="none" w:sz="0" w:space="0" w:color="auto"/>
        <w:right w:val="none" w:sz="0" w:space="0" w:color="auto"/>
      </w:divBdr>
    </w:div>
    <w:div w:id="1998336527">
      <w:bodyDiv w:val="1"/>
      <w:marLeft w:val="0"/>
      <w:marRight w:val="0"/>
      <w:marTop w:val="0"/>
      <w:marBottom w:val="0"/>
      <w:divBdr>
        <w:top w:val="none" w:sz="0" w:space="0" w:color="auto"/>
        <w:left w:val="none" w:sz="0" w:space="0" w:color="auto"/>
        <w:bottom w:val="none" w:sz="0" w:space="0" w:color="auto"/>
        <w:right w:val="none" w:sz="0" w:space="0" w:color="auto"/>
      </w:divBdr>
    </w:div>
    <w:div w:id="1998340484">
      <w:bodyDiv w:val="1"/>
      <w:marLeft w:val="0"/>
      <w:marRight w:val="0"/>
      <w:marTop w:val="0"/>
      <w:marBottom w:val="0"/>
      <w:divBdr>
        <w:top w:val="none" w:sz="0" w:space="0" w:color="auto"/>
        <w:left w:val="none" w:sz="0" w:space="0" w:color="auto"/>
        <w:bottom w:val="none" w:sz="0" w:space="0" w:color="auto"/>
        <w:right w:val="none" w:sz="0" w:space="0" w:color="auto"/>
      </w:divBdr>
    </w:div>
    <w:div w:id="2001612024">
      <w:bodyDiv w:val="1"/>
      <w:marLeft w:val="0"/>
      <w:marRight w:val="0"/>
      <w:marTop w:val="0"/>
      <w:marBottom w:val="0"/>
      <w:divBdr>
        <w:top w:val="none" w:sz="0" w:space="0" w:color="auto"/>
        <w:left w:val="none" w:sz="0" w:space="0" w:color="auto"/>
        <w:bottom w:val="none" w:sz="0" w:space="0" w:color="auto"/>
        <w:right w:val="none" w:sz="0" w:space="0" w:color="auto"/>
      </w:divBdr>
    </w:div>
    <w:div w:id="2002006671">
      <w:bodyDiv w:val="1"/>
      <w:marLeft w:val="0"/>
      <w:marRight w:val="0"/>
      <w:marTop w:val="0"/>
      <w:marBottom w:val="0"/>
      <w:divBdr>
        <w:top w:val="none" w:sz="0" w:space="0" w:color="auto"/>
        <w:left w:val="none" w:sz="0" w:space="0" w:color="auto"/>
        <w:bottom w:val="none" w:sz="0" w:space="0" w:color="auto"/>
        <w:right w:val="none" w:sz="0" w:space="0" w:color="auto"/>
      </w:divBdr>
    </w:div>
    <w:div w:id="2003654587">
      <w:bodyDiv w:val="1"/>
      <w:marLeft w:val="0"/>
      <w:marRight w:val="0"/>
      <w:marTop w:val="0"/>
      <w:marBottom w:val="0"/>
      <w:divBdr>
        <w:top w:val="none" w:sz="0" w:space="0" w:color="auto"/>
        <w:left w:val="none" w:sz="0" w:space="0" w:color="auto"/>
        <w:bottom w:val="none" w:sz="0" w:space="0" w:color="auto"/>
        <w:right w:val="none" w:sz="0" w:space="0" w:color="auto"/>
      </w:divBdr>
    </w:div>
    <w:div w:id="2004353029">
      <w:bodyDiv w:val="1"/>
      <w:marLeft w:val="0"/>
      <w:marRight w:val="0"/>
      <w:marTop w:val="0"/>
      <w:marBottom w:val="0"/>
      <w:divBdr>
        <w:top w:val="none" w:sz="0" w:space="0" w:color="auto"/>
        <w:left w:val="none" w:sz="0" w:space="0" w:color="auto"/>
        <w:bottom w:val="none" w:sz="0" w:space="0" w:color="auto"/>
        <w:right w:val="none" w:sz="0" w:space="0" w:color="auto"/>
      </w:divBdr>
    </w:div>
    <w:div w:id="2010517951">
      <w:bodyDiv w:val="1"/>
      <w:marLeft w:val="0"/>
      <w:marRight w:val="0"/>
      <w:marTop w:val="0"/>
      <w:marBottom w:val="0"/>
      <w:divBdr>
        <w:top w:val="none" w:sz="0" w:space="0" w:color="auto"/>
        <w:left w:val="none" w:sz="0" w:space="0" w:color="auto"/>
        <w:bottom w:val="none" w:sz="0" w:space="0" w:color="auto"/>
        <w:right w:val="none" w:sz="0" w:space="0" w:color="auto"/>
      </w:divBdr>
    </w:div>
    <w:div w:id="2011448753">
      <w:bodyDiv w:val="1"/>
      <w:marLeft w:val="0"/>
      <w:marRight w:val="0"/>
      <w:marTop w:val="0"/>
      <w:marBottom w:val="0"/>
      <w:divBdr>
        <w:top w:val="none" w:sz="0" w:space="0" w:color="auto"/>
        <w:left w:val="none" w:sz="0" w:space="0" w:color="auto"/>
        <w:bottom w:val="none" w:sz="0" w:space="0" w:color="auto"/>
        <w:right w:val="none" w:sz="0" w:space="0" w:color="auto"/>
      </w:divBdr>
    </w:div>
    <w:div w:id="2011758594">
      <w:bodyDiv w:val="1"/>
      <w:marLeft w:val="0"/>
      <w:marRight w:val="0"/>
      <w:marTop w:val="0"/>
      <w:marBottom w:val="0"/>
      <w:divBdr>
        <w:top w:val="none" w:sz="0" w:space="0" w:color="auto"/>
        <w:left w:val="none" w:sz="0" w:space="0" w:color="auto"/>
        <w:bottom w:val="none" w:sz="0" w:space="0" w:color="auto"/>
        <w:right w:val="none" w:sz="0" w:space="0" w:color="auto"/>
      </w:divBdr>
    </w:div>
    <w:div w:id="2012634947">
      <w:bodyDiv w:val="1"/>
      <w:marLeft w:val="0"/>
      <w:marRight w:val="0"/>
      <w:marTop w:val="0"/>
      <w:marBottom w:val="0"/>
      <w:divBdr>
        <w:top w:val="none" w:sz="0" w:space="0" w:color="auto"/>
        <w:left w:val="none" w:sz="0" w:space="0" w:color="auto"/>
        <w:bottom w:val="none" w:sz="0" w:space="0" w:color="auto"/>
        <w:right w:val="none" w:sz="0" w:space="0" w:color="auto"/>
      </w:divBdr>
    </w:div>
    <w:div w:id="2012905219">
      <w:bodyDiv w:val="1"/>
      <w:marLeft w:val="0"/>
      <w:marRight w:val="0"/>
      <w:marTop w:val="0"/>
      <w:marBottom w:val="0"/>
      <w:divBdr>
        <w:top w:val="none" w:sz="0" w:space="0" w:color="auto"/>
        <w:left w:val="none" w:sz="0" w:space="0" w:color="auto"/>
        <w:bottom w:val="none" w:sz="0" w:space="0" w:color="auto"/>
        <w:right w:val="none" w:sz="0" w:space="0" w:color="auto"/>
      </w:divBdr>
    </w:div>
    <w:div w:id="2014144655">
      <w:bodyDiv w:val="1"/>
      <w:marLeft w:val="0"/>
      <w:marRight w:val="0"/>
      <w:marTop w:val="0"/>
      <w:marBottom w:val="0"/>
      <w:divBdr>
        <w:top w:val="none" w:sz="0" w:space="0" w:color="auto"/>
        <w:left w:val="none" w:sz="0" w:space="0" w:color="auto"/>
        <w:bottom w:val="none" w:sz="0" w:space="0" w:color="auto"/>
        <w:right w:val="none" w:sz="0" w:space="0" w:color="auto"/>
      </w:divBdr>
    </w:div>
    <w:div w:id="2014146424">
      <w:bodyDiv w:val="1"/>
      <w:marLeft w:val="0"/>
      <w:marRight w:val="0"/>
      <w:marTop w:val="0"/>
      <w:marBottom w:val="0"/>
      <w:divBdr>
        <w:top w:val="none" w:sz="0" w:space="0" w:color="auto"/>
        <w:left w:val="none" w:sz="0" w:space="0" w:color="auto"/>
        <w:bottom w:val="none" w:sz="0" w:space="0" w:color="auto"/>
        <w:right w:val="none" w:sz="0" w:space="0" w:color="auto"/>
      </w:divBdr>
    </w:div>
    <w:div w:id="2014338142">
      <w:bodyDiv w:val="1"/>
      <w:marLeft w:val="0"/>
      <w:marRight w:val="0"/>
      <w:marTop w:val="0"/>
      <w:marBottom w:val="0"/>
      <w:divBdr>
        <w:top w:val="none" w:sz="0" w:space="0" w:color="auto"/>
        <w:left w:val="none" w:sz="0" w:space="0" w:color="auto"/>
        <w:bottom w:val="none" w:sz="0" w:space="0" w:color="auto"/>
        <w:right w:val="none" w:sz="0" w:space="0" w:color="auto"/>
      </w:divBdr>
    </w:div>
    <w:div w:id="2015647696">
      <w:bodyDiv w:val="1"/>
      <w:marLeft w:val="0"/>
      <w:marRight w:val="0"/>
      <w:marTop w:val="0"/>
      <w:marBottom w:val="0"/>
      <w:divBdr>
        <w:top w:val="none" w:sz="0" w:space="0" w:color="auto"/>
        <w:left w:val="none" w:sz="0" w:space="0" w:color="auto"/>
        <w:bottom w:val="none" w:sz="0" w:space="0" w:color="auto"/>
        <w:right w:val="none" w:sz="0" w:space="0" w:color="auto"/>
      </w:divBdr>
    </w:div>
    <w:div w:id="2017726803">
      <w:bodyDiv w:val="1"/>
      <w:marLeft w:val="0"/>
      <w:marRight w:val="0"/>
      <w:marTop w:val="0"/>
      <w:marBottom w:val="0"/>
      <w:divBdr>
        <w:top w:val="none" w:sz="0" w:space="0" w:color="auto"/>
        <w:left w:val="none" w:sz="0" w:space="0" w:color="auto"/>
        <w:bottom w:val="none" w:sz="0" w:space="0" w:color="auto"/>
        <w:right w:val="none" w:sz="0" w:space="0" w:color="auto"/>
      </w:divBdr>
    </w:div>
    <w:div w:id="2017731819">
      <w:bodyDiv w:val="1"/>
      <w:marLeft w:val="0"/>
      <w:marRight w:val="0"/>
      <w:marTop w:val="0"/>
      <w:marBottom w:val="0"/>
      <w:divBdr>
        <w:top w:val="none" w:sz="0" w:space="0" w:color="auto"/>
        <w:left w:val="none" w:sz="0" w:space="0" w:color="auto"/>
        <w:bottom w:val="none" w:sz="0" w:space="0" w:color="auto"/>
        <w:right w:val="none" w:sz="0" w:space="0" w:color="auto"/>
      </w:divBdr>
    </w:div>
    <w:div w:id="2021928040">
      <w:bodyDiv w:val="1"/>
      <w:marLeft w:val="0"/>
      <w:marRight w:val="0"/>
      <w:marTop w:val="0"/>
      <w:marBottom w:val="0"/>
      <w:divBdr>
        <w:top w:val="none" w:sz="0" w:space="0" w:color="auto"/>
        <w:left w:val="none" w:sz="0" w:space="0" w:color="auto"/>
        <w:bottom w:val="none" w:sz="0" w:space="0" w:color="auto"/>
        <w:right w:val="none" w:sz="0" w:space="0" w:color="auto"/>
      </w:divBdr>
    </w:div>
    <w:div w:id="2022581805">
      <w:bodyDiv w:val="1"/>
      <w:marLeft w:val="0"/>
      <w:marRight w:val="0"/>
      <w:marTop w:val="0"/>
      <w:marBottom w:val="0"/>
      <w:divBdr>
        <w:top w:val="none" w:sz="0" w:space="0" w:color="auto"/>
        <w:left w:val="none" w:sz="0" w:space="0" w:color="auto"/>
        <w:bottom w:val="none" w:sz="0" w:space="0" w:color="auto"/>
        <w:right w:val="none" w:sz="0" w:space="0" w:color="auto"/>
      </w:divBdr>
    </w:div>
    <w:div w:id="2022972172">
      <w:bodyDiv w:val="1"/>
      <w:marLeft w:val="0"/>
      <w:marRight w:val="0"/>
      <w:marTop w:val="0"/>
      <w:marBottom w:val="0"/>
      <w:divBdr>
        <w:top w:val="none" w:sz="0" w:space="0" w:color="auto"/>
        <w:left w:val="none" w:sz="0" w:space="0" w:color="auto"/>
        <w:bottom w:val="none" w:sz="0" w:space="0" w:color="auto"/>
        <w:right w:val="none" w:sz="0" w:space="0" w:color="auto"/>
      </w:divBdr>
    </w:div>
    <w:div w:id="2023436302">
      <w:bodyDiv w:val="1"/>
      <w:marLeft w:val="0"/>
      <w:marRight w:val="0"/>
      <w:marTop w:val="0"/>
      <w:marBottom w:val="0"/>
      <w:divBdr>
        <w:top w:val="none" w:sz="0" w:space="0" w:color="auto"/>
        <w:left w:val="none" w:sz="0" w:space="0" w:color="auto"/>
        <w:bottom w:val="none" w:sz="0" w:space="0" w:color="auto"/>
        <w:right w:val="none" w:sz="0" w:space="0" w:color="auto"/>
      </w:divBdr>
    </w:div>
    <w:div w:id="2028366655">
      <w:bodyDiv w:val="1"/>
      <w:marLeft w:val="0"/>
      <w:marRight w:val="0"/>
      <w:marTop w:val="0"/>
      <w:marBottom w:val="0"/>
      <w:divBdr>
        <w:top w:val="none" w:sz="0" w:space="0" w:color="auto"/>
        <w:left w:val="none" w:sz="0" w:space="0" w:color="auto"/>
        <w:bottom w:val="none" w:sz="0" w:space="0" w:color="auto"/>
        <w:right w:val="none" w:sz="0" w:space="0" w:color="auto"/>
      </w:divBdr>
    </w:div>
    <w:div w:id="2028560111">
      <w:bodyDiv w:val="1"/>
      <w:marLeft w:val="0"/>
      <w:marRight w:val="0"/>
      <w:marTop w:val="0"/>
      <w:marBottom w:val="0"/>
      <w:divBdr>
        <w:top w:val="none" w:sz="0" w:space="0" w:color="auto"/>
        <w:left w:val="none" w:sz="0" w:space="0" w:color="auto"/>
        <w:bottom w:val="none" w:sz="0" w:space="0" w:color="auto"/>
        <w:right w:val="none" w:sz="0" w:space="0" w:color="auto"/>
      </w:divBdr>
    </w:div>
    <w:div w:id="2030177391">
      <w:bodyDiv w:val="1"/>
      <w:marLeft w:val="0"/>
      <w:marRight w:val="0"/>
      <w:marTop w:val="0"/>
      <w:marBottom w:val="0"/>
      <w:divBdr>
        <w:top w:val="none" w:sz="0" w:space="0" w:color="auto"/>
        <w:left w:val="none" w:sz="0" w:space="0" w:color="auto"/>
        <w:bottom w:val="none" w:sz="0" w:space="0" w:color="auto"/>
        <w:right w:val="none" w:sz="0" w:space="0" w:color="auto"/>
      </w:divBdr>
    </w:div>
    <w:div w:id="2032338476">
      <w:bodyDiv w:val="1"/>
      <w:marLeft w:val="0"/>
      <w:marRight w:val="0"/>
      <w:marTop w:val="0"/>
      <w:marBottom w:val="0"/>
      <w:divBdr>
        <w:top w:val="none" w:sz="0" w:space="0" w:color="auto"/>
        <w:left w:val="none" w:sz="0" w:space="0" w:color="auto"/>
        <w:bottom w:val="none" w:sz="0" w:space="0" w:color="auto"/>
        <w:right w:val="none" w:sz="0" w:space="0" w:color="auto"/>
      </w:divBdr>
    </w:div>
    <w:div w:id="2032755808">
      <w:bodyDiv w:val="1"/>
      <w:marLeft w:val="0"/>
      <w:marRight w:val="0"/>
      <w:marTop w:val="0"/>
      <w:marBottom w:val="0"/>
      <w:divBdr>
        <w:top w:val="none" w:sz="0" w:space="0" w:color="auto"/>
        <w:left w:val="none" w:sz="0" w:space="0" w:color="auto"/>
        <w:bottom w:val="none" w:sz="0" w:space="0" w:color="auto"/>
        <w:right w:val="none" w:sz="0" w:space="0" w:color="auto"/>
      </w:divBdr>
    </w:div>
    <w:div w:id="2034719110">
      <w:bodyDiv w:val="1"/>
      <w:marLeft w:val="0"/>
      <w:marRight w:val="0"/>
      <w:marTop w:val="0"/>
      <w:marBottom w:val="0"/>
      <w:divBdr>
        <w:top w:val="none" w:sz="0" w:space="0" w:color="auto"/>
        <w:left w:val="none" w:sz="0" w:space="0" w:color="auto"/>
        <w:bottom w:val="none" w:sz="0" w:space="0" w:color="auto"/>
        <w:right w:val="none" w:sz="0" w:space="0" w:color="auto"/>
      </w:divBdr>
    </w:div>
    <w:div w:id="2036298342">
      <w:bodyDiv w:val="1"/>
      <w:marLeft w:val="0"/>
      <w:marRight w:val="0"/>
      <w:marTop w:val="0"/>
      <w:marBottom w:val="0"/>
      <w:divBdr>
        <w:top w:val="none" w:sz="0" w:space="0" w:color="auto"/>
        <w:left w:val="none" w:sz="0" w:space="0" w:color="auto"/>
        <w:bottom w:val="none" w:sz="0" w:space="0" w:color="auto"/>
        <w:right w:val="none" w:sz="0" w:space="0" w:color="auto"/>
      </w:divBdr>
    </w:div>
    <w:div w:id="2036416858">
      <w:bodyDiv w:val="1"/>
      <w:marLeft w:val="0"/>
      <w:marRight w:val="0"/>
      <w:marTop w:val="0"/>
      <w:marBottom w:val="0"/>
      <w:divBdr>
        <w:top w:val="none" w:sz="0" w:space="0" w:color="auto"/>
        <w:left w:val="none" w:sz="0" w:space="0" w:color="auto"/>
        <w:bottom w:val="none" w:sz="0" w:space="0" w:color="auto"/>
        <w:right w:val="none" w:sz="0" w:space="0" w:color="auto"/>
      </w:divBdr>
    </w:div>
    <w:div w:id="2036998996">
      <w:bodyDiv w:val="1"/>
      <w:marLeft w:val="0"/>
      <w:marRight w:val="0"/>
      <w:marTop w:val="0"/>
      <w:marBottom w:val="0"/>
      <w:divBdr>
        <w:top w:val="none" w:sz="0" w:space="0" w:color="auto"/>
        <w:left w:val="none" w:sz="0" w:space="0" w:color="auto"/>
        <w:bottom w:val="none" w:sz="0" w:space="0" w:color="auto"/>
        <w:right w:val="none" w:sz="0" w:space="0" w:color="auto"/>
      </w:divBdr>
    </w:div>
    <w:div w:id="2038844045">
      <w:bodyDiv w:val="1"/>
      <w:marLeft w:val="0"/>
      <w:marRight w:val="0"/>
      <w:marTop w:val="0"/>
      <w:marBottom w:val="0"/>
      <w:divBdr>
        <w:top w:val="none" w:sz="0" w:space="0" w:color="auto"/>
        <w:left w:val="none" w:sz="0" w:space="0" w:color="auto"/>
        <w:bottom w:val="none" w:sz="0" w:space="0" w:color="auto"/>
        <w:right w:val="none" w:sz="0" w:space="0" w:color="auto"/>
      </w:divBdr>
    </w:div>
    <w:div w:id="2040857939">
      <w:bodyDiv w:val="1"/>
      <w:marLeft w:val="0"/>
      <w:marRight w:val="0"/>
      <w:marTop w:val="0"/>
      <w:marBottom w:val="0"/>
      <w:divBdr>
        <w:top w:val="none" w:sz="0" w:space="0" w:color="auto"/>
        <w:left w:val="none" w:sz="0" w:space="0" w:color="auto"/>
        <w:bottom w:val="none" w:sz="0" w:space="0" w:color="auto"/>
        <w:right w:val="none" w:sz="0" w:space="0" w:color="auto"/>
      </w:divBdr>
    </w:div>
    <w:div w:id="2041660010">
      <w:bodyDiv w:val="1"/>
      <w:marLeft w:val="0"/>
      <w:marRight w:val="0"/>
      <w:marTop w:val="0"/>
      <w:marBottom w:val="0"/>
      <w:divBdr>
        <w:top w:val="none" w:sz="0" w:space="0" w:color="auto"/>
        <w:left w:val="none" w:sz="0" w:space="0" w:color="auto"/>
        <w:bottom w:val="none" w:sz="0" w:space="0" w:color="auto"/>
        <w:right w:val="none" w:sz="0" w:space="0" w:color="auto"/>
      </w:divBdr>
    </w:div>
    <w:div w:id="2044674210">
      <w:bodyDiv w:val="1"/>
      <w:marLeft w:val="0"/>
      <w:marRight w:val="0"/>
      <w:marTop w:val="0"/>
      <w:marBottom w:val="0"/>
      <w:divBdr>
        <w:top w:val="none" w:sz="0" w:space="0" w:color="auto"/>
        <w:left w:val="none" w:sz="0" w:space="0" w:color="auto"/>
        <w:bottom w:val="none" w:sz="0" w:space="0" w:color="auto"/>
        <w:right w:val="none" w:sz="0" w:space="0" w:color="auto"/>
      </w:divBdr>
    </w:div>
    <w:div w:id="2050490746">
      <w:bodyDiv w:val="1"/>
      <w:marLeft w:val="0"/>
      <w:marRight w:val="0"/>
      <w:marTop w:val="0"/>
      <w:marBottom w:val="0"/>
      <w:divBdr>
        <w:top w:val="none" w:sz="0" w:space="0" w:color="auto"/>
        <w:left w:val="none" w:sz="0" w:space="0" w:color="auto"/>
        <w:bottom w:val="none" w:sz="0" w:space="0" w:color="auto"/>
        <w:right w:val="none" w:sz="0" w:space="0" w:color="auto"/>
      </w:divBdr>
    </w:div>
    <w:div w:id="2050834178">
      <w:bodyDiv w:val="1"/>
      <w:marLeft w:val="0"/>
      <w:marRight w:val="0"/>
      <w:marTop w:val="0"/>
      <w:marBottom w:val="0"/>
      <w:divBdr>
        <w:top w:val="none" w:sz="0" w:space="0" w:color="auto"/>
        <w:left w:val="none" w:sz="0" w:space="0" w:color="auto"/>
        <w:bottom w:val="none" w:sz="0" w:space="0" w:color="auto"/>
        <w:right w:val="none" w:sz="0" w:space="0" w:color="auto"/>
      </w:divBdr>
    </w:div>
    <w:div w:id="2051609986">
      <w:bodyDiv w:val="1"/>
      <w:marLeft w:val="0"/>
      <w:marRight w:val="0"/>
      <w:marTop w:val="0"/>
      <w:marBottom w:val="0"/>
      <w:divBdr>
        <w:top w:val="none" w:sz="0" w:space="0" w:color="auto"/>
        <w:left w:val="none" w:sz="0" w:space="0" w:color="auto"/>
        <w:bottom w:val="none" w:sz="0" w:space="0" w:color="auto"/>
        <w:right w:val="none" w:sz="0" w:space="0" w:color="auto"/>
      </w:divBdr>
    </w:div>
    <w:div w:id="2054646552">
      <w:bodyDiv w:val="1"/>
      <w:marLeft w:val="0"/>
      <w:marRight w:val="0"/>
      <w:marTop w:val="0"/>
      <w:marBottom w:val="0"/>
      <w:divBdr>
        <w:top w:val="none" w:sz="0" w:space="0" w:color="auto"/>
        <w:left w:val="none" w:sz="0" w:space="0" w:color="auto"/>
        <w:bottom w:val="none" w:sz="0" w:space="0" w:color="auto"/>
        <w:right w:val="none" w:sz="0" w:space="0" w:color="auto"/>
      </w:divBdr>
    </w:div>
    <w:div w:id="2055035917">
      <w:bodyDiv w:val="1"/>
      <w:marLeft w:val="0"/>
      <w:marRight w:val="0"/>
      <w:marTop w:val="0"/>
      <w:marBottom w:val="0"/>
      <w:divBdr>
        <w:top w:val="none" w:sz="0" w:space="0" w:color="auto"/>
        <w:left w:val="none" w:sz="0" w:space="0" w:color="auto"/>
        <w:bottom w:val="none" w:sz="0" w:space="0" w:color="auto"/>
        <w:right w:val="none" w:sz="0" w:space="0" w:color="auto"/>
      </w:divBdr>
    </w:div>
    <w:div w:id="2055692600">
      <w:bodyDiv w:val="1"/>
      <w:marLeft w:val="0"/>
      <w:marRight w:val="0"/>
      <w:marTop w:val="0"/>
      <w:marBottom w:val="0"/>
      <w:divBdr>
        <w:top w:val="none" w:sz="0" w:space="0" w:color="auto"/>
        <w:left w:val="none" w:sz="0" w:space="0" w:color="auto"/>
        <w:bottom w:val="none" w:sz="0" w:space="0" w:color="auto"/>
        <w:right w:val="none" w:sz="0" w:space="0" w:color="auto"/>
      </w:divBdr>
    </w:div>
    <w:div w:id="2055882190">
      <w:bodyDiv w:val="1"/>
      <w:marLeft w:val="0"/>
      <w:marRight w:val="0"/>
      <w:marTop w:val="0"/>
      <w:marBottom w:val="0"/>
      <w:divBdr>
        <w:top w:val="none" w:sz="0" w:space="0" w:color="auto"/>
        <w:left w:val="none" w:sz="0" w:space="0" w:color="auto"/>
        <w:bottom w:val="none" w:sz="0" w:space="0" w:color="auto"/>
        <w:right w:val="none" w:sz="0" w:space="0" w:color="auto"/>
      </w:divBdr>
    </w:div>
    <w:div w:id="2056392459">
      <w:bodyDiv w:val="1"/>
      <w:marLeft w:val="0"/>
      <w:marRight w:val="0"/>
      <w:marTop w:val="0"/>
      <w:marBottom w:val="0"/>
      <w:divBdr>
        <w:top w:val="none" w:sz="0" w:space="0" w:color="auto"/>
        <w:left w:val="none" w:sz="0" w:space="0" w:color="auto"/>
        <w:bottom w:val="none" w:sz="0" w:space="0" w:color="auto"/>
        <w:right w:val="none" w:sz="0" w:space="0" w:color="auto"/>
      </w:divBdr>
    </w:div>
    <w:div w:id="2057074906">
      <w:bodyDiv w:val="1"/>
      <w:marLeft w:val="0"/>
      <w:marRight w:val="0"/>
      <w:marTop w:val="0"/>
      <w:marBottom w:val="0"/>
      <w:divBdr>
        <w:top w:val="none" w:sz="0" w:space="0" w:color="auto"/>
        <w:left w:val="none" w:sz="0" w:space="0" w:color="auto"/>
        <w:bottom w:val="none" w:sz="0" w:space="0" w:color="auto"/>
        <w:right w:val="none" w:sz="0" w:space="0" w:color="auto"/>
      </w:divBdr>
    </w:div>
    <w:div w:id="2058431824">
      <w:bodyDiv w:val="1"/>
      <w:marLeft w:val="0"/>
      <w:marRight w:val="0"/>
      <w:marTop w:val="0"/>
      <w:marBottom w:val="0"/>
      <w:divBdr>
        <w:top w:val="none" w:sz="0" w:space="0" w:color="auto"/>
        <w:left w:val="none" w:sz="0" w:space="0" w:color="auto"/>
        <w:bottom w:val="none" w:sz="0" w:space="0" w:color="auto"/>
        <w:right w:val="none" w:sz="0" w:space="0" w:color="auto"/>
      </w:divBdr>
    </w:div>
    <w:div w:id="2058967449">
      <w:bodyDiv w:val="1"/>
      <w:marLeft w:val="0"/>
      <w:marRight w:val="0"/>
      <w:marTop w:val="0"/>
      <w:marBottom w:val="0"/>
      <w:divBdr>
        <w:top w:val="none" w:sz="0" w:space="0" w:color="auto"/>
        <w:left w:val="none" w:sz="0" w:space="0" w:color="auto"/>
        <w:bottom w:val="none" w:sz="0" w:space="0" w:color="auto"/>
        <w:right w:val="none" w:sz="0" w:space="0" w:color="auto"/>
      </w:divBdr>
    </w:div>
    <w:div w:id="2060740811">
      <w:bodyDiv w:val="1"/>
      <w:marLeft w:val="0"/>
      <w:marRight w:val="0"/>
      <w:marTop w:val="0"/>
      <w:marBottom w:val="0"/>
      <w:divBdr>
        <w:top w:val="none" w:sz="0" w:space="0" w:color="auto"/>
        <w:left w:val="none" w:sz="0" w:space="0" w:color="auto"/>
        <w:bottom w:val="none" w:sz="0" w:space="0" w:color="auto"/>
        <w:right w:val="none" w:sz="0" w:space="0" w:color="auto"/>
      </w:divBdr>
    </w:div>
    <w:div w:id="2063868805">
      <w:bodyDiv w:val="1"/>
      <w:marLeft w:val="0"/>
      <w:marRight w:val="0"/>
      <w:marTop w:val="0"/>
      <w:marBottom w:val="0"/>
      <w:divBdr>
        <w:top w:val="none" w:sz="0" w:space="0" w:color="auto"/>
        <w:left w:val="none" w:sz="0" w:space="0" w:color="auto"/>
        <w:bottom w:val="none" w:sz="0" w:space="0" w:color="auto"/>
        <w:right w:val="none" w:sz="0" w:space="0" w:color="auto"/>
      </w:divBdr>
    </w:div>
    <w:div w:id="2065905022">
      <w:bodyDiv w:val="1"/>
      <w:marLeft w:val="0"/>
      <w:marRight w:val="0"/>
      <w:marTop w:val="0"/>
      <w:marBottom w:val="0"/>
      <w:divBdr>
        <w:top w:val="none" w:sz="0" w:space="0" w:color="auto"/>
        <w:left w:val="none" w:sz="0" w:space="0" w:color="auto"/>
        <w:bottom w:val="none" w:sz="0" w:space="0" w:color="auto"/>
        <w:right w:val="none" w:sz="0" w:space="0" w:color="auto"/>
      </w:divBdr>
    </w:div>
    <w:div w:id="2067140229">
      <w:bodyDiv w:val="1"/>
      <w:marLeft w:val="0"/>
      <w:marRight w:val="0"/>
      <w:marTop w:val="0"/>
      <w:marBottom w:val="0"/>
      <w:divBdr>
        <w:top w:val="none" w:sz="0" w:space="0" w:color="auto"/>
        <w:left w:val="none" w:sz="0" w:space="0" w:color="auto"/>
        <w:bottom w:val="none" w:sz="0" w:space="0" w:color="auto"/>
        <w:right w:val="none" w:sz="0" w:space="0" w:color="auto"/>
      </w:divBdr>
    </w:div>
    <w:div w:id="2067486235">
      <w:bodyDiv w:val="1"/>
      <w:marLeft w:val="0"/>
      <w:marRight w:val="0"/>
      <w:marTop w:val="0"/>
      <w:marBottom w:val="0"/>
      <w:divBdr>
        <w:top w:val="none" w:sz="0" w:space="0" w:color="auto"/>
        <w:left w:val="none" w:sz="0" w:space="0" w:color="auto"/>
        <w:bottom w:val="none" w:sz="0" w:space="0" w:color="auto"/>
        <w:right w:val="none" w:sz="0" w:space="0" w:color="auto"/>
      </w:divBdr>
    </w:div>
    <w:div w:id="2067947464">
      <w:bodyDiv w:val="1"/>
      <w:marLeft w:val="0"/>
      <w:marRight w:val="0"/>
      <w:marTop w:val="0"/>
      <w:marBottom w:val="0"/>
      <w:divBdr>
        <w:top w:val="none" w:sz="0" w:space="0" w:color="auto"/>
        <w:left w:val="none" w:sz="0" w:space="0" w:color="auto"/>
        <w:bottom w:val="none" w:sz="0" w:space="0" w:color="auto"/>
        <w:right w:val="none" w:sz="0" w:space="0" w:color="auto"/>
      </w:divBdr>
    </w:div>
    <w:div w:id="2067994090">
      <w:bodyDiv w:val="1"/>
      <w:marLeft w:val="0"/>
      <w:marRight w:val="0"/>
      <w:marTop w:val="0"/>
      <w:marBottom w:val="0"/>
      <w:divBdr>
        <w:top w:val="none" w:sz="0" w:space="0" w:color="auto"/>
        <w:left w:val="none" w:sz="0" w:space="0" w:color="auto"/>
        <w:bottom w:val="none" w:sz="0" w:space="0" w:color="auto"/>
        <w:right w:val="none" w:sz="0" w:space="0" w:color="auto"/>
      </w:divBdr>
    </w:div>
    <w:div w:id="2071341716">
      <w:bodyDiv w:val="1"/>
      <w:marLeft w:val="0"/>
      <w:marRight w:val="0"/>
      <w:marTop w:val="0"/>
      <w:marBottom w:val="0"/>
      <w:divBdr>
        <w:top w:val="none" w:sz="0" w:space="0" w:color="auto"/>
        <w:left w:val="none" w:sz="0" w:space="0" w:color="auto"/>
        <w:bottom w:val="none" w:sz="0" w:space="0" w:color="auto"/>
        <w:right w:val="none" w:sz="0" w:space="0" w:color="auto"/>
      </w:divBdr>
    </w:div>
    <w:div w:id="2073691298">
      <w:bodyDiv w:val="1"/>
      <w:marLeft w:val="0"/>
      <w:marRight w:val="0"/>
      <w:marTop w:val="0"/>
      <w:marBottom w:val="0"/>
      <w:divBdr>
        <w:top w:val="none" w:sz="0" w:space="0" w:color="auto"/>
        <w:left w:val="none" w:sz="0" w:space="0" w:color="auto"/>
        <w:bottom w:val="none" w:sz="0" w:space="0" w:color="auto"/>
        <w:right w:val="none" w:sz="0" w:space="0" w:color="auto"/>
      </w:divBdr>
    </w:div>
    <w:div w:id="2074110699">
      <w:bodyDiv w:val="1"/>
      <w:marLeft w:val="0"/>
      <w:marRight w:val="0"/>
      <w:marTop w:val="0"/>
      <w:marBottom w:val="0"/>
      <w:divBdr>
        <w:top w:val="none" w:sz="0" w:space="0" w:color="auto"/>
        <w:left w:val="none" w:sz="0" w:space="0" w:color="auto"/>
        <w:bottom w:val="none" w:sz="0" w:space="0" w:color="auto"/>
        <w:right w:val="none" w:sz="0" w:space="0" w:color="auto"/>
      </w:divBdr>
    </w:div>
    <w:div w:id="2075665682">
      <w:bodyDiv w:val="1"/>
      <w:marLeft w:val="0"/>
      <w:marRight w:val="0"/>
      <w:marTop w:val="0"/>
      <w:marBottom w:val="0"/>
      <w:divBdr>
        <w:top w:val="none" w:sz="0" w:space="0" w:color="auto"/>
        <w:left w:val="none" w:sz="0" w:space="0" w:color="auto"/>
        <w:bottom w:val="none" w:sz="0" w:space="0" w:color="auto"/>
        <w:right w:val="none" w:sz="0" w:space="0" w:color="auto"/>
      </w:divBdr>
    </w:div>
    <w:div w:id="2076077036">
      <w:bodyDiv w:val="1"/>
      <w:marLeft w:val="0"/>
      <w:marRight w:val="0"/>
      <w:marTop w:val="0"/>
      <w:marBottom w:val="0"/>
      <w:divBdr>
        <w:top w:val="none" w:sz="0" w:space="0" w:color="auto"/>
        <w:left w:val="none" w:sz="0" w:space="0" w:color="auto"/>
        <w:bottom w:val="none" w:sz="0" w:space="0" w:color="auto"/>
        <w:right w:val="none" w:sz="0" w:space="0" w:color="auto"/>
      </w:divBdr>
    </w:div>
    <w:div w:id="2078475109">
      <w:bodyDiv w:val="1"/>
      <w:marLeft w:val="0"/>
      <w:marRight w:val="0"/>
      <w:marTop w:val="0"/>
      <w:marBottom w:val="0"/>
      <w:divBdr>
        <w:top w:val="none" w:sz="0" w:space="0" w:color="auto"/>
        <w:left w:val="none" w:sz="0" w:space="0" w:color="auto"/>
        <w:bottom w:val="none" w:sz="0" w:space="0" w:color="auto"/>
        <w:right w:val="none" w:sz="0" w:space="0" w:color="auto"/>
      </w:divBdr>
    </w:div>
    <w:div w:id="2079327086">
      <w:bodyDiv w:val="1"/>
      <w:marLeft w:val="0"/>
      <w:marRight w:val="0"/>
      <w:marTop w:val="0"/>
      <w:marBottom w:val="0"/>
      <w:divBdr>
        <w:top w:val="none" w:sz="0" w:space="0" w:color="auto"/>
        <w:left w:val="none" w:sz="0" w:space="0" w:color="auto"/>
        <w:bottom w:val="none" w:sz="0" w:space="0" w:color="auto"/>
        <w:right w:val="none" w:sz="0" w:space="0" w:color="auto"/>
      </w:divBdr>
    </w:div>
    <w:div w:id="2080058867">
      <w:bodyDiv w:val="1"/>
      <w:marLeft w:val="0"/>
      <w:marRight w:val="0"/>
      <w:marTop w:val="0"/>
      <w:marBottom w:val="0"/>
      <w:divBdr>
        <w:top w:val="none" w:sz="0" w:space="0" w:color="auto"/>
        <w:left w:val="none" w:sz="0" w:space="0" w:color="auto"/>
        <w:bottom w:val="none" w:sz="0" w:space="0" w:color="auto"/>
        <w:right w:val="none" w:sz="0" w:space="0" w:color="auto"/>
      </w:divBdr>
    </w:div>
    <w:div w:id="2082173260">
      <w:bodyDiv w:val="1"/>
      <w:marLeft w:val="0"/>
      <w:marRight w:val="0"/>
      <w:marTop w:val="0"/>
      <w:marBottom w:val="0"/>
      <w:divBdr>
        <w:top w:val="none" w:sz="0" w:space="0" w:color="auto"/>
        <w:left w:val="none" w:sz="0" w:space="0" w:color="auto"/>
        <w:bottom w:val="none" w:sz="0" w:space="0" w:color="auto"/>
        <w:right w:val="none" w:sz="0" w:space="0" w:color="auto"/>
      </w:divBdr>
    </w:div>
    <w:div w:id="2087258951">
      <w:bodyDiv w:val="1"/>
      <w:marLeft w:val="0"/>
      <w:marRight w:val="0"/>
      <w:marTop w:val="0"/>
      <w:marBottom w:val="0"/>
      <w:divBdr>
        <w:top w:val="none" w:sz="0" w:space="0" w:color="auto"/>
        <w:left w:val="none" w:sz="0" w:space="0" w:color="auto"/>
        <w:bottom w:val="none" w:sz="0" w:space="0" w:color="auto"/>
        <w:right w:val="none" w:sz="0" w:space="0" w:color="auto"/>
      </w:divBdr>
    </w:div>
    <w:div w:id="2088501351">
      <w:bodyDiv w:val="1"/>
      <w:marLeft w:val="0"/>
      <w:marRight w:val="0"/>
      <w:marTop w:val="0"/>
      <w:marBottom w:val="0"/>
      <w:divBdr>
        <w:top w:val="none" w:sz="0" w:space="0" w:color="auto"/>
        <w:left w:val="none" w:sz="0" w:space="0" w:color="auto"/>
        <w:bottom w:val="none" w:sz="0" w:space="0" w:color="auto"/>
        <w:right w:val="none" w:sz="0" w:space="0" w:color="auto"/>
      </w:divBdr>
    </w:div>
    <w:div w:id="2088991772">
      <w:bodyDiv w:val="1"/>
      <w:marLeft w:val="0"/>
      <w:marRight w:val="0"/>
      <w:marTop w:val="0"/>
      <w:marBottom w:val="0"/>
      <w:divBdr>
        <w:top w:val="none" w:sz="0" w:space="0" w:color="auto"/>
        <w:left w:val="none" w:sz="0" w:space="0" w:color="auto"/>
        <w:bottom w:val="none" w:sz="0" w:space="0" w:color="auto"/>
        <w:right w:val="none" w:sz="0" w:space="0" w:color="auto"/>
      </w:divBdr>
    </w:div>
    <w:div w:id="2089032326">
      <w:bodyDiv w:val="1"/>
      <w:marLeft w:val="0"/>
      <w:marRight w:val="0"/>
      <w:marTop w:val="0"/>
      <w:marBottom w:val="0"/>
      <w:divBdr>
        <w:top w:val="none" w:sz="0" w:space="0" w:color="auto"/>
        <w:left w:val="none" w:sz="0" w:space="0" w:color="auto"/>
        <w:bottom w:val="none" w:sz="0" w:space="0" w:color="auto"/>
        <w:right w:val="none" w:sz="0" w:space="0" w:color="auto"/>
      </w:divBdr>
    </w:div>
    <w:div w:id="2091660835">
      <w:bodyDiv w:val="1"/>
      <w:marLeft w:val="0"/>
      <w:marRight w:val="0"/>
      <w:marTop w:val="0"/>
      <w:marBottom w:val="0"/>
      <w:divBdr>
        <w:top w:val="none" w:sz="0" w:space="0" w:color="auto"/>
        <w:left w:val="none" w:sz="0" w:space="0" w:color="auto"/>
        <w:bottom w:val="none" w:sz="0" w:space="0" w:color="auto"/>
        <w:right w:val="none" w:sz="0" w:space="0" w:color="auto"/>
      </w:divBdr>
    </w:div>
    <w:div w:id="2092777659">
      <w:bodyDiv w:val="1"/>
      <w:marLeft w:val="0"/>
      <w:marRight w:val="0"/>
      <w:marTop w:val="0"/>
      <w:marBottom w:val="0"/>
      <w:divBdr>
        <w:top w:val="none" w:sz="0" w:space="0" w:color="auto"/>
        <w:left w:val="none" w:sz="0" w:space="0" w:color="auto"/>
        <w:bottom w:val="none" w:sz="0" w:space="0" w:color="auto"/>
        <w:right w:val="none" w:sz="0" w:space="0" w:color="auto"/>
      </w:divBdr>
    </w:div>
    <w:div w:id="2095008621">
      <w:bodyDiv w:val="1"/>
      <w:marLeft w:val="0"/>
      <w:marRight w:val="0"/>
      <w:marTop w:val="0"/>
      <w:marBottom w:val="0"/>
      <w:divBdr>
        <w:top w:val="none" w:sz="0" w:space="0" w:color="auto"/>
        <w:left w:val="none" w:sz="0" w:space="0" w:color="auto"/>
        <w:bottom w:val="none" w:sz="0" w:space="0" w:color="auto"/>
        <w:right w:val="none" w:sz="0" w:space="0" w:color="auto"/>
      </w:divBdr>
    </w:div>
    <w:div w:id="2095199293">
      <w:bodyDiv w:val="1"/>
      <w:marLeft w:val="0"/>
      <w:marRight w:val="0"/>
      <w:marTop w:val="0"/>
      <w:marBottom w:val="0"/>
      <w:divBdr>
        <w:top w:val="none" w:sz="0" w:space="0" w:color="auto"/>
        <w:left w:val="none" w:sz="0" w:space="0" w:color="auto"/>
        <w:bottom w:val="none" w:sz="0" w:space="0" w:color="auto"/>
        <w:right w:val="none" w:sz="0" w:space="0" w:color="auto"/>
      </w:divBdr>
    </w:div>
    <w:div w:id="2095516307">
      <w:bodyDiv w:val="1"/>
      <w:marLeft w:val="0"/>
      <w:marRight w:val="0"/>
      <w:marTop w:val="0"/>
      <w:marBottom w:val="0"/>
      <w:divBdr>
        <w:top w:val="none" w:sz="0" w:space="0" w:color="auto"/>
        <w:left w:val="none" w:sz="0" w:space="0" w:color="auto"/>
        <w:bottom w:val="none" w:sz="0" w:space="0" w:color="auto"/>
        <w:right w:val="none" w:sz="0" w:space="0" w:color="auto"/>
      </w:divBdr>
    </w:div>
    <w:div w:id="2098864904">
      <w:bodyDiv w:val="1"/>
      <w:marLeft w:val="0"/>
      <w:marRight w:val="0"/>
      <w:marTop w:val="0"/>
      <w:marBottom w:val="0"/>
      <w:divBdr>
        <w:top w:val="none" w:sz="0" w:space="0" w:color="auto"/>
        <w:left w:val="none" w:sz="0" w:space="0" w:color="auto"/>
        <w:bottom w:val="none" w:sz="0" w:space="0" w:color="auto"/>
        <w:right w:val="none" w:sz="0" w:space="0" w:color="auto"/>
      </w:divBdr>
    </w:div>
    <w:div w:id="2100326672">
      <w:bodyDiv w:val="1"/>
      <w:marLeft w:val="0"/>
      <w:marRight w:val="0"/>
      <w:marTop w:val="0"/>
      <w:marBottom w:val="0"/>
      <w:divBdr>
        <w:top w:val="none" w:sz="0" w:space="0" w:color="auto"/>
        <w:left w:val="none" w:sz="0" w:space="0" w:color="auto"/>
        <w:bottom w:val="none" w:sz="0" w:space="0" w:color="auto"/>
        <w:right w:val="none" w:sz="0" w:space="0" w:color="auto"/>
      </w:divBdr>
    </w:div>
    <w:div w:id="2100825885">
      <w:bodyDiv w:val="1"/>
      <w:marLeft w:val="0"/>
      <w:marRight w:val="0"/>
      <w:marTop w:val="0"/>
      <w:marBottom w:val="0"/>
      <w:divBdr>
        <w:top w:val="none" w:sz="0" w:space="0" w:color="auto"/>
        <w:left w:val="none" w:sz="0" w:space="0" w:color="auto"/>
        <w:bottom w:val="none" w:sz="0" w:space="0" w:color="auto"/>
        <w:right w:val="none" w:sz="0" w:space="0" w:color="auto"/>
      </w:divBdr>
    </w:div>
    <w:div w:id="2101900348">
      <w:bodyDiv w:val="1"/>
      <w:marLeft w:val="0"/>
      <w:marRight w:val="0"/>
      <w:marTop w:val="0"/>
      <w:marBottom w:val="0"/>
      <w:divBdr>
        <w:top w:val="none" w:sz="0" w:space="0" w:color="auto"/>
        <w:left w:val="none" w:sz="0" w:space="0" w:color="auto"/>
        <w:bottom w:val="none" w:sz="0" w:space="0" w:color="auto"/>
        <w:right w:val="none" w:sz="0" w:space="0" w:color="auto"/>
      </w:divBdr>
    </w:div>
    <w:div w:id="2103791322">
      <w:bodyDiv w:val="1"/>
      <w:marLeft w:val="0"/>
      <w:marRight w:val="0"/>
      <w:marTop w:val="0"/>
      <w:marBottom w:val="0"/>
      <w:divBdr>
        <w:top w:val="none" w:sz="0" w:space="0" w:color="auto"/>
        <w:left w:val="none" w:sz="0" w:space="0" w:color="auto"/>
        <w:bottom w:val="none" w:sz="0" w:space="0" w:color="auto"/>
        <w:right w:val="none" w:sz="0" w:space="0" w:color="auto"/>
      </w:divBdr>
    </w:div>
    <w:div w:id="2105300741">
      <w:bodyDiv w:val="1"/>
      <w:marLeft w:val="0"/>
      <w:marRight w:val="0"/>
      <w:marTop w:val="0"/>
      <w:marBottom w:val="0"/>
      <w:divBdr>
        <w:top w:val="none" w:sz="0" w:space="0" w:color="auto"/>
        <w:left w:val="none" w:sz="0" w:space="0" w:color="auto"/>
        <w:bottom w:val="none" w:sz="0" w:space="0" w:color="auto"/>
        <w:right w:val="none" w:sz="0" w:space="0" w:color="auto"/>
      </w:divBdr>
    </w:div>
    <w:div w:id="2106802057">
      <w:bodyDiv w:val="1"/>
      <w:marLeft w:val="0"/>
      <w:marRight w:val="0"/>
      <w:marTop w:val="0"/>
      <w:marBottom w:val="0"/>
      <w:divBdr>
        <w:top w:val="none" w:sz="0" w:space="0" w:color="auto"/>
        <w:left w:val="none" w:sz="0" w:space="0" w:color="auto"/>
        <w:bottom w:val="none" w:sz="0" w:space="0" w:color="auto"/>
        <w:right w:val="none" w:sz="0" w:space="0" w:color="auto"/>
      </w:divBdr>
    </w:div>
    <w:div w:id="2107533253">
      <w:bodyDiv w:val="1"/>
      <w:marLeft w:val="0"/>
      <w:marRight w:val="0"/>
      <w:marTop w:val="0"/>
      <w:marBottom w:val="0"/>
      <w:divBdr>
        <w:top w:val="none" w:sz="0" w:space="0" w:color="auto"/>
        <w:left w:val="none" w:sz="0" w:space="0" w:color="auto"/>
        <w:bottom w:val="none" w:sz="0" w:space="0" w:color="auto"/>
        <w:right w:val="none" w:sz="0" w:space="0" w:color="auto"/>
      </w:divBdr>
    </w:div>
    <w:div w:id="2111732384">
      <w:bodyDiv w:val="1"/>
      <w:marLeft w:val="0"/>
      <w:marRight w:val="0"/>
      <w:marTop w:val="0"/>
      <w:marBottom w:val="0"/>
      <w:divBdr>
        <w:top w:val="none" w:sz="0" w:space="0" w:color="auto"/>
        <w:left w:val="none" w:sz="0" w:space="0" w:color="auto"/>
        <w:bottom w:val="none" w:sz="0" w:space="0" w:color="auto"/>
        <w:right w:val="none" w:sz="0" w:space="0" w:color="auto"/>
      </w:divBdr>
    </w:div>
    <w:div w:id="2113428512">
      <w:bodyDiv w:val="1"/>
      <w:marLeft w:val="0"/>
      <w:marRight w:val="0"/>
      <w:marTop w:val="0"/>
      <w:marBottom w:val="0"/>
      <w:divBdr>
        <w:top w:val="none" w:sz="0" w:space="0" w:color="auto"/>
        <w:left w:val="none" w:sz="0" w:space="0" w:color="auto"/>
        <w:bottom w:val="none" w:sz="0" w:space="0" w:color="auto"/>
        <w:right w:val="none" w:sz="0" w:space="0" w:color="auto"/>
      </w:divBdr>
    </w:div>
    <w:div w:id="2113932881">
      <w:bodyDiv w:val="1"/>
      <w:marLeft w:val="0"/>
      <w:marRight w:val="0"/>
      <w:marTop w:val="0"/>
      <w:marBottom w:val="0"/>
      <w:divBdr>
        <w:top w:val="none" w:sz="0" w:space="0" w:color="auto"/>
        <w:left w:val="none" w:sz="0" w:space="0" w:color="auto"/>
        <w:bottom w:val="none" w:sz="0" w:space="0" w:color="auto"/>
        <w:right w:val="none" w:sz="0" w:space="0" w:color="auto"/>
      </w:divBdr>
    </w:div>
    <w:div w:id="2114667224">
      <w:bodyDiv w:val="1"/>
      <w:marLeft w:val="0"/>
      <w:marRight w:val="0"/>
      <w:marTop w:val="0"/>
      <w:marBottom w:val="0"/>
      <w:divBdr>
        <w:top w:val="none" w:sz="0" w:space="0" w:color="auto"/>
        <w:left w:val="none" w:sz="0" w:space="0" w:color="auto"/>
        <w:bottom w:val="none" w:sz="0" w:space="0" w:color="auto"/>
        <w:right w:val="none" w:sz="0" w:space="0" w:color="auto"/>
      </w:divBdr>
    </w:div>
    <w:div w:id="2115904467">
      <w:bodyDiv w:val="1"/>
      <w:marLeft w:val="0"/>
      <w:marRight w:val="0"/>
      <w:marTop w:val="0"/>
      <w:marBottom w:val="0"/>
      <w:divBdr>
        <w:top w:val="none" w:sz="0" w:space="0" w:color="auto"/>
        <w:left w:val="none" w:sz="0" w:space="0" w:color="auto"/>
        <w:bottom w:val="none" w:sz="0" w:space="0" w:color="auto"/>
        <w:right w:val="none" w:sz="0" w:space="0" w:color="auto"/>
      </w:divBdr>
    </w:div>
    <w:div w:id="2116056925">
      <w:bodyDiv w:val="1"/>
      <w:marLeft w:val="0"/>
      <w:marRight w:val="0"/>
      <w:marTop w:val="0"/>
      <w:marBottom w:val="0"/>
      <w:divBdr>
        <w:top w:val="none" w:sz="0" w:space="0" w:color="auto"/>
        <w:left w:val="none" w:sz="0" w:space="0" w:color="auto"/>
        <w:bottom w:val="none" w:sz="0" w:space="0" w:color="auto"/>
        <w:right w:val="none" w:sz="0" w:space="0" w:color="auto"/>
      </w:divBdr>
    </w:div>
    <w:div w:id="2117215666">
      <w:bodyDiv w:val="1"/>
      <w:marLeft w:val="0"/>
      <w:marRight w:val="0"/>
      <w:marTop w:val="0"/>
      <w:marBottom w:val="0"/>
      <w:divBdr>
        <w:top w:val="none" w:sz="0" w:space="0" w:color="auto"/>
        <w:left w:val="none" w:sz="0" w:space="0" w:color="auto"/>
        <w:bottom w:val="none" w:sz="0" w:space="0" w:color="auto"/>
        <w:right w:val="none" w:sz="0" w:space="0" w:color="auto"/>
      </w:divBdr>
    </w:div>
    <w:div w:id="2118282638">
      <w:bodyDiv w:val="1"/>
      <w:marLeft w:val="0"/>
      <w:marRight w:val="0"/>
      <w:marTop w:val="0"/>
      <w:marBottom w:val="0"/>
      <w:divBdr>
        <w:top w:val="none" w:sz="0" w:space="0" w:color="auto"/>
        <w:left w:val="none" w:sz="0" w:space="0" w:color="auto"/>
        <w:bottom w:val="none" w:sz="0" w:space="0" w:color="auto"/>
        <w:right w:val="none" w:sz="0" w:space="0" w:color="auto"/>
      </w:divBdr>
    </w:div>
    <w:div w:id="2119444478">
      <w:bodyDiv w:val="1"/>
      <w:marLeft w:val="0"/>
      <w:marRight w:val="0"/>
      <w:marTop w:val="0"/>
      <w:marBottom w:val="0"/>
      <w:divBdr>
        <w:top w:val="none" w:sz="0" w:space="0" w:color="auto"/>
        <w:left w:val="none" w:sz="0" w:space="0" w:color="auto"/>
        <w:bottom w:val="none" w:sz="0" w:space="0" w:color="auto"/>
        <w:right w:val="none" w:sz="0" w:space="0" w:color="auto"/>
      </w:divBdr>
      <w:divsChild>
        <w:div w:id="1998070416">
          <w:marLeft w:val="0"/>
          <w:marRight w:val="0"/>
          <w:marTop w:val="0"/>
          <w:marBottom w:val="0"/>
          <w:divBdr>
            <w:top w:val="none" w:sz="0" w:space="0" w:color="auto"/>
            <w:left w:val="none" w:sz="0" w:space="0" w:color="auto"/>
            <w:bottom w:val="none" w:sz="0" w:space="0" w:color="auto"/>
            <w:right w:val="none" w:sz="0" w:space="0" w:color="auto"/>
          </w:divBdr>
          <w:divsChild>
            <w:div w:id="1265848395">
              <w:marLeft w:val="0"/>
              <w:marRight w:val="0"/>
              <w:marTop w:val="0"/>
              <w:marBottom w:val="0"/>
              <w:divBdr>
                <w:top w:val="none" w:sz="0" w:space="0" w:color="auto"/>
                <w:left w:val="none" w:sz="0" w:space="0" w:color="auto"/>
                <w:bottom w:val="none" w:sz="0" w:space="0" w:color="auto"/>
                <w:right w:val="none" w:sz="0" w:space="0" w:color="auto"/>
              </w:divBdr>
              <w:divsChild>
                <w:div w:id="159863685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22912858">
      <w:bodyDiv w:val="1"/>
      <w:marLeft w:val="0"/>
      <w:marRight w:val="0"/>
      <w:marTop w:val="0"/>
      <w:marBottom w:val="0"/>
      <w:divBdr>
        <w:top w:val="none" w:sz="0" w:space="0" w:color="auto"/>
        <w:left w:val="none" w:sz="0" w:space="0" w:color="auto"/>
        <w:bottom w:val="none" w:sz="0" w:space="0" w:color="auto"/>
        <w:right w:val="none" w:sz="0" w:space="0" w:color="auto"/>
      </w:divBdr>
    </w:div>
    <w:div w:id="2123574384">
      <w:bodyDiv w:val="1"/>
      <w:marLeft w:val="0"/>
      <w:marRight w:val="0"/>
      <w:marTop w:val="0"/>
      <w:marBottom w:val="0"/>
      <w:divBdr>
        <w:top w:val="none" w:sz="0" w:space="0" w:color="auto"/>
        <w:left w:val="none" w:sz="0" w:space="0" w:color="auto"/>
        <w:bottom w:val="none" w:sz="0" w:space="0" w:color="auto"/>
        <w:right w:val="none" w:sz="0" w:space="0" w:color="auto"/>
      </w:divBdr>
    </w:div>
    <w:div w:id="2126465812">
      <w:bodyDiv w:val="1"/>
      <w:marLeft w:val="0"/>
      <w:marRight w:val="0"/>
      <w:marTop w:val="0"/>
      <w:marBottom w:val="0"/>
      <w:divBdr>
        <w:top w:val="none" w:sz="0" w:space="0" w:color="auto"/>
        <w:left w:val="none" w:sz="0" w:space="0" w:color="auto"/>
        <w:bottom w:val="none" w:sz="0" w:space="0" w:color="auto"/>
        <w:right w:val="none" w:sz="0" w:space="0" w:color="auto"/>
      </w:divBdr>
    </w:div>
    <w:div w:id="2126607720">
      <w:bodyDiv w:val="1"/>
      <w:marLeft w:val="0"/>
      <w:marRight w:val="0"/>
      <w:marTop w:val="0"/>
      <w:marBottom w:val="0"/>
      <w:divBdr>
        <w:top w:val="none" w:sz="0" w:space="0" w:color="auto"/>
        <w:left w:val="none" w:sz="0" w:space="0" w:color="auto"/>
        <w:bottom w:val="none" w:sz="0" w:space="0" w:color="auto"/>
        <w:right w:val="none" w:sz="0" w:space="0" w:color="auto"/>
      </w:divBdr>
    </w:div>
    <w:div w:id="2126733969">
      <w:bodyDiv w:val="1"/>
      <w:marLeft w:val="0"/>
      <w:marRight w:val="0"/>
      <w:marTop w:val="0"/>
      <w:marBottom w:val="0"/>
      <w:divBdr>
        <w:top w:val="none" w:sz="0" w:space="0" w:color="auto"/>
        <w:left w:val="none" w:sz="0" w:space="0" w:color="auto"/>
        <w:bottom w:val="none" w:sz="0" w:space="0" w:color="auto"/>
        <w:right w:val="none" w:sz="0" w:space="0" w:color="auto"/>
      </w:divBdr>
    </w:div>
    <w:div w:id="2128815123">
      <w:bodyDiv w:val="1"/>
      <w:marLeft w:val="0"/>
      <w:marRight w:val="0"/>
      <w:marTop w:val="0"/>
      <w:marBottom w:val="0"/>
      <w:divBdr>
        <w:top w:val="none" w:sz="0" w:space="0" w:color="auto"/>
        <w:left w:val="none" w:sz="0" w:space="0" w:color="auto"/>
        <w:bottom w:val="none" w:sz="0" w:space="0" w:color="auto"/>
        <w:right w:val="none" w:sz="0" w:space="0" w:color="auto"/>
      </w:divBdr>
    </w:div>
    <w:div w:id="2129011863">
      <w:bodyDiv w:val="1"/>
      <w:marLeft w:val="0"/>
      <w:marRight w:val="0"/>
      <w:marTop w:val="0"/>
      <w:marBottom w:val="0"/>
      <w:divBdr>
        <w:top w:val="none" w:sz="0" w:space="0" w:color="auto"/>
        <w:left w:val="none" w:sz="0" w:space="0" w:color="auto"/>
        <w:bottom w:val="none" w:sz="0" w:space="0" w:color="auto"/>
        <w:right w:val="none" w:sz="0" w:space="0" w:color="auto"/>
      </w:divBdr>
    </w:div>
    <w:div w:id="2129081985">
      <w:bodyDiv w:val="1"/>
      <w:marLeft w:val="0"/>
      <w:marRight w:val="0"/>
      <w:marTop w:val="0"/>
      <w:marBottom w:val="0"/>
      <w:divBdr>
        <w:top w:val="none" w:sz="0" w:space="0" w:color="auto"/>
        <w:left w:val="none" w:sz="0" w:space="0" w:color="auto"/>
        <w:bottom w:val="none" w:sz="0" w:space="0" w:color="auto"/>
        <w:right w:val="none" w:sz="0" w:space="0" w:color="auto"/>
      </w:divBdr>
    </w:div>
    <w:div w:id="2130977533">
      <w:bodyDiv w:val="1"/>
      <w:marLeft w:val="0"/>
      <w:marRight w:val="0"/>
      <w:marTop w:val="0"/>
      <w:marBottom w:val="0"/>
      <w:divBdr>
        <w:top w:val="none" w:sz="0" w:space="0" w:color="auto"/>
        <w:left w:val="none" w:sz="0" w:space="0" w:color="auto"/>
        <w:bottom w:val="none" w:sz="0" w:space="0" w:color="auto"/>
        <w:right w:val="none" w:sz="0" w:space="0" w:color="auto"/>
      </w:divBdr>
    </w:div>
    <w:div w:id="2133357637">
      <w:bodyDiv w:val="1"/>
      <w:marLeft w:val="0"/>
      <w:marRight w:val="0"/>
      <w:marTop w:val="0"/>
      <w:marBottom w:val="0"/>
      <w:divBdr>
        <w:top w:val="none" w:sz="0" w:space="0" w:color="auto"/>
        <w:left w:val="none" w:sz="0" w:space="0" w:color="auto"/>
        <w:bottom w:val="none" w:sz="0" w:space="0" w:color="auto"/>
        <w:right w:val="none" w:sz="0" w:space="0" w:color="auto"/>
      </w:divBdr>
    </w:div>
    <w:div w:id="2134862450">
      <w:bodyDiv w:val="1"/>
      <w:marLeft w:val="0"/>
      <w:marRight w:val="0"/>
      <w:marTop w:val="0"/>
      <w:marBottom w:val="0"/>
      <w:divBdr>
        <w:top w:val="none" w:sz="0" w:space="0" w:color="auto"/>
        <w:left w:val="none" w:sz="0" w:space="0" w:color="auto"/>
        <w:bottom w:val="none" w:sz="0" w:space="0" w:color="auto"/>
        <w:right w:val="none" w:sz="0" w:space="0" w:color="auto"/>
      </w:divBdr>
    </w:div>
    <w:div w:id="2139177088">
      <w:bodyDiv w:val="1"/>
      <w:marLeft w:val="0"/>
      <w:marRight w:val="0"/>
      <w:marTop w:val="0"/>
      <w:marBottom w:val="0"/>
      <w:divBdr>
        <w:top w:val="none" w:sz="0" w:space="0" w:color="auto"/>
        <w:left w:val="none" w:sz="0" w:space="0" w:color="auto"/>
        <w:bottom w:val="none" w:sz="0" w:space="0" w:color="auto"/>
        <w:right w:val="none" w:sz="0" w:space="0" w:color="auto"/>
      </w:divBdr>
    </w:div>
    <w:div w:id="2140295597">
      <w:bodyDiv w:val="1"/>
      <w:marLeft w:val="0"/>
      <w:marRight w:val="0"/>
      <w:marTop w:val="0"/>
      <w:marBottom w:val="0"/>
      <w:divBdr>
        <w:top w:val="none" w:sz="0" w:space="0" w:color="auto"/>
        <w:left w:val="none" w:sz="0" w:space="0" w:color="auto"/>
        <w:bottom w:val="none" w:sz="0" w:space="0" w:color="auto"/>
        <w:right w:val="none" w:sz="0" w:space="0" w:color="auto"/>
      </w:divBdr>
    </w:div>
    <w:div w:id="2141410562">
      <w:bodyDiv w:val="1"/>
      <w:marLeft w:val="0"/>
      <w:marRight w:val="0"/>
      <w:marTop w:val="0"/>
      <w:marBottom w:val="0"/>
      <w:divBdr>
        <w:top w:val="none" w:sz="0" w:space="0" w:color="auto"/>
        <w:left w:val="none" w:sz="0" w:space="0" w:color="auto"/>
        <w:bottom w:val="none" w:sz="0" w:space="0" w:color="auto"/>
        <w:right w:val="none" w:sz="0" w:space="0" w:color="auto"/>
      </w:divBdr>
    </w:div>
    <w:div w:id="2141919614">
      <w:bodyDiv w:val="1"/>
      <w:marLeft w:val="0"/>
      <w:marRight w:val="0"/>
      <w:marTop w:val="0"/>
      <w:marBottom w:val="0"/>
      <w:divBdr>
        <w:top w:val="none" w:sz="0" w:space="0" w:color="auto"/>
        <w:left w:val="none" w:sz="0" w:space="0" w:color="auto"/>
        <w:bottom w:val="none" w:sz="0" w:space="0" w:color="auto"/>
        <w:right w:val="none" w:sz="0" w:space="0" w:color="auto"/>
      </w:divBdr>
    </w:div>
    <w:div w:id="2142141712">
      <w:bodyDiv w:val="1"/>
      <w:marLeft w:val="0"/>
      <w:marRight w:val="0"/>
      <w:marTop w:val="0"/>
      <w:marBottom w:val="0"/>
      <w:divBdr>
        <w:top w:val="none" w:sz="0" w:space="0" w:color="auto"/>
        <w:left w:val="none" w:sz="0" w:space="0" w:color="auto"/>
        <w:bottom w:val="none" w:sz="0" w:space="0" w:color="auto"/>
        <w:right w:val="none" w:sz="0" w:space="0" w:color="auto"/>
      </w:divBdr>
    </w:div>
    <w:div w:id="2142533926">
      <w:bodyDiv w:val="1"/>
      <w:marLeft w:val="0"/>
      <w:marRight w:val="0"/>
      <w:marTop w:val="0"/>
      <w:marBottom w:val="0"/>
      <w:divBdr>
        <w:top w:val="none" w:sz="0" w:space="0" w:color="auto"/>
        <w:left w:val="none" w:sz="0" w:space="0" w:color="auto"/>
        <w:bottom w:val="none" w:sz="0" w:space="0" w:color="auto"/>
        <w:right w:val="none" w:sz="0" w:space="0" w:color="auto"/>
      </w:divBdr>
    </w:div>
    <w:div w:id="2145273695">
      <w:bodyDiv w:val="1"/>
      <w:marLeft w:val="0"/>
      <w:marRight w:val="0"/>
      <w:marTop w:val="0"/>
      <w:marBottom w:val="0"/>
      <w:divBdr>
        <w:top w:val="none" w:sz="0" w:space="0" w:color="auto"/>
        <w:left w:val="none" w:sz="0" w:space="0" w:color="auto"/>
        <w:bottom w:val="none" w:sz="0" w:space="0" w:color="auto"/>
        <w:right w:val="none" w:sz="0" w:space="0" w:color="auto"/>
      </w:divBdr>
    </w:div>
    <w:div w:id="2145732685">
      <w:bodyDiv w:val="1"/>
      <w:marLeft w:val="0"/>
      <w:marRight w:val="0"/>
      <w:marTop w:val="0"/>
      <w:marBottom w:val="0"/>
      <w:divBdr>
        <w:top w:val="none" w:sz="0" w:space="0" w:color="auto"/>
        <w:left w:val="none" w:sz="0" w:space="0" w:color="auto"/>
        <w:bottom w:val="none" w:sz="0" w:space="0" w:color="auto"/>
        <w:right w:val="none" w:sz="0" w:space="0" w:color="auto"/>
      </w:divBdr>
    </w:div>
    <w:div w:id="2145735372">
      <w:bodyDiv w:val="1"/>
      <w:marLeft w:val="0"/>
      <w:marRight w:val="0"/>
      <w:marTop w:val="0"/>
      <w:marBottom w:val="0"/>
      <w:divBdr>
        <w:top w:val="none" w:sz="0" w:space="0" w:color="auto"/>
        <w:left w:val="none" w:sz="0" w:space="0" w:color="auto"/>
        <w:bottom w:val="none" w:sz="0" w:space="0" w:color="auto"/>
        <w:right w:val="none" w:sz="0" w:space="0" w:color="auto"/>
      </w:divBdr>
    </w:div>
    <w:div w:id="2146970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5.xml"/><Relationship Id="rId39" Type="http://schemas.openxmlformats.org/officeDocument/2006/relationships/glossaryDocument" Target="glossary/document.xml"/><Relationship Id="rId21" Type="http://schemas.openxmlformats.org/officeDocument/2006/relationships/image" Target="media/image4.png"/><Relationship Id="rId34" Type="http://schemas.openxmlformats.org/officeDocument/2006/relationships/image" Target="media/image15.jpe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4.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eader" Target="header7.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yperlink" Target="https://www.nngroup.com/articles/design-systems-vs-style-guides/" TargetMode="External"/><Relationship Id="rId28" Type="http://schemas.openxmlformats.org/officeDocument/2006/relationships/image" Target="media/image9.png"/><Relationship Id="rId36" Type="http://schemas.openxmlformats.org/officeDocument/2006/relationships/header" Target="header6.xml"/><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settings" Target="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3.w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0A6D67219DD45798CE0B5DCBF576E46"/>
        <w:category>
          <w:name w:val="Allgemein"/>
          <w:gallery w:val="placeholder"/>
        </w:category>
        <w:types>
          <w:type w:val="bbPlcHdr"/>
        </w:types>
        <w:behaviors>
          <w:behavior w:val="content"/>
        </w:behaviors>
        <w:guid w:val="{AAE94E9F-E105-4AC5-B9D1-E7B6B979CC03}"/>
      </w:docPartPr>
      <w:docPartBody>
        <w:p w:rsidR="009F796A" w:rsidRDefault="001E30AA">
          <w:r w:rsidRPr="00270E71">
            <w:rPr>
              <w:rStyle w:val="Platzhaltertext"/>
            </w:rPr>
            <w:t>[Titel]</w:t>
          </w:r>
        </w:p>
      </w:docPartBody>
    </w:docPart>
    <w:docPart>
      <w:docPartPr>
        <w:name w:val="82D4584056EC4E87B710D630BCF98772"/>
        <w:category>
          <w:name w:val="Allgemein"/>
          <w:gallery w:val="placeholder"/>
        </w:category>
        <w:types>
          <w:type w:val="bbPlcHdr"/>
        </w:types>
        <w:behaviors>
          <w:behavior w:val="content"/>
        </w:behaviors>
        <w:guid w:val="{6B6C9B3A-24B6-43F5-A220-23B4A6AB7D94}"/>
      </w:docPartPr>
      <w:docPartBody>
        <w:p w:rsidR="005D3FF1" w:rsidRDefault="009F796A" w:rsidP="009F796A">
          <w:r w:rsidRPr="00270E71">
            <w:rPr>
              <w:rStyle w:val="Platzhaltertext"/>
            </w:rPr>
            <w:t>[Veröffentlichungsdatum]</w:t>
          </w:r>
        </w:p>
      </w:docPartBody>
    </w:docPart>
    <w:docPart>
      <w:docPartPr>
        <w:name w:val="0565A94583D447269AA38FBC03DD682B"/>
        <w:category>
          <w:name w:val="Allgemein"/>
          <w:gallery w:val="placeholder"/>
        </w:category>
        <w:types>
          <w:type w:val="bbPlcHdr"/>
        </w:types>
        <w:behaviors>
          <w:behavior w:val="content"/>
        </w:behaviors>
        <w:guid w:val="{CCE0BE2F-A71C-436C-BFA9-3DD7556F9BDD}"/>
      </w:docPartPr>
      <w:docPartBody>
        <w:p w:rsidR="008770A4" w:rsidRDefault="008770A4" w:rsidP="008770A4">
          <w:r w:rsidRPr="00270E71">
            <w:rPr>
              <w:rStyle w:val="Platzhaltertext"/>
            </w:rPr>
            <w:t>[Schlüsselwörter]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 Neue Light">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30AA"/>
    <w:rsid w:val="00080F65"/>
    <w:rsid w:val="000A0BA5"/>
    <w:rsid w:val="000D17C4"/>
    <w:rsid w:val="001755C8"/>
    <w:rsid w:val="001A2A79"/>
    <w:rsid w:val="001B7B64"/>
    <w:rsid w:val="001E20C4"/>
    <w:rsid w:val="001E30AA"/>
    <w:rsid w:val="00200C6F"/>
    <w:rsid w:val="002035FB"/>
    <w:rsid w:val="00253F44"/>
    <w:rsid w:val="00254830"/>
    <w:rsid w:val="002A7594"/>
    <w:rsid w:val="00322C64"/>
    <w:rsid w:val="003B37CB"/>
    <w:rsid w:val="003D4F41"/>
    <w:rsid w:val="00475F9E"/>
    <w:rsid w:val="004A29C4"/>
    <w:rsid w:val="004C69E9"/>
    <w:rsid w:val="005A0FC4"/>
    <w:rsid w:val="005B7E32"/>
    <w:rsid w:val="005D3FF1"/>
    <w:rsid w:val="005E6229"/>
    <w:rsid w:val="00635C6F"/>
    <w:rsid w:val="00641735"/>
    <w:rsid w:val="00711647"/>
    <w:rsid w:val="00726CBC"/>
    <w:rsid w:val="00820523"/>
    <w:rsid w:val="008226C6"/>
    <w:rsid w:val="00847D20"/>
    <w:rsid w:val="00851BF5"/>
    <w:rsid w:val="008770A4"/>
    <w:rsid w:val="008D3119"/>
    <w:rsid w:val="00901872"/>
    <w:rsid w:val="00903EBA"/>
    <w:rsid w:val="009128C9"/>
    <w:rsid w:val="00976175"/>
    <w:rsid w:val="009F796A"/>
    <w:rsid w:val="00A039E4"/>
    <w:rsid w:val="00A11BBF"/>
    <w:rsid w:val="00A84E13"/>
    <w:rsid w:val="00A95BA7"/>
    <w:rsid w:val="00AD268F"/>
    <w:rsid w:val="00B3226A"/>
    <w:rsid w:val="00B55F35"/>
    <w:rsid w:val="00BF7E72"/>
    <w:rsid w:val="00C006A6"/>
    <w:rsid w:val="00C117C1"/>
    <w:rsid w:val="00C658DE"/>
    <w:rsid w:val="00C71E69"/>
    <w:rsid w:val="00C73123"/>
    <w:rsid w:val="00CB3354"/>
    <w:rsid w:val="00D6659F"/>
    <w:rsid w:val="00D951DE"/>
    <w:rsid w:val="00DC081E"/>
    <w:rsid w:val="00E371F3"/>
    <w:rsid w:val="00E505F9"/>
    <w:rsid w:val="00E75EAB"/>
    <w:rsid w:val="00F450E5"/>
    <w:rsid w:val="00FA395D"/>
    <w:rsid w:val="00FB290B"/>
    <w:rsid w:val="00FF1DD4"/>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770A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 ma:contentTypeID="0x0101001A0FB23EFE2CA848A64D0A51E02C2BD8" ma:contentTypeVersion="4" ma:contentTypeDescription="Ein neues Dokument erstellen." ma:contentTypeScope="" ma:versionID="bb3c5277d76efc9c4eed15ad497f62c4">
  <xsd:schema xmlns:xsd="http://www.w3.org/2001/XMLSchema" xmlns:xs="http://www.w3.org/2001/XMLSchema" xmlns:p="http://schemas.microsoft.com/office/2006/metadata/properties" xmlns:ns2="2c8fa597-5e34-4d8b-9591-6649bba569de" targetNamespace="http://schemas.microsoft.com/office/2006/metadata/properties" ma:root="true" ma:fieldsID="51c8feeaad21723c6516a8590430fd9f" ns2:_="">
    <xsd:import namespace="2c8fa597-5e34-4d8b-9591-6649bba569d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8fa597-5e34-4d8b-9591-6649bba569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EEE2006OfficeOnline.xsl" StyleName="IEEE 2006">
  <b:Source>
    <b:Tag>djimini3</b:Tag>
    <b:SourceType>InternetSite</b:SourceType>
    <b:Guid>{67C0B8C0-BF61-4350-B3CE-294344EA0487}</b:Guid>
    <b:Title>DJI Mini 3 - Flieg einfach - DJI</b:Title>
    <b:Year>2025</b:Year>
    <b:Author>
      <b:Author>
        <b:Corporate>SZ DJI Technology Co., Ltd.</b:Corporate>
      </b:Author>
    </b:Author>
    <b:ProductionCompany>SZ DJI Technology Co., Ltd.</b:ProductionCompany>
    <b:Month>Januar</b:Month>
    <b:Day>12</b:Day>
    <b:YearAccessed>2025</b:YearAccessed>
    <b:MonthAccessed>Januar</b:MonthAccessed>
    <b:DayAccessed>12</b:DayAccessed>
    <b:URL>https://www.dji.com/at/mini-3</b:URL>
    <b:RefOrder>36</b:RefOrder>
  </b:Source>
  <b:Source xmlns:b="http://schemas.openxmlformats.org/officeDocument/2006/bibliography">
    <b:Tag>Ryz25</b:Tag>
    <b:SourceType>InternetSite</b:SourceType>
    <b:Guid>{4F6C82DB-EA51-4899-B0DC-A7808646C74A}</b:Guid>
    <b:Author>
      <b:Author>
        <b:Corporate>Ryze Technology</b:Corporate>
      </b:Author>
    </b:Author>
    <b:Title>Offizielle Tello Webseite - Shenzhen Ryze Technology Co.,Ltd.</b:Title>
    <b:YearAccessed>2025</b:YearAccessed>
    <b:MonthAccessed>Januar</b:MonthAccessed>
    <b:DayAccessed>12</b:DayAccessed>
    <b:URL>https://www.ryzerobotics.com/de</b:URL>
    <b:ProductionCompany>Ryze Tech</b:ProductionCompany>
    <b:RefOrder>37</b:RefOrder>
  </b:Source>
  <b:Source>
    <b:Tag>Wei231</b:Tag>
    <b:SourceType>InternetSite</b:SourceType>
    <b:Guid>{BFEB6CFE-B8FB-4A44-80E7-951C52961445}</b:Guid>
    <b:Author>
      <b:Author>
        <b:NameList>
          <b:Person>
            <b:Last>Weigel</b:Last>
            <b:First>Alicia</b:First>
          </b:Person>
          <b:Person>
            <b:Last>Griebsch</b:Last>
            <b:First>Laura</b:First>
          </b:Person>
        </b:NameList>
      </b:Author>
    </b:Author>
    <b:Title>Marconomy.de</b:Title>
    <b:Year>2023</b:Year>
    <b:Month>April</b:Month>
    <b:Day>25</b:Day>
    <b:YearAccessed>2025</b:YearAccessed>
    <b:MonthAccessed>Januar</b:MonthAccessed>
    <b:DayAccessed>9</b:DayAccessed>
    <b:URL>https://www.marconomy.de/user-experience-ux-usability-user-interface-ui-und-utility-a-b99dbf4c03f14757d3cd02bbcea85ca2/</b:URL>
    <b:RefOrder>1</b:RefOrder>
  </b:Source>
  <b:Source>
    <b:Tag>Nie93</b:Tag>
    <b:SourceType>Book</b:SourceType>
    <b:Guid>{7C1BE9F0-CF1B-4997-8634-FD309FA67C97}</b:Guid>
    <b:Title>Usability Engineering</b:Title>
    <b:Year>1993</b:Year>
    <b:Author>
      <b:Author>
        <b:NameList>
          <b:Person>
            <b:Last>Nielsen</b:Last>
            <b:First>Jakob</b:First>
          </b:Person>
        </b:NameList>
      </b:Author>
    </b:Author>
    <b:City>USA</b:City>
    <b:Publisher>Morgan Kaufmann</b:Publisher>
    <b:RefOrder>2</b:RefOrder>
  </b:Source>
  <b:Source>
    <b:Tag>Esp25</b:Tag>
    <b:SourceType>DocumentFromInternetSite</b:SourceType>
    <b:Guid>{1EF97F24-1A18-48AA-B954-DAB37749D29C}</b:Guid>
    <b:Author>
      <b:Author>
        <b:Corporate>Espressif Systems</b:Corporate>
      </b:Author>
    </b:Author>
    <b:Title>esp32_datasheet_en.pdf</b:Title>
    <b:ProductionCompany>Espressif Systems</b:ProductionCompany>
    <b:YearAccessed>2025</b:YearAccessed>
    <b:MonthAccessed>Januar</b:MonthAccessed>
    <b:DayAccessed>13</b:DayAccessed>
    <b:URL>https://www.espressif.com/sites/default/files/documentation/esp32_datasheet_en.pdf</b:URL>
    <b:RefOrder>38</b:RefOrder>
  </b:Source>
  <b:Source>
    <b:Tag>Coo14</b:Tag>
    <b:SourceType>Book</b:SourceType>
    <b:Guid>{A5FCD1BC-8E4F-4764-9C61-2DE092D35FF4}</b:Guid>
    <b:Title>About Face: The Essentials of Interaction Design</b:Title>
    <b:Year>2014</b:Year>
    <b:Author>
      <b:Author>
        <b:NameList>
          <b:Person>
            <b:Last>Cooper</b:Last>
            <b:First>Alan</b:First>
          </b:Person>
          <b:Person>
            <b:Last>Reimann</b:Last>
            <b:First>Robert</b:First>
          </b:Person>
          <b:Person>
            <b:Last>Cronin</b:Last>
            <b:First>David</b:First>
          </b:Person>
          <b:Person>
            <b:Last>Noessel</b:Last>
            <b:First>Chris</b:First>
          </b:Person>
        </b:NameList>
      </b:Author>
    </b:Author>
    <b:City>Indianapolis</b:City>
    <b:Publisher>John Wiley &amp; Sons, Inc.</b:Publisher>
    <b:RefOrder>4</b:RefOrder>
  </b:Source>
  <b:Source>
    <b:Tag>Ard25</b:Tag>
    <b:SourceType>InternetSite</b:SourceType>
    <b:Guid>{BC0B4F5B-8137-46A5-BD09-14D8805AA2BD}</b:Guid>
    <b:Author>
      <b:Author>
        <b:Corporate>Arduino</b:Corporate>
      </b:Author>
    </b:Author>
    <b:Title>Arduino</b:Title>
    <b:YearAccessed>2025</b:YearAccessed>
    <b:MonthAccessed>Januar</b:MonthAccessed>
    <b:DayAccessed>13</b:DayAccessed>
    <b:URL>https://www.arduino.cc/</b:URL>
    <b:RefOrder>39</b:RefOrder>
  </b:Source>
  <b:Source>
    <b:Tag>Usa25</b:Tag>
    <b:SourceType>InternetSite</b:SourceType>
    <b:Guid>{E1BB0CF2-EB8A-4DC5-AB43-3533637DBDFC}</b:Guid>
    <b:Title>Usability.de</b:Title>
    <b:YearAccessed>2025</b:YearAccessed>
    <b:MonthAccessed>Januar</b:MonthAccessed>
    <b:DayAccessed>10</b:DayAccessed>
    <b:URL>https://www.usability.de/en/services/methods/personas.html</b:URL>
    <b:RefOrder>5</b:RefOrder>
  </b:Source>
  <b:Source>
    <b:Tag>Don69</b:Tag>
    <b:SourceType>Book</b:SourceType>
    <b:Guid>{EFE66B1D-11CD-446A-83A6-39467BEB9475}</b:Guid>
    <b:Title>The Design of everyday Things</b:Title>
    <b:Year>1969</b:Year>
    <b:Author>
      <b:Author>
        <b:NameList>
          <b:Person>
            <b:Last>Norman</b:Last>
            <b:First>Don</b:First>
          </b:Person>
        </b:NameList>
      </b:Author>
    </b:Author>
    <b:City>New York</b:City>
    <b:Publisher>BASIC BOOKS</b:Publisher>
    <b:RefOrder>3</b:RefOrder>
  </b:Source>
  <b:Source>
    <b:Tag>usa25</b:Tag>
    <b:SourceType>InternetSite</b:SourceType>
    <b:Guid>{EE531997-65D2-46C0-B498-E94E05EE422A}</b:Guid>
    <b:Title>usability.de</b:Title>
    <b:YearAccessed>2025</b:YearAccessed>
    <b:MonthAccessed>Januar</b:MonthAccessed>
    <b:DayAccessed>10</b:DayAccessed>
    <b:URL>https://www.usability.de/leistungen/methoden/user-journey-mapping.html</b:URL>
    <b:RefOrder>6</b:RefOrder>
  </b:Source>
  <b:Source>
    <b:Tag>Aut25</b:Tag>
    <b:SourceType>InternetSite</b:SourceType>
    <b:Guid>{BCC3FC5C-F05E-4E04-869B-8C6435EEF914}</b:Guid>
    <b:Title>Autonomes Fliegen – Wikipedia</b:Title>
    <b:YearAccessed>2025</b:YearAccessed>
    <b:MonthAccessed>Januar</b:MonthAccessed>
    <b:DayAccessed>13</b:DayAccessed>
    <b:URL>https://de.wikipedia.org/wiki/Autonomes_Fliegen</b:URL>
    <b:RefOrder>34</b:RefOrder>
  </b:Source>
  <b:Source>
    <b:Tag>Jef24</b:Tag>
    <b:SourceType>InternetSite</b:SourceType>
    <b:Guid>{3DF7A4F1-C9DA-463A-823B-52E1E3C1505D}</b:Guid>
    <b:Author>
      <b:Author>
        <b:NameList>
          <b:Person>
            <b:Last>Pine</b:Last>
            <b:First>Jeff</b:First>
          </b:Person>
        </b:NameList>
      </b:Author>
    </b:Author>
    <b:Title>Demystifying SLAM: The Secret Sauce Behind Autonomous Navigation - Nerd Werk</b:Title>
    <b:Year>2024</b:Year>
    <b:Month>Juli</b:Month>
    <b:Day>27</b:Day>
    <b:YearAccessed>2025</b:YearAccessed>
    <b:MonthAccessed>Januar</b:MonthAccessed>
    <b:DayAccessed>13</b:DayAccessed>
    <b:URL>https://nerdwerk.io/blog/explaining-slam-the-secret-sauce-behind-autonomous-navigation</b:URL>
    <b:RefOrder>40</b:RefOrder>
  </b:Source>
  <b:Source>
    <b:Tag>Dro23</b:Tag>
    <b:SourceType>InternetSite</b:SourceType>
    <b:Guid>{2A26F637-E1C1-4217-A593-83FE2F19F4EE}</b:Guid>
    <b:Title>Drohnen fliegen in Österreich: Rechtliche Aspekte und Datenschutz</b:Title>
    <b:Year>2023</b:Year>
    <b:Month>Mai</b:Month>
    <b:Day>26</b:Day>
    <b:YearAccessed>2025</b:YearAccessed>
    <b:MonthAccessed>Januar</b:MonthAccessed>
    <b:DayAccessed>13</b:DayAccessed>
    <b:URL>https://www.onlinesicherheit.gv.at/Services/News/Drohnen-fliegen-in-Oesterreich.html</b:URL>
    <b:RefOrder>41</b:RefOrder>
  </b:Source>
  <b:Source>
    <b:Tag>ÖAM24</b:Tag>
    <b:SourceType>DocumentFromInternetSite</b:SourceType>
    <b:Guid>{539DA146-3B30-41B6-9666-5AEEA35698CD}</b:Guid>
    <b:Author>
      <b:Author>
        <b:Corporate>ÖAMTC</b:Corporate>
      </b:Author>
    </b:Author>
    <b:Title>Factsheet Drohnen3.pdf</b:Title>
    <b:YearAccessed>2024</b:YearAccessed>
    <b:MonthAccessed>Januar</b:MonthAccessed>
    <b:DayAccessed>13</b:DayAccessed>
    <b:URL>https://www.oeamtc.at/Factsheet%2BDrohnen3.pdf/19.655.971</b:URL>
    <b:RefOrder>35</b:RefOrder>
  </b:Source>
  <b:Source>
    <b:Tag>Joh25</b:Tag>
    <b:SourceType>InternetSite</b:SourceType>
    <b:Guid>{47EE3751-1524-4E56-B203-F629B8EDF5C2}</b:Guid>
    <b:Title>Unmanned aerial vehicle (UAV) | Definition, History, Types, &amp; Facts | Britannica</b:Title>
    <b:YearAccessed>2025</b:YearAccessed>
    <b:MonthAccessed>Januar</b:MonthAccessed>
    <b:DayAccessed>13</b:DayAccessed>
    <b:URL>https://www.britannica.com/technology/unmanned-aerial-vehicle</b:URL>
    <b:Author>
      <b:Author>
        <b:NameList>
          <b:Person>
            <b:Last>Guilmartin</b:Last>
            <b:First>John</b:First>
            <b:Middle>F.</b:Middle>
          </b:Person>
        </b:NameList>
      </b:Author>
    </b:Author>
    <b:RefOrder>42</b:RefOrder>
  </b:Source>
  <b:Source>
    <b:Tag>And25</b:Tag>
    <b:SourceType>InternetSite</b:SourceType>
    <b:Guid>{43337FDE-A85B-4F93-A442-858EE3737C2A}</b:Guid>
    <b:Title>Android - Vision</b:Title>
    <b:YearAccessed>2025</b:YearAccessed>
    <b:MonthAccessed>Januar</b:MonthAccessed>
    <b:DayAccessed>11</b:DayAccessed>
    <b:URL>https://www.android.com/accessibility/vision/</b:URL>
    <b:RefOrder>8</b:RefOrder>
  </b:Source>
  <b:Source>
    <b:Tag>And251</b:Tag>
    <b:SourceType>InternetSite</b:SourceType>
    <b:Guid>{2EC01D61-5BBD-4C27-A241-42D7681FD0F4}</b:Guid>
    <b:Title>Android</b:Title>
    <b:YearAccessed>2025</b:YearAccessed>
    <b:MonthAccessed>Januar</b:MonthAccessed>
    <b:DayAccessed>11</b:DayAccessed>
    <b:URL>https://www.android.com/accessibility/</b:URL>
    <b:RefOrder>9</b:RefOrder>
  </b:Source>
  <b:Source>
    <b:Tag>App25</b:Tag>
    <b:SourceType>InternetSite</b:SourceType>
    <b:Guid>{01522A59-9522-4AEE-93E0-7561BE3B7ED2}</b:Guid>
    <b:Title>Apple</b:Title>
    <b:YearAccessed>2025</b:YearAccessed>
    <b:MonthAccessed>Januar</b:MonthAccessed>
    <b:DayAccessed>11</b:DayAccessed>
    <b:URL>https://www.apple.com/accessibility/</b:URL>
    <b:RefOrder>10</b:RefOrder>
  </b:Source>
  <b:Source>
    <b:Tag>App251</b:Tag>
    <b:SourceType>InternetSite</b:SourceType>
    <b:Guid>{D5F1A80E-42AA-42DE-83B6-46B839B32C0A}</b:Guid>
    <b:Title>Apple - Vision</b:Title>
    <b:YearAccessed>2025</b:YearAccessed>
    <b:MonthAccessed>Januar</b:MonthAccessed>
    <b:DayAccessed>11</b:DayAccessed>
    <b:URL>https://www.apple.com/accessibility/vision/</b:URL>
    <b:RefOrder>11</b:RefOrder>
  </b:Source>
  <b:Source>
    <b:Tag>Jul23</b:Tag>
    <b:SourceType>InternetSite</b:SourceType>
    <b:Guid>{101A207F-8BA5-4D90-BDA0-1FDD26D4D9C2}</b:Guid>
    <b:Author>
      <b:Author>
        <b:NameList>
          <b:Person>
            <b:Last>Reinemann</b:Last>
            <b:First>Julia</b:First>
          </b:Person>
        </b:NameList>
      </b:Author>
    </b:Author>
    <b:Title>HelloDesign</b:Title>
    <b:Year>2023</b:Year>
    <b:Month>Juni</b:Month>
    <b:Day>5</b:Day>
    <b:YearAccessed>2025</b:YearAccessed>
    <b:MonthAccessed>Januar</b:MonthAccessed>
    <b:DayAccessed>11</b:DayAccessed>
    <b:URL>https://www.hellodesign.de/blog/digitale-barrierefreiheit-im-ux-design</b:URL>
    <b:RefOrder>7</b:RefOrder>
  </b:Source>
  <b:Source>
    <b:Tag>git</b:Tag>
    <b:SourceType>InternetSite</b:SourceType>
    <b:Guid>{07127C97-A951-4F2A-9A02-95BCC4A5AE71}</b:Guid>
    <b:Title>github</b:Title>
    <b:URL>https://github.com/ultralytics/ultralytics</b:URL>
    <b:RefOrder>20</b:RefOrder>
  </b:Source>
  <b:Source>
    <b:Tag>rob</b:Tag>
    <b:SourceType>InternetSite</b:SourceType>
    <b:Guid>{C4EFAAF5-E53A-41EE-ADC7-CA1F1ACAB23F}</b:Guid>
    <b:Title>roboflow</b:Title>
    <b:URL>https://roboflow.com/</b:URL>
    <b:RefOrder>21</b:RefOrder>
  </b:Source>
  <b:Source>
    <b:Tag>cva</b:Tag>
    <b:SourceType>InternetSite</b:SourceType>
    <b:Guid>{3F009132-8BD6-4B13-A688-E9D48C1F3295}</b:Guid>
    <b:Title>cvat</b:Title>
    <b:URL>https://www.cvat.ai/</b:URL>
    <b:RefOrder>22</b:RefOrder>
  </b:Source>
  <b:Source>
    <b:Tag>Web24</b:Tag>
    <b:SourceType>InternetSite</b:SourceType>
    <b:Guid>{279C100F-A0C1-4C91-B25D-58147D91C2E2}</b:Guid>
    <b:Title>Web Content Accessibility Guidelines 2.1 (WCAG 2.1)</b:Title>
    <b:Year>2024</b:Year>
    <b:Month>April</b:Month>
    <b:Day>17</b:Day>
    <b:YearAccessed>2025</b:YearAccessed>
    <b:MonthAccessed>Januar</b:MonthAccessed>
    <b:DayAccessed>11</b:DayAccessed>
    <b:URL>https://www.barrierefreiheit-dienstekonsolidierung.bund.de/Webs/PB/DE/gesetze-und-richtlinien/wcag/wcag-artikel.html</b:URL>
    <b:RefOrder>12</b:RefOrder>
  </b:Source>
  <b:Source>
    <b:Tag>W3C24</b:Tag>
    <b:SourceType>InternetSite</b:SourceType>
    <b:Guid>{D3D5C9EA-D724-49F3-B2F5-B496DAB8D125}</b:Guid>
    <b:Title>W3C Recommendation</b:Title>
    <b:Year>2024</b:Year>
    <b:Month>Dezember</b:Month>
    <b:Day>12</b:Day>
    <b:YearAccessed>2025</b:YearAccessed>
    <b:MonthAccessed>Januar</b:MonthAccessed>
    <b:DayAccessed>11</b:DayAccessed>
    <b:URL>https://www.w3.org/TR/WCAG21/</b:URL>
    <b:RefOrder>13</b:RefOrder>
  </b:Source>
  <b:Source>
    <b:Tag>ten</b:Tag>
    <b:SourceType>InternetSite</b:SourceType>
    <b:Guid>{1FD0F495-559C-4461-8977-62C10518A566}</b:Guid>
    <b:Title>tensorflow</b:Title>
    <b:URL>https://www.tensorflow.org/</b:URL>
    <b:RefOrder>23</b:RefOrder>
  </b:Source>
  <b:Source>
    <b:Tag>rob1</b:Tag>
    <b:SourceType>InternetSite</b:SourceType>
    <b:Guid>{6664554E-E435-4F67-BD9A-89BFF8C50DF4}</b:Guid>
    <b:Title>roboflow</b:Title>
    <b:URL>https://roboflow.com/</b:URL>
    <b:RefOrder>24</b:RefOrder>
  </b:Source>
  <b:Source>
    <b:Tag>ult</b:Tag>
    <b:SourceType>InternetSite</b:SourceType>
    <b:Guid>{BC91B616-4D33-48B7-BD3C-F3E872D14BEE}</b:Guid>
    <b:Title>ultralytics</b:Title>
    <b:URL>https://www.ultralytics.com/de</b:URL>
    <b:RefOrder>25</b:RefOrder>
  </b:Source>
  <b:Source>
    <b:Tag>doc</b:Tag>
    <b:SourceType>InternetSite</b:SourceType>
    <b:Guid>{71A467FF-02A0-4E90-85FA-1F847144F159}</b:Guid>
    <b:Title>docs.nvidia</b:Title>
    <b:URL>https://docs.nvidia.com/cuda/</b:URL>
    <b:RefOrder>26</b:RefOrder>
  </b:Source>
  <b:Source>
    <b:Tag>Har24</b:Tag>
    <b:SourceType>InternetSite</b:SourceType>
    <b:Guid>{C3561774-D3F3-4467-BD70-6FF62C752E86}</b:Guid>
    <b:Title>Harmonisierte Europäische Norm (EN) 301 549</b:Title>
    <b:Year>2024</b:Year>
    <b:Month>April</b:Month>
    <b:Day>17</b:Day>
    <b:YearAccessed>2025</b:YearAccessed>
    <b:MonthAccessed>Januar</b:MonthAccessed>
    <b:DayAccessed>11</b:DayAccessed>
    <b:URL>https://www.barrierefreiheit-dienstekonsolidierung.bund.de/Webs/PB/DE/gesetze-und-richtlinien/en301549/en301549-node.html</b:URL>
    <b:RefOrder>14</b:RefOrder>
  </b:Source>
  <b:Source>
    <b:Tag>Bar25</b:Tag>
    <b:SourceType>InternetSite</b:SourceType>
    <b:Guid>{BE4718CB-B6D2-483B-BBD8-3259A7F28D98}</b:Guid>
    <b:Title>Barrierefrei Digital EN 301 549</b:Title>
    <b:YearAccessed>2025</b:YearAccessed>
    <b:MonthAccessed>Januar</b:MonthAccessed>
    <b:DayAccessed>11</b:DayAccessed>
    <b:URL>https://barrierefrei-digital.de/en301549</b:URL>
    <b:RefOrder>15</b:RefOrder>
  </b:Source>
  <b:Source>
    <b:Tag>aig</b:Tag>
    <b:SourceType>InternetSite</b:SourceType>
    <b:Guid>{3CCD434A-D1A9-4DAC-BCF8-ECE07FA2EAEE}</b:Guid>
    <b:Title>ai.google</b:Title>
    <b:URL>https://ai.google.dev/edge/litert/libraries/modify</b:URL>
    <b:RefOrder>27</b:RefOrder>
  </b:Source>
  <b:Source>
    <b:Tag>kra</b:Tag>
    <b:SourceType>InternetSite</b:SourceType>
    <b:Guid>{498EB016-3004-4F54-8AF1-16547EBABE87}</b:Guid>
    <b:Title>krauss-gmbh</b:Title>
    <b:URL>https://www.krauss-gmbh.com/blog/was-ist-tls-so-funktioniert-die-verschl%C3%BCsselung-f%C3%BCr-sichere-kommunikation</b:URL>
    <b:RefOrder>43</b:RefOrder>
  </b:Source>
  <b:Source>
    <b:Tag>Flu25</b:Tag>
    <b:SourceType>InternetSite</b:SourceType>
    <b:Guid>{4A2D749F-3AD2-447C-8B5D-0E01B321BDF3}</b:Guid>
    <b:Title>Flutter Dev</b:Title>
    <b:YearAccessed>2025</b:YearAccessed>
    <b:MonthAccessed>Januar</b:MonthAccessed>
    <b:DayAccessed>12</b:DayAccessed>
    <b:URL>https://flutter.dev/</b:URL>
    <b:RefOrder>16</b:RefOrder>
  </b:Source>
  <b:Source>
    <b:Tag>des</b:Tag>
    <b:SourceType>InternetSite</b:SourceType>
    <b:Guid>{3ADCB70F-2736-4670-A42B-F60C124DC6AC}</b:Guid>
    <b:Title>de.shaip</b:Title>
    <b:URL>https://de.shaip.com/blog/the-a-to-z-of-data-annotation/</b:URL>
    <b:RefOrder>28</b:RefOrder>
  </b:Source>
  <b:Source>
    <b:Tag>sta</b:Tag>
    <b:SourceType>InternetSite</b:SourceType>
    <b:Guid>{DACDBA32-2CA9-43DB-A409-8A61F589D6ED}</b:Guid>
    <b:Title>statorials</b:Title>
    <b:URL>https://statorials.org/de/f1-score-vs-prazision/</b:URL>
    <b:RefOrder>29</b:RefOrder>
  </b:Source>
  <b:Source>
    <b:Tag>wik</b:Tag>
    <b:SourceType>InternetSite</b:SourceType>
    <b:Guid>{FF1D98AA-FAE4-4C85-8E2F-F57AA43EEA1A}</b:Guid>
    <b:Title>wiki.pathmind</b:Title>
    <b:URL>https://wiki.pathmind.com/accuracy-precision-recall-f1</b:URL>
    <b:RefOrder>30</b:RefOrder>
  </b:Source>
  <b:Source>
    <b:Tag>iti</b:Tag>
    <b:SourceType>InternetSite</b:SourceType>
    <b:Guid>{1BA0CC69-56D8-4163-AC83-FD8C30FA2E79}</b:Guid>
    <b:Title>itigic</b:Title>
    <b:URL>https://itigic.com/de/generate-quality-training-data-for-ml-models/</b:URL>
    <b:RefOrder>31</b:RefOrder>
  </b:Source>
  <b:Source>
    <b:Tag>Rea25</b:Tag>
    <b:SourceType>InternetSite</b:SourceType>
    <b:Guid>{B167A86F-0F1E-4C4D-8649-6CD5E5684AB9}</b:Guid>
    <b:Title>React Native Dev</b:Title>
    <b:Year>2025</b:Year>
    <b:YearAccessed>2025</b:YearAccessed>
    <b:MonthAccessed>Januar</b:MonthAccessed>
    <b:DayAccessed>12</b:DayAccessed>
    <b:URL>https://reactnative.dev/</b:URL>
    <b:RefOrder>17</b:RefOrder>
  </b:Source>
  <b:Source>
    <b:Tag>dat</b:Tag>
    <b:SourceType>InternetSite</b:SourceType>
    <b:Guid>{0AA8B0FA-08EC-4BEF-9EEC-60F204060DB0}</b:Guid>
    <b:Title>databasecamp</b:Title>
    <b:URL>https://databasecamp.de/ki/model-evaluation</b:URL>
    <b:RefOrder>32</b:RefOrder>
  </b:Source>
  <b:Source>
    <b:Tag>wko</b:Tag>
    <b:SourceType>InternetSite</b:SourceType>
    <b:Guid>{F36FBBD3-6E45-46F9-BEB7-144BFDD590BD}</b:Guid>
    <b:Title>wko</b:Title>
    <b:URL>https://www.wko.at/unternehmensfuehrung-finanzierung-foerderungen/datenschutz-grundverordnung-fragen-und-antworten</b:URL>
    <b:RefOrder>33</b:RefOrder>
  </b:Source>
  <b:Source>
    <b:Tag>Gor24</b:Tag>
    <b:SourceType>InternetSite</b:SourceType>
    <b:Guid>{7706E6C3-3D20-4B39-B710-65BFDD8F74FB}</b:Guid>
    <b:Author>
      <b:Author>
        <b:NameList>
          <b:Person>
            <b:Last>Gordon</b:Last>
            <b:First>Kelly</b:First>
          </b:Person>
        </b:NameList>
      </b:Author>
    </b:Author>
    <b:Title>NNGroup - Design Systems vs. Style Guides</b:Title>
    <b:Year>2024</b:Year>
    <b:Month>Mai</b:Month>
    <b:Day>24</b:Day>
    <b:YearAccessed>2025</b:YearAccessed>
    <b:MonthAccessed>Januar</b:MonthAccessed>
    <b:DayAccessed>12</b:DayAccessed>
    <b:URL>https://www.nngroup.com/articles/design-systems-vs-style-guides/</b:URL>
    <b:RefOrder>19</b:RefOrder>
  </b:Source>
  <b:Source>
    <b:Tag>Xam25</b:Tag>
    <b:SourceType>InternetSite</b:SourceType>
    <b:Guid>{42176CD6-48D6-4F38-BBAE-3C8119E8F177}</b:Guid>
    <b:Title>Xamarin documentation</b:Title>
    <b:YearAccessed>2025</b:YearAccessed>
    <b:MonthAccessed>Januar</b:MonthAccessed>
    <b:DayAccessed>12</b:DayAccessed>
    <b:URL>https://learn.microsoft.com/en-gb/previous-versions/xamarin/</b:URL>
    <b:RefOrder>18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01AB6F-95E0-484A-AD7E-5ADE3663D6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8fa597-5e34-4d8b-9591-6649bba569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98A5788-04F2-4288-B081-718A61027C05}">
  <ds:schemaRefs>
    <ds:schemaRef ds:uri="http://purl.org/dc/terms/"/>
    <ds:schemaRef ds:uri="http://www.w3.org/XML/1998/namespace"/>
    <ds:schemaRef ds:uri="http://purl.org/dc/elements/1.1/"/>
    <ds:schemaRef ds:uri="http://schemas.microsoft.com/office/2006/documentManagement/types"/>
    <ds:schemaRef ds:uri="http://purl.org/dc/dcmitype/"/>
    <ds:schemaRef ds:uri="http://schemas.microsoft.com/office/infopath/2007/PartnerControls"/>
    <ds:schemaRef ds:uri="http://schemas.openxmlformats.org/package/2006/metadata/core-properties"/>
    <ds:schemaRef ds:uri="2c8fa597-5e34-4d8b-9591-6649bba569de"/>
    <ds:schemaRef ds:uri="http://schemas.microsoft.com/office/2006/metadata/properties"/>
  </ds:schemaRefs>
</ds:datastoreItem>
</file>

<file path=customXml/itemProps4.xml><?xml version="1.0" encoding="utf-8"?>
<ds:datastoreItem xmlns:ds="http://schemas.openxmlformats.org/officeDocument/2006/customXml" ds:itemID="{52292DD8-A3B0-4C03-9782-508E3BFDDD18}">
  <ds:schemaRefs>
    <ds:schemaRef ds:uri="http://schemas.microsoft.com/sharepoint/v3/contenttype/forms"/>
  </ds:schemaRefs>
</ds:datastoreItem>
</file>

<file path=customXml/itemProps5.xml><?xml version="1.0" encoding="utf-8"?>
<ds:datastoreItem xmlns:ds="http://schemas.openxmlformats.org/officeDocument/2006/customXml" ds:itemID="{3F26A0DD-AC30-4F81-B360-CE54F4BDE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9632</Words>
  <Characters>60687</Characters>
  <Application>Microsoft Office Word</Application>
  <DocSecurity>0</DocSecurity>
  <Lines>505</Lines>
  <Paragraphs>140</Paragraphs>
  <ScaleCrop>false</ScaleCrop>
  <HeadingPairs>
    <vt:vector size="2" baseType="variant">
      <vt:variant>
        <vt:lpstr>Titel</vt:lpstr>
      </vt:variant>
      <vt:variant>
        <vt:i4>1</vt:i4>
      </vt:variant>
    </vt:vector>
  </HeadingPairs>
  <TitlesOfParts>
    <vt:vector size="1" baseType="lpstr">
      <vt:lpstr>NIMBUS</vt:lpstr>
    </vt:vector>
  </TitlesOfParts>
  <Company>htl donaustadt, Abteilung Informatik [EDVO]</Company>
  <LinksUpToDate>false</LinksUpToDate>
  <CharactersWithSpaces>70179</CharactersWithSpaces>
  <SharedDoc>false</SharedDoc>
  <HLinks>
    <vt:vector size="360" baseType="variant">
      <vt:variant>
        <vt:i4>1179701</vt:i4>
      </vt:variant>
      <vt:variant>
        <vt:i4>491</vt:i4>
      </vt:variant>
      <vt:variant>
        <vt:i4>0</vt:i4>
      </vt:variant>
      <vt:variant>
        <vt:i4>5</vt:i4>
      </vt:variant>
      <vt:variant>
        <vt:lpwstr/>
      </vt:variant>
      <vt:variant>
        <vt:lpwstr>_Toc340231528</vt:lpwstr>
      </vt:variant>
      <vt:variant>
        <vt:i4>1179701</vt:i4>
      </vt:variant>
      <vt:variant>
        <vt:i4>485</vt:i4>
      </vt:variant>
      <vt:variant>
        <vt:i4>0</vt:i4>
      </vt:variant>
      <vt:variant>
        <vt:i4>5</vt:i4>
      </vt:variant>
      <vt:variant>
        <vt:lpwstr/>
      </vt:variant>
      <vt:variant>
        <vt:lpwstr>_Toc340231527</vt:lpwstr>
      </vt:variant>
      <vt:variant>
        <vt:i4>1572919</vt:i4>
      </vt:variant>
      <vt:variant>
        <vt:i4>476</vt:i4>
      </vt:variant>
      <vt:variant>
        <vt:i4>0</vt:i4>
      </vt:variant>
      <vt:variant>
        <vt:i4>5</vt:i4>
      </vt:variant>
      <vt:variant>
        <vt:lpwstr/>
      </vt:variant>
      <vt:variant>
        <vt:lpwstr>_Toc187688997</vt:lpwstr>
      </vt:variant>
      <vt:variant>
        <vt:i4>1572919</vt:i4>
      </vt:variant>
      <vt:variant>
        <vt:i4>470</vt:i4>
      </vt:variant>
      <vt:variant>
        <vt:i4>0</vt:i4>
      </vt:variant>
      <vt:variant>
        <vt:i4>5</vt:i4>
      </vt:variant>
      <vt:variant>
        <vt:lpwstr/>
      </vt:variant>
      <vt:variant>
        <vt:lpwstr>_Toc187688996</vt:lpwstr>
      </vt:variant>
      <vt:variant>
        <vt:i4>196636</vt:i4>
      </vt:variant>
      <vt:variant>
        <vt:i4>390</vt:i4>
      </vt:variant>
      <vt:variant>
        <vt:i4>0</vt:i4>
      </vt:variant>
      <vt:variant>
        <vt:i4>5</vt:i4>
      </vt:variant>
      <vt:variant>
        <vt:lpwstr>https://www.nngroup.com/articles/design-systems-vs-style-guides/</vt:lpwstr>
      </vt:variant>
      <vt:variant>
        <vt:lpwstr/>
      </vt:variant>
      <vt:variant>
        <vt:i4>1966137</vt:i4>
      </vt:variant>
      <vt:variant>
        <vt:i4>326</vt:i4>
      </vt:variant>
      <vt:variant>
        <vt:i4>0</vt:i4>
      </vt:variant>
      <vt:variant>
        <vt:i4>5</vt:i4>
      </vt:variant>
      <vt:variant>
        <vt:lpwstr/>
      </vt:variant>
      <vt:variant>
        <vt:lpwstr>_Toc187690677</vt:lpwstr>
      </vt:variant>
      <vt:variant>
        <vt:i4>1966137</vt:i4>
      </vt:variant>
      <vt:variant>
        <vt:i4>320</vt:i4>
      </vt:variant>
      <vt:variant>
        <vt:i4>0</vt:i4>
      </vt:variant>
      <vt:variant>
        <vt:i4>5</vt:i4>
      </vt:variant>
      <vt:variant>
        <vt:lpwstr/>
      </vt:variant>
      <vt:variant>
        <vt:lpwstr>_Toc187690676</vt:lpwstr>
      </vt:variant>
      <vt:variant>
        <vt:i4>1966137</vt:i4>
      </vt:variant>
      <vt:variant>
        <vt:i4>314</vt:i4>
      </vt:variant>
      <vt:variant>
        <vt:i4>0</vt:i4>
      </vt:variant>
      <vt:variant>
        <vt:i4>5</vt:i4>
      </vt:variant>
      <vt:variant>
        <vt:lpwstr/>
      </vt:variant>
      <vt:variant>
        <vt:lpwstr>_Toc187690675</vt:lpwstr>
      </vt:variant>
      <vt:variant>
        <vt:i4>1966137</vt:i4>
      </vt:variant>
      <vt:variant>
        <vt:i4>308</vt:i4>
      </vt:variant>
      <vt:variant>
        <vt:i4>0</vt:i4>
      </vt:variant>
      <vt:variant>
        <vt:i4>5</vt:i4>
      </vt:variant>
      <vt:variant>
        <vt:lpwstr/>
      </vt:variant>
      <vt:variant>
        <vt:lpwstr>_Toc187690674</vt:lpwstr>
      </vt:variant>
      <vt:variant>
        <vt:i4>1966137</vt:i4>
      </vt:variant>
      <vt:variant>
        <vt:i4>302</vt:i4>
      </vt:variant>
      <vt:variant>
        <vt:i4>0</vt:i4>
      </vt:variant>
      <vt:variant>
        <vt:i4>5</vt:i4>
      </vt:variant>
      <vt:variant>
        <vt:lpwstr/>
      </vt:variant>
      <vt:variant>
        <vt:lpwstr>_Toc187690673</vt:lpwstr>
      </vt:variant>
      <vt:variant>
        <vt:i4>1966137</vt:i4>
      </vt:variant>
      <vt:variant>
        <vt:i4>296</vt:i4>
      </vt:variant>
      <vt:variant>
        <vt:i4>0</vt:i4>
      </vt:variant>
      <vt:variant>
        <vt:i4>5</vt:i4>
      </vt:variant>
      <vt:variant>
        <vt:lpwstr/>
      </vt:variant>
      <vt:variant>
        <vt:lpwstr>_Toc187690672</vt:lpwstr>
      </vt:variant>
      <vt:variant>
        <vt:i4>1966137</vt:i4>
      </vt:variant>
      <vt:variant>
        <vt:i4>290</vt:i4>
      </vt:variant>
      <vt:variant>
        <vt:i4>0</vt:i4>
      </vt:variant>
      <vt:variant>
        <vt:i4>5</vt:i4>
      </vt:variant>
      <vt:variant>
        <vt:lpwstr/>
      </vt:variant>
      <vt:variant>
        <vt:lpwstr>_Toc187690671</vt:lpwstr>
      </vt:variant>
      <vt:variant>
        <vt:i4>1966137</vt:i4>
      </vt:variant>
      <vt:variant>
        <vt:i4>284</vt:i4>
      </vt:variant>
      <vt:variant>
        <vt:i4>0</vt:i4>
      </vt:variant>
      <vt:variant>
        <vt:i4>5</vt:i4>
      </vt:variant>
      <vt:variant>
        <vt:lpwstr/>
      </vt:variant>
      <vt:variant>
        <vt:lpwstr>_Toc187690670</vt:lpwstr>
      </vt:variant>
      <vt:variant>
        <vt:i4>2031673</vt:i4>
      </vt:variant>
      <vt:variant>
        <vt:i4>278</vt:i4>
      </vt:variant>
      <vt:variant>
        <vt:i4>0</vt:i4>
      </vt:variant>
      <vt:variant>
        <vt:i4>5</vt:i4>
      </vt:variant>
      <vt:variant>
        <vt:lpwstr/>
      </vt:variant>
      <vt:variant>
        <vt:lpwstr>_Toc187690669</vt:lpwstr>
      </vt:variant>
      <vt:variant>
        <vt:i4>2031673</vt:i4>
      </vt:variant>
      <vt:variant>
        <vt:i4>272</vt:i4>
      </vt:variant>
      <vt:variant>
        <vt:i4>0</vt:i4>
      </vt:variant>
      <vt:variant>
        <vt:i4>5</vt:i4>
      </vt:variant>
      <vt:variant>
        <vt:lpwstr/>
      </vt:variant>
      <vt:variant>
        <vt:lpwstr>_Toc187690668</vt:lpwstr>
      </vt:variant>
      <vt:variant>
        <vt:i4>2031673</vt:i4>
      </vt:variant>
      <vt:variant>
        <vt:i4>266</vt:i4>
      </vt:variant>
      <vt:variant>
        <vt:i4>0</vt:i4>
      </vt:variant>
      <vt:variant>
        <vt:i4>5</vt:i4>
      </vt:variant>
      <vt:variant>
        <vt:lpwstr/>
      </vt:variant>
      <vt:variant>
        <vt:lpwstr>_Toc187690667</vt:lpwstr>
      </vt:variant>
      <vt:variant>
        <vt:i4>2031673</vt:i4>
      </vt:variant>
      <vt:variant>
        <vt:i4>260</vt:i4>
      </vt:variant>
      <vt:variant>
        <vt:i4>0</vt:i4>
      </vt:variant>
      <vt:variant>
        <vt:i4>5</vt:i4>
      </vt:variant>
      <vt:variant>
        <vt:lpwstr/>
      </vt:variant>
      <vt:variant>
        <vt:lpwstr>_Toc187690666</vt:lpwstr>
      </vt:variant>
      <vt:variant>
        <vt:i4>2031673</vt:i4>
      </vt:variant>
      <vt:variant>
        <vt:i4>254</vt:i4>
      </vt:variant>
      <vt:variant>
        <vt:i4>0</vt:i4>
      </vt:variant>
      <vt:variant>
        <vt:i4>5</vt:i4>
      </vt:variant>
      <vt:variant>
        <vt:lpwstr/>
      </vt:variant>
      <vt:variant>
        <vt:lpwstr>_Toc187690665</vt:lpwstr>
      </vt:variant>
      <vt:variant>
        <vt:i4>2031673</vt:i4>
      </vt:variant>
      <vt:variant>
        <vt:i4>248</vt:i4>
      </vt:variant>
      <vt:variant>
        <vt:i4>0</vt:i4>
      </vt:variant>
      <vt:variant>
        <vt:i4>5</vt:i4>
      </vt:variant>
      <vt:variant>
        <vt:lpwstr/>
      </vt:variant>
      <vt:variant>
        <vt:lpwstr>_Toc187690664</vt:lpwstr>
      </vt:variant>
      <vt:variant>
        <vt:i4>2031673</vt:i4>
      </vt:variant>
      <vt:variant>
        <vt:i4>242</vt:i4>
      </vt:variant>
      <vt:variant>
        <vt:i4>0</vt:i4>
      </vt:variant>
      <vt:variant>
        <vt:i4>5</vt:i4>
      </vt:variant>
      <vt:variant>
        <vt:lpwstr/>
      </vt:variant>
      <vt:variant>
        <vt:lpwstr>_Toc187690663</vt:lpwstr>
      </vt:variant>
      <vt:variant>
        <vt:i4>2031673</vt:i4>
      </vt:variant>
      <vt:variant>
        <vt:i4>236</vt:i4>
      </vt:variant>
      <vt:variant>
        <vt:i4>0</vt:i4>
      </vt:variant>
      <vt:variant>
        <vt:i4>5</vt:i4>
      </vt:variant>
      <vt:variant>
        <vt:lpwstr/>
      </vt:variant>
      <vt:variant>
        <vt:lpwstr>_Toc187690662</vt:lpwstr>
      </vt:variant>
      <vt:variant>
        <vt:i4>2031673</vt:i4>
      </vt:variant>
      <vt:variant>
        <vt:i4>230</vt:i4>
      </vt:variant>
      <vt:variant>
        <vt:i4>0</vt:i4>
      </vt:variant>
      <vt:variant>
        <vt:i4>5</vt:i4>
      </vt:variant>
      <vt:variant>
        <vt:lpwstr/>
      </vt:variant>
      <vt:variant>
        <vt:lpwstr>_Toc187690661</vt:lpwstr>
      </vt:variant>
      <vt:variant>
        <vt:i4>2031673</vt:i4>
      </vt:variant>
      <vt:variant>
        <vt:i4>224</vt:i4>
      </vt:variant>
      <vt:variant>
        <vt:i4>0</vt:i4>
      </vt:variant>
      <vt:variant>
        <vt:i4>5</vt:i4>
      </vt:variant>
      <vt:variant>
        <vt:lpwstr/>
      </vt:variant>
      <vt:variant>
        <vt:lpwstr>_Toc187690660</vt:lpwstr>
      </vt:variant>
      <vt:variant>
        <vt:i4>1835065</vt:i4>
      </vt:variant>
      <vt:variant>
        <vt:i4>218</vt:i4>
      </vt:variant>
      <vt:variant>
        <vt:i4>0</vt:i4>
      </vt:variant>
      <vt:variant>
        <vt:i4>5</vt:i4>
      </vt:variant>
      <vt:variant>
        <vt:lpwstr/>
      </vt:variant>
      <vt:variant>
        <vt:lpwstr>_Toc187690659</vt:lpwstr>
      </vt:variant>
      <vt:variant>
        <vt:i4>1835065</vt:i4>
      </vt:variant>
      <vt:variant>
        <vt:i4>212</vt:i4>
      </vt:variant>
      <vt:variant>
        <vt:i4>0</vt:i4>
      </vt:variant>
      <vt:variant>
        <vt:i4>5</vt:i4>
      </vt:variant>
      <vt:variant>
        <vt:lpwstr/>
      </vt:variant>
      <vt:variant>
        <vt:lpwstr>_Toc187690658</vt:lpwstr>
      </vt:variant>
      <vt:variant>
        <vt:i4>1835065</vt:i4>
      </vt:variant>
      <vt:variant>
        <vt:i4>206</vt:i4>
      </vt:variant>
      <vt:variant>
        <vt:i4>0</vt:i4>
      </vt:variant>
      <vt:variant>
        <vt:i4>5</vt:i4>
      </vt:variant>
      <vt:variant>
        <vt:lpwstr/>
      </vt:variant>
      <vt:variant>
        <vt:lpwstr>_Toc187690657</vt:lpwstr>
      </vt:variant>
      <vt:variant>
        <vt:i4>1835065</vt:i4>
      </vt:variant>
      <vt:variant>
        <vt:i4>200</vt:i4>
      </vt:variant>
      <vt:variant>
        <vt:i4>0</vt:i4>
      </vt:variant>
      <vt:variant>
        <vt:i4>5</vt:i4>
      </vt:variant>
      <vt:variant>
        <vt:lpwstr/>
      </vt:variant>
      <vt:variant>
        <vt:lpwstr>_Toc187690656</vt:lpwstr>
      </vt:variant>
      <vt:variant>
        <vt:i4>1835065</vt:i4>
      </vt:variant>
      <vt:variant>
        <vt:i4>194</vt:i4>
      </vt:variant>
      <vt:variant>
        <vt:i4>0</vt:i4>
      </vt:variant>
      <vt:variant>
        <vt:i4>5</vt:i4>
      </vt:variant>
      <vt:variant>
        <vt:lpwstr/>
      </vt:variant>
      <vt:variant>
        <vt:lpwstr>_Toc187690655</vt:lpwstr>
      </vt:variant>
      <vt:variant>
        <vt:i4>1835065</vt:i4>
      </vt:variant>
      <vt:variant>
        <vt:i4>188</vt:i4>
      </vt:variant>
      <vt:variant>
        <vt:i4>0</vt:i4>
      </vt:variant>
      <vt:variant>
        <vt:i4>5</vt:i4>
      </vt:variant>
      <vt:variant>
        <vt:lpwstr/>
      </vt:variant>
      <vt:variant>
        <vt:lpwstr>_Toc187690654</vt:lpwstr>
      </vt:variant>
      <vt:variant>
        <vt:i4>1835065</vt:i4>
      </vt:variant>
      <vt:variant>
        <vt:i4>182</vt:i4>
      </vt:variant>
      <vt:variant>
        <vt:i4>0</vt:i4>
      </vt:variant>
      <vt:variant>
        <vt:i4>5</vt:i4>
      </vt:variant>
      <vt:variant>
        <vt:lpwstr/>
      </vt:variant>
      <vt:variant>
        <vt:lpwstr>_Toc187690653</vt:lpwstr>
      </vt:variant>
      <vt:variant>
        <vt:i4>1835065</vt:i4>
      </vt:variant>
      <vt:variant>
        <vt:i4>176</vt:i4>
      </vt:variant>
      <vt:variant>
        <vt:i4>0</vt:i4>
      </vt:variant>
      <vt:variant>
        <vt:i4>5</vt:i4>
      </vt:variant>
      <vt:variant>
        <vt:lpwstr/>
      </vt:variant>
      <vt:variant>
        <vt:lpwstr>_Toc187690652</vt:lpwstr>
      </vt:variant>
      <vt:variant>
        <vt:i4>1835065</vt:i4>
      </vt:variant>
      <vt:variant>
        <vt:i4>170</vt:i4>
      </vt:variant>
      <vt:variant>
        <vt:i4>0</vt:i4>
      </vt:variant>
      <vt:variant>
        <vt:i4>5</vt:i4>
      </vt:variant>
      <vt:variant>
        <vt:lpwstr/>
      </vt:variant>
      <vt:variant>
        <vt:lpwstr>_Toc187690651</vt:lpwstr>
      </vt:variant>
      <vt:variant>
        <vt:i4>1835065</vt:i4>
      </vt:variant>
      <vt:variant>
        <vt:i4>164</vt:i4>
      </vt:variant>
      <vt:variant>
        <vt:i4>0</vt:i4>
      </vt:variant>
      <vt:variant>
        <vt:i4>5</vt:i4>
      </vt:variant>
      <vt:variant>
        <vt:lpwstr/>
      </vt:variant>
      <vt:variant>
        <vt:lpwstr>_Toc187690650</vt:lpwstr>
      </vt:variant>
      <vt:variant>
        <vt:i4>1900601</vt:i4>
      </vt:variant>
      <vt:variant>
        <vt:i4>158</vt:i4>
      </vt:variant>
      <vt:variant>
        <vt:i4>0</vt:i4>
      </vt:variant>
      <vt:variant>
        <vt:i4>5</vt:i4>
      </vt:variant>
      <vt:variant>
        <vt:lpwstr/>
      </vt:variant>
      <vt:variant>
        <vt:lpwstr>_Toc187690649</vt:lpwstr>
      </vt:variant>
      <vt:variant>
        <vt:i4>1900601</vt:i4>
      </vt:variant>
      <vt:variant>
        <vt:i4>152</vt:i4>
      </vt:variant>
      <vt:variant>
        <vt:i4>0</vt:i4>
      </vt:variant>
      <vt:variant>
        <vt:i4>5</vt:i4>
      </vt:variant>
      <vt:variant>
        <vt:lpwstr/>
      </vt:variant>
      <vt:variant>
        <vt:lpwstr>_Toc187690648</vt:lpwstr>
      </vt:variant>
      <vt:variant>
        <vt:i4>1900601</vt:i4>
      </vt:variant>
      <vt:variant>
        <vt:i4>146</vt:i4>
      </vt:variant>
      <vt:variant>
        <vt:i4>0</vt:i4>
      </vt:variant>
      <vt:variant>
        <vt:i4>5</vt:i4>
      </vt:variant>
      <vt:variant>
        <vt:lpwstr/>
      </vt:variant>
      <vt:variant>
        <vt:lpwstr>_Toc187690647</vt:lpwstr>
      </vt:variant>
      <vt:variant>
        <vt:i4>1900601</vt:i4>
      </vt:variant>
      <vt:variant>
        <vt:i4>140</vt:i4>
      </vt:variant>
      <vt:variant>
        <vt:i4>0</vt:i4>
      </vt:variant>
      <vt:variant>
        <vt:i4>5</vt:i4>
      </vt:variant>
      <vt:variant>
        <vt:lpwstr/>
      </vt:variant>
      <vt:variant>
        <vt:lpwstr>_Toc187690646</vt:lpwstr>
      </vt:variant>
      <vt:variant>
        <vt:i4>1900601</vt:i4>
      </vt:variant>
      <vt:variant>
        <vt:i4>134</vt:i4>
      </vt:variant>
      <vt:variant>
        <vt:i4>0</vt:i4>
      </vt:variant>
      <vt:variant>
        <vt:i4>5</vt:i4>
      </vt:variant>
      <vt:variant>
        <vt:lpwstr/>
      </vt:variant>
      <vt:variant>
        <vt:lpwstr>_Toc187690645</vt:lpwstr>
      </vt:variant>
      <vt:variant>
        <vt:i4>1900601</vt:i4>
      </vt:variant>
      <vt:variant>
        <vt:i4>128</vt:i4>
      </vt:variant>
      <vt:variant>
        <vt:i4>0</vt:i4>
      </vt:variant>
      <vt:variant>
        <vt:i4>5</vt:i4>
      </vt:variant>
      <vt:variant>
        <vt:lpwstr/>
      </vt:variant>
      <vt:variant>
        <vt:lpwstr>_Toc187690644</vt:lpwstr>
      </vt:variant>
      <vt:variant>
        <vt:i4>1900601</vt:i4>
      </vt:variant>
      <vt:variant>
        <vt:i4>122</vt:i4>
      </vt:variant>
      <vt:variant>
        <vt:i4>0</vt:i4>
      </vt:variant>
      <vt:variant>
        <vt:i4>5</vt:i4>
      </vt:variant>
      <vt:variant>
        <vt:lpwstr/>
      </vt:variant>
      <vt:variant>
        <vt:lpwstr>_Toc187690643</vt:lpwstr>
      </vt:variant>
      <vt:variant>
        <vt:i4>1900601</vt:i4>
      </vt:variant>
      <vt:variant>
        <vt:i4>116</vt:i4>
      </vt:variant>
      <vt:variant>
        <vt:i4>0</vt:i4>
      </vt:variant>
      <vt:variant>
        <vt:i4>5</vt:i4>
      </vt:variant>
      <vt:variant>
        <vt:lpwstr/>
      </vt:variant>
      <vt:variant>
        <vt:lpwstr>_Toc187690642</vt:lpwstr>
      </vt:variant>
      <vt:variant>
        <vt:i4>1900601</vt:i4>
      </vt:variant>
      <vt:variant>
        <vt:i4>110</vt:i4>
      </vt:variant>
      <vt:variant>
        <vt:i4>0</vt:i4>
      </vt:variant>
      <vt:variant>
        <vt:i4>5</vt:i4>
      </vt:variant>
      <vt:variant>
        <vt:lpwstr/>
      </vt:variant>
      <vt:variant>
        <vt:lpwstr>_Toc187690641</vt:lpwstr>
      </vt:variant>
      <vt:variant>
        <vt:i4>1900601</vt:i4>
      </vt:variant>
      <vt:variant>
        <vt:i4>104</vt:i4>
      </vt:variant>
      <vt:variant>
        <vt:i4>0</vt:i4>
      </vt:variant>
      <vt:variant>
        <vt:i4>5</vt:i4>
      </vt:variant>
      <vt:variant>
        <vt:lpwstr/>
      </vt:variant>
      <vt:variant>
        <vt:lpwstr>_Toc187690640</vt:lpwstr>
      </vt:variant>
      <vt:variant>
        <vt:i4>1703993</vt:i4>
      </vt:variant>
      <vt:variant>
        <vt:i4>98</vt:i4>
      </vt:variant>
      <vt:variant>
        <vt:i4>0</vt:i4>
      </vt:variant>
      <vt:variant>
        <vt:i4>5</vt:i4>
      </vt:variant>
      <vt:variant>
        <vt:lpwstr/>
      </vt:variant>
      <vt:variant>
        <vt:lpwstr>_Toc187690639</vt:lpwstr>
      </vt:variant>
      <vt:variant>
        <vt:i4>1703993</vt:i4>
      </vt:variant>
      <vt:variant>
        <vt:i4>92</vt:i4>
      </vt:variant>
      <vt:variant>
        <vt:i4>0</vt:i4>
      </vt:variant>
      <vt:variant>
        <vt:i4>5</vt:i4>
      </vt:variant>
      <vt:variant>
        <vt:lpwstr/>
      </vt:variant>
      <vt:variant>
        <vt:lpwstr>_Toc187690638</vt:lpwstr>
      </vt:variant>
      <vt:variant>
        <vt:i4>1703993</vt:i4>
      </vt:variant>
      <vt:variant>
        <vt:i4>86</vt:i4>
      </vt:variant>
      <vt:variant>
        <vt:i4>0</vt:i4>
      </vt:variant>
      <vt:variant>
        <vt:i4>5</vt:i4>
      </vt:variant>
      <vt:variant>
        <vt:lpwstr/>
      </vt:variant>
      <vt:variant>
        <vt:lpwstr>_Toc187690637</vt:lpwstr>
      </vt:variant>
      <vt:variant>
        <vt:i4>1703993</vt:i4>
      </vt:variant>
      <vt:variant>
        <vt:i4>80</vt:i4>
      </vt:variant>
      <vt:variant>
        <vt:i4>0</vt:i4>
      </vt:variant>
      <vt:variant>
        <vt:i4>5</vt:i4>
      </vt:variant>
      <vt:variant>
        <vt:lpwstr/>
      </vt:variant>
      <vt:variant>
        <vt:lpwstr>_Toc187690636</vt:lpwstr>
      </vt:variant>
      <vt:variant>
        <vt:i4>1703993</vt:i4>
      </vt:variant>
      <vt:variant>
        <vt:i4>74</vt:i4>
      </vt:variant>
      <vt:variant>
        <vt:i4>0</vt:i4>
      </vt:variant>
      <vt:variant>
        <vt:i4>5</vt:i4>
      </vt:variant>
      <vt:variant>
        <vt:lpwstr/>
      </vt:variant>
      <vt:variant>
        <vt:lpwstr>_Toc187690635</vt:lpwstr>
      </vt:variant>
      <vt:variant>
        <vt:i4>1703993</vt:i4>
      </vt:variant>
      <vt:variant>
        <vt:i4>68</vt:i4>
      </vt:variant>
      <vt:variant>
        <vt:i4>0</vt:i4>
      </vt:variant>
      <vt:variant>
        <vt:i4>5</vt:i4>
      </vt:variant>
      <vt:variant>
        <vt:lpwstr/>
      </vt:variant>
      <vt:variant>
        <vt:lpwstr>_Toc187690634</vt:lpwstr>
      </vt:variant>
      <vt:variant>
        <vt:i4>1703993</vt:i4>
      </vt:variant>
      <vt:variant>
        <vt:i4>62</vt:i4>
      </vt:variant>
      <vt:variant>
        <vt:i4>0</vt:i4>
      </vt:variant>
      <vt:variant>
        <vt:i4>5</vt:i4>
      </vt:variant>
      <vt:variant>
        <vt:lpwstr/>
      </vt:variant>
      <vt:variant>
        <vt:lpwstr>_Toc187690633</vt:lpwstr>
      </vt:variant>
      <vt:variant>
        <vt:i4>1703993</vt:i4>
      </vt:variant>
      <vt:variant>
        <vt:i4>56</vt:i4>
      </vt:variant>
      <vt:variant>
        <vt:i4>0</vt:i4>
      </vt:variant>
      <vt:variant>
        <vt:i4>5</vt:i4>
      </vt:variant>
      <vt:variant>
        <vt:lpwstr/>
      </vt:variant>
      <vt:variant>
        <vt:lpwstr>_Toc187690632</vt:lpwstr>
      </vt:variant>
      <vt:variant>
        <vt:i4>1703993</vt:i4>
      </vt:variant>
      <vt:variant>
        <vt:i4>50</vt:i4>
      </vt:variant>
      <vt:variant>
        <vt:i4>0</vt:i4>
      </vt:variant>
      <vt:variant>
        <vt:i4>5</vt:i4>
      </vt:variant>
      <vt:variant>
        <vt:lpwstr/>
      </vt:variant>
      <vt:variant>
        <vt:lpwstr>_Toc187690631</vt:lpwstr>
      </vt:variant>
      <vt:variant>
        <vt:i4>1703993</vt:i4>
      </vt:variant>
      <vt:variant>
        <vt:i4>44</vt:i4>
      </vt:variant>
      <vt:variant>
        <vt:i4>0</vt:i4>
      </vt:variant>
      <vt:variant>
        <vt:i4>5</vt:i4>
      </vt:variant>
      <vt:variant>
        <vt:lpwstr/>
      </vt:variant>
      <vt:variant>
        <vt:lpwstr>_Toc187690630</vt:lpwstr>
      </vt:variant>
      <vt:variant>
        <vt:i4>1769529</vt:i4>
      </vt:variant>
      <vt:variant>
        <vt:i4>38</vt:i4>
      </vt:variant>
      <vt:variant>
        <vt:i4>0</vt:i4>
      </vt:variant>
      <vt:variant>
        <vt:i4>5</vt:i4>
      </vt:variant>
      <vt:variant>
        <vt:lpwstr/>
      </vt:variant>
      <vt:variant>
        <vt:lpwstr>_Toc187690629</vt:lpwstr>
      </vt:variant>
      <vt:variant>
        <vt:i4>1769529</vt:i4>
      </vt:variant>
      <vt:variant>
        <vt:i4>32</vt:i4>
      </vt:variant>
      <vt:variant>
        <vt:i4>0</vt:i4>
      </vt:variant>
      <vt:variant>
        <vt:i4>5</vt:i4>
      </vt:variant>
      <vt:variant>
        <vt:lpwstr/>
      </vt:variant>
      <vt:variant>
        <vt:lpwstr>_Toc187690628</vt:lpwstr>
      </vt:variant>
      <vt:variant>
        <vt:i4>1769529</vt:i4>
      </vt:variant>
      <vt:variant>
        <vt:i4>26</vt:i4>
      </vt:variant>
      <vt:variant>
        <vt:i4>0</vt:i4>
      </vt:variant>
      <vt:variant>
        <vt:i4>5</vt:i4>
      </vt:variant>
      <vt:variant>
        <vt:lpwstr/>
      </vt:variant>
      <vt:variant>
        <vt:lpwstr>_Toc187690627</vt:lpwstr>
      </vt:variant>
      <vt:variant>
        <vt:i4>1769529</vt:i4>
      </vt:variant>
      <vt:variant>
        <vt:i4>20</vt:i4>
      </vt:variant>
      <vt:variant>
        <vt:i4>0</vt:i4>
      </vt:variant>
      <vt:variant>
        <vt:i4>5</vt:i4>
      </vt:variant>
      <vt:variant>
        <vt:lpwstr/>
      </vt:variant>
      <vt:variant>
        <vt:lpwstr>_Toc187690626</vt:lpwstr>
      </vt:variant>
      <vt:variant>
        <vt:i4>1769529</vt:i4>
      </vt:variant>
      <vt:variant>
        <vt:i4>14</vt:i4>
      </vt:variant>
      <vt:variant>
        <vt:i4>0</vt:i4>
      </vt:variant>
      <vt:variant>
        <vt:i4>5</vt:i4>
      </vt:variant>
      <vt:variant>
        <vt:lpwstr/>
      </vt:variant>
      <vt:variant>
        <vt:lpwstr>_Toc187690625</vt:lpwstr>
      </vt:variant>
      <vt:variant>
        <vt:i4>1769529</vt:i4>
      </vt:variant>
      <vt:variant>
        <vt:i4>8</vt:i4>
      </vt:variant>
      <vt:variant>
        <vt:i4>0</vt:i4>
      </vt:variant>
      <vt:variant>
        <vt:i4>5</vt:i4>
      </vt:variant>
      <vt:variant>
        <vt:lpwstr/>
      </vt:variant>
      <vt:variant>
        <vt:lpwstr>_Toc187690624</vt:lpwstr>
      </vt:variant>
      <vt:variant>
        <vt:i4>1769529</vt:i4>
      </vt:variant>
      <vt:variant>
        <vt:i4>2</vt:i4>
      </vt:variant>
      <vt:variant>
        <vt:i4>0</vt:i4>
      </vt:variant>
      <vt:variant>
        <vt:i4>5</vt:i4>
      </vt:variant>
      <vt:variant>
        <vt:lpwstr/>
      </vt:variant>
      <vt:variant>
        <vt:lpwstr>_Toc187690623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NIMBUS</dc:title>
  <dc:subject/>
  <dc:creator>alle Verfasser/innen</dc:creator>
  <cp:keywords>22IF2504</cp:keywords>
  <cp:lastModifiedBy>Wanke, Markus Antonius Johannes</cp:lastModifiedBy>
  <cp:revision>2</cp:revision>
  <cp:lastPrinted>2010-04-16T21:13:00Z</cp:lastPrinted>
  <dcterms:created xsi:type="dcterms:W3CDTF">2025-01-13T18:57:00Z</dcterms:created>
  <dcterms:modified xsi:type="dcterms:W3CDTF">2025-01-13T18:57:00Z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zotero-version="3.0.8"&gt;&lt;session id="zTQffH5r"/&gt;&lt;style id="http://www.zotero.org/styles/ieee"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y fmtid="{D5CDD505-2E9C-101B-9397-08002B2CF9AE}" pid="4" name="ContentTypeId">
    <vt:lpwstr>0x0101001A0FB23EFE2CA848A64D0A51E02C2BD8</vt:lpwstr>
  </property>
  <property fmtid="{D5CDD505-2E9C-101B-9397-08002B2CF9AE}" pid="5" name="MediaServiceImageTags">
    <vt:lpwstr/>
  </property>
</Properties>
</file>